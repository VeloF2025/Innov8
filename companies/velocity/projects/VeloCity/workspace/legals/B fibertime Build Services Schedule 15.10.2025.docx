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1124" w14:textId="77777777" w:rsidR="00E032AF" w:rsidRPr="00EC76FF" w:rsidRDefault="00E032AF" w:rsidP="00330A8B">
      <w:pPr>
        <w:spacing w:line="360" w:lineRule="auto"/>
        <w:jc w:val="center"/>
        <w:rPr>
          <w:rFonts w:cs="Arial"/>
          <w:b/>
        </w:rPr>
      </w:pPr>
      <w:r w:rsidRPr="00EC76FF">
        <w:rPr>
          <w:rFonts w:cs="Arial"/>
          <w:b/>
        </w:rPr>
        <w:t>NETWORK BUILD SERVICES SCHEDULE</w:t>
      </w:r>
    </w:p>
    <w:p w14:paraId="222C296F" w14:textId="77777777" w:rsidR="000C782F" w:rsidRPr="00EC76FF" w:rsidRDefault="000C782F" w:rsidP="00330A8B">
      <w:pPr>
        <w:spacing w:line="360" w:lineRule="auto"/>
        <w:jc w:val="center"/>
        <w:rPr>
          <w:rFonts w:cs="Arial"/>
          <w:b/>
          <w:bCs/>
          <w:lang w:val="en-US"/>
        </w:rPr>
      </w:pPr>
    </w:p>
    <w:p w14:paraId="133E3AF4" w14:textId="7FCE9AEA" w:rsidR="000C782F" w:rsidRPr="00EC76FF" w:rsidRDefault="000C782F" w:rsidP="00330A8B">
      <w:pPr>
        <w:spacing w:after="160" w:line="360" w:lineRule="auto"/>
        <w:jc w:val="center"/>
        <w:rPr>
          <w:rFonts w:cs="Arial"/>
          <w:b/>
          <w:lang w:val="en-ZA"/>
        </w:rPr>
      </w:pPr>
      <w:proofErr w:type="gramStart"/>
      <w:r w:rsidRPr="00EC76FF">
        <w:rPr>
          <w:rFonts w:cs="Arial"/>
          <w:b/>
          <w:bCs/>
          <w:lang w:val="en-US"/>
        </w:rPr>
        <w:t>entered into</w:t>
      </w:r>
      <w:proofErr w:type="gramEnd"/>
      <w:r w:rsidRPr="00EC76FF">
        <w:rPr>
          <w:rFonts w:cs="Arial"/>
          <w:b/>
          <w:bCs/>
          <w:lang w:val="en-US"/>
        </w:rPr>
        <w:t xml:space="preserve"> between</w:t>
      </w:r>
    </w:p>
    <w:tbl>
      <w:tblPr>
        <w:tblStyle w:val="TableGrid12"/>
        <w:tblW w:w="0" w:type="auto"/>
        <w:tblLook w:val="04A0" w:firstRow="1" w:lastRow="0" w:firstColumn="1" w:lastColumn="0" w:noHBand="0" w:noVBand="1"/>
      </w:tblPr>
      <w:tblGrid>
        <w:gridCol w:w="4508"/>
        <w:gridCol w:w="4508"/>
      </w:tblGrid>
      <w:tr w:rsidR="000C782F" w:rsidRPr="00EC76FF" w14:paraId="1F7000DD" w14:textId="77777777" w:rsidTr="00C23D3A">
        <w:tc>
          <w:tcPr>
            <w:tcW w:w="4508" w:type="dxa"/>
            <w:shd w:val="clear" w:color="auto" w:fill="D9D9D9" w:themeFill="background1" w:themeFillShade="D9"/>
          </w:tcPr>
          <w:p w14:paraId="55686763" w14:textId="77777777" w:rsidR="000C782F" w:rsidRPr="00EC76FF" w:rsidRDefault="000C782F" w:rsidP="00330A8B">
            <w:pPr>
              <w:spacing w:after="0" w:line="276" w:lineRule="auto"/>
              <w:rPr>
                <w:rFonts w:cs="Arial"/>
                <w:b/>
              </w:rPr>
            </w:pPr>
            <w:r w:rsidRPr="00EC76FF">
              <w:rPr>
                <w:rFonts w:cs="Arial"/>
                <w:b/>
              </w:rPr>
              <w:t>Customer</w:t>
            </w:r>
          </w:p>
          <w:p w14:paraId="215320C3" w14:textId="77777777" w:rsidR="000C782F" w:rsidRPr="00EC76FF" w:rsidRDefault="000C782F" w:rsidP="00330A8B">
            <w:pPr>
              <w:spacing w:after="0" w:line="276" w:lineRule="auto"/>
              <w:rPr>
                <w:rFonts w:cs="Arial"/>
                <w:b/>
              </w:rPr>
            </w:pPr>
          </w:p>
        </w:tc>
        <w:tc>
          <w:tcPr>
            <w:tcW w:w="4508" w:type="dxa"/>
            <w:shd w:val="clear" w:color="auto" w:fill="D9D9D9" w:themeFill="background1" w:themeFillShade="D9"/>
          </w:tcPr>
          <w:p w14:paraId="0D1CA844" w14:textId="77777777" w:rsidR="000C782F" w:rsidRPr="00EC76FF" w:rsidRDefault="000C782F" w:rsidP="00330A8B">
            <w:pPr>
              <w:spacing w:after="0" w:line="276" w:lineRule="auto"/>
              <w:rPr>
                <w:rFonts w:cs="Arial"/>
                <w:b/>
              </w:rPr>
            </w:pPr>
          </w:p>
        </w:tc>
      </w:tr>
      <w:tr w:rsidR="000C782F" w:rsidRPr="00EC76FF" w14:paraId="64E2D418" w14:textId="77777777" w:rsidTr="00C23D3A">
        <w:tc>
          <w:tcPr>
            <w:tcW w:w="4508" w:type="dxa"/>
          </w:tcPr>
          <w:p w14:paraId="26DDCEB1" w14:textId="77777777" w:rsidR="000C782F" w:rsidRPr="00EC76FF" w:rsidRDefault="000C782F" w:rsidP="00330A8B">
            <w:pPr>
              <w:spacing w:after="0" w:line="276" w:lineRule="auto"/>
              <w:rPr>
                <w:rFonts w:cs="Arial"/>
              </w:rPr>
            </w:pPr>
            <w:r w:rsidRPr="00EC76FF">
              <w:rPr>
                <w:rFonts w:cs="Arial"/>
              </w:rPr>
              <w:t>Name</w:t>
            </w:r>
          </w:p>
          <w:p w14:paraId="264F1CD1" w14:textId="77777777" w:rsidR="000C782F" w:rsidRPr="00EC76FF" w:rsidRDefault="000C782F" w:rsidP="00330A8B">
            <w:pPr>
              <w:spacing w:after="0" w:line="276" w:lineRule="auto"/>
              <w:rPr>
                <w:rFonts w:cs="Arial"/>
                <w:b/>
              </w:rPr>
            </w:pPr>
          </w:p>
        </w:tc>
        <w:tc>
          <w:tcPr>
            <w:tcW w:w="4508" w:type="dxa"/>
          </w:tcPr>
          <w:p w14:paraId="44114076" w14:textId="77777777" w:rsidR="000C782F" w:rsidRPr="00EC76FF" w:rsidRDefault="000C782F" w:rsidP="00330A8B">
            <w:pPr>
              <w:spacing w:after="0" w:line="276" w:lineRule="auto"/>
              <w:rPr>
                <w:rFonts w:cs="Arial"/>
                <w:bCs/>
              </w:rPr>
            </w:pPr>
            <w:r w:rsidRPr="00EC76FF">
              <w:rPr>
                <w:rFonts w:cs="Arial"/>
                <w:bCs/>
              </w:rPr>
              <w:t>Fibertime Networks Proprietary Limited</w:t>
            </w:r>
          </w:p>
        </w:tc>
      </w:tr>
      <w:tr w:rsidR="000C782F" w:rsidRPr="00EC76FF" w14:paraId="14DDBD6E" w14:textId="77777777" w:rsidTr="00C23D3A">
        <w:tc>
          <w:tcPr>
            <w:tcW w:w="4508" w:type="dxa"/>
          </w:tcPr>
          <w:p w14:paraId="6CEF85C4" w14:textId="77777777" w:rsidR="000C782F" w:rsidRPr="00EC76FF" w:rsidRDefault="000C782F" w:rsidP="00330A8B">
            <w:pPr>
              <w:spacing w:after="0" w:line="276" w:lineRule="auto"/>
              <w:rPr>
                <w:rFonts w:cs="Arial"/>
              </w:rPr>
            </w:pPr>
            <w:r w:rsidRPr="00EC76FF">
              <w:rPr>
                <w:rFonts w:cs="Arial"/>
              </w:rPr>
              <w:t>Registration number</w:t>
            </w:r>
          </w:p>
          <w:p w14:paraId="3BEBA35E" w14:textId="77777777" w:rsidR="000C782F" w:rsidRPr="00EC76FF" w:rsidRDefault="000C782F" w:rsidP="00330A8B">
            <w:pPr>
              <w:spacing w:after="0" w:line="276" w:lineRule="auto"/>
              <w:rPr>
                <w:rFonts w:cs="Arial"/>
                <w:b/>
              </w:rPr>
            </w:pPr>
          </w:p>
        </w:tc>
        <w:tc>
          <w:tcPr>
            <w:tcW w:w="4508" w:type="dxa"/>
          </w:tcPr>
          <w:p w14:paraId="59E72E08" w14:textId="77777777" w:rsidR="000C782F" w:rsidRPr="00EC76FF" w:rsidRDefault="000C782F" w:rsidP="00330A8B">
            <w:pPr>
              <w:spacing w:after="0" w:line="276" w:lineRule="auto"/>
              <w:rPr>
                <w:rFonts w:cs="Arial"/>
                <w:bCs/>
              </w:rPr>
            </w:pPr>
            <w:r w:rsidRPr="00EC76FF">
              <w:rPr>
                <w:rFonts w:cs="Arial"/>
                <w:bCs/>
              </w:rPr>
              <w:t>2021/997793/07</w:t>
            </w:r>
          </w:p>
        </w:tc>
      </w:tr>
      <w:tr w:rsidR="000C782F" w:rsidRPr="00EC76FF" w14:paraId="2B7F6A6F" w14:textId="77777777" w:rsidTr="00C23D3A">
        <w:tc>
          <w:tcPr>
            <w:tcW w:w="4508" w:type="dxa"/>
          </w:tcPr>
          <w:p w14:paraId="19B8D43E" w14:textId="77777777" w:rsidR="000C782F" w:rsidRPr="00EC76FF" w:rsidRDefault="000C782F" w:rsidP="00330A8B">
            <w:pPr>
              <w:spacing w:after="0" w:line="276" w:lineRule="auto"/>
              <w:rPr>
                <w:rFonts w:cs="Arial"/>
              </w:rPr>
            </w:pPr>
            <w:r w:rsidRPr="00EC76FF">
              <w:rPr>
                <w:rFonts w:cs="Arial"/>
              </w:rPr>
              <w:t>Contact Person</w:t>
            </w:r>
          </w:p>
          <w:p w14:paraId="62B3199A" w14:textId="77777777" w:rsidR="000C782F" w:rsidRPr="00EC76FF" w:rsidRDefault="000C782F" w:rsidP="00330A8B">
            <w:pPr>
              <w:spacing w:after="0" w:line="276" w:lineRule="auto"/>
              <w:rPr>
                <w:rFonts w:cs="Arial"/>
              </w:rPr>
            </w:pPr>
          </w:p>
        </w:tc>
        <w:tc>
          <w:tcPr>
            <w:tcW w:w="4508" w:type="dxa"/>
          </w:tcPr>
          <w:p w14:paraId="0BEA02F0" w14:textId="69BFAF83" w:rsidR="000C782F" w:rsidRPr="00EC76FF" w:rsidRDefault="000C782F" w:rsidP="00330A8B">
            <w:pPr>
              <w:spacing w:after="0" w:line="276" w:lineRule="auto"/>
              <w:rPr>
                <w:rFonts w:cs="Arial"/>
                <w:bCs/>
              </w:rPr>
            </w:pPr>
          </w:p>
        </w:tc>
      </w:tr>
      <w:tr w:rsidR="000C782F" w:rsidRPr="00330A8B" w14:paraId="3D76AAE6" w14:textId="77777777" w:rsidTr="00C23D3A">
        <w:tc>
          <w:tcPr>
            <w:tcW w:w="4508" w:type="dxa"/>
          </w:tcPr>
          <w:p w14:paraId="5222F579" w14:textId="77777777" w:rsidR="000C782F" w:rsidRPr="00EC76FF" w:rsidRDefault="000C782F" w:rsidP="00330A8B">
            <w:pPr>
              <w:spacing w:after="0" w:line="276" w:lineRule="auto"/>
              <w:rPr>
                <w:rFonts w:cs="Arial"/>
              </w:rPr>
            </w:pPr>
            <w:r w:rsidRPr="00EC76FF">
              <w:rPr>
                <w:rFonts w:cs="Arial"/>
              </w:rPr>
              <w:t>Physical Address</w:t>
            </w:r>
          </w:p>
          <w:p w14:paraId="222FF1EF" w14:textId="77777777" w:rsidR="000C782F" w:rsidRPr="00EC76FF" w:rsidRDefault="000C782F" w:rsidP="00330A8B">
            <w:pPr>
              <w:spacing w:after="0" w:line="276" w:lineRule="auto"/>
              <w:rPr>
                <w:rFonts w:cs="Arial"/>
                <w:b/>
              </w:rPr>
            </w:pPr>
          </w:p>
        </w:tc>
        <w:tc>
          <w:tcPr>
            <w:tcW w:w="4508" w:type="dxa"/>
          </w:tcPr>
          <w:p w14:paraId="23431826" w14:textId="77777777" w:rsidR="000C782F" w:rsidRDefault="00330A8B" w:rsidP="00330A8B">
            <w:pPr>
              <w:spacing w:after="0" w:line="276" w:lineRule="auto"/>
              <w:rPr>
                <w:rFonts w:cs="Arial"/>
                <w:bCs/>
                <w:lang w:val="nl-NL"/>
              </w:rPr>
            </w:pPr>
            <w:r>
              <w:rPr>
                <w:rFonts w:cs="Arial"/>
                <w:bCs/>
                <w:lang w:val="nl-NL"/>
              </w:rPr>
              <w:t>1</w:t>
            </w:r>
            <w:r w:rsidRPr="00330A8B">
              <w:rPr>
                <w:rFonts w:cs="Arial"/>
                <w:bCs/>
                <w:vertAlign w:val="superscript"/>
                <w:lang w:val="nl-NL"/>
              </w:rPr>
              <w:t>st</w:t>
            </w:r>
            <w:r w:rsidR="000C782F" w:rsidRPr="005D7B92">
              <w:rPr>
                <w:rFonts w:cs="Arial"/>
                <w:bCs/>
                <w:lang w:val="nl-NL"/>
              </w:rPr>
              <w:t xml:space="preserve"> Floor Oude Bank, 8 Bird Street, Stellenbosch, 7600</w:t>
            </w:r>
          </w:p>
          <w:p w14:paraId="24612289" w14:textId="0431F4BA" w:rsidR="00366D95" w:rsidRPr="005D7B92" w:rsidRDefault="00366D95" w:rsidP="00330A8B">
            <w:pPr>
              <w:spacing w:after="0" w:line="276" w:lineRule="auto"/>
              <w:rPr>
                <w:rFonts w:cs="Arial"/>
                <w:bCs/>
                <w:lang w:val="nl-NL"/>
              </w:rPr>
            </w:pPr>
          </w:p>
        </w:tc>
      </w:tr>
      <w:tr w:rsidR="000C782F" w:rsidRPr="00EC76FF" w14:paraId="2F23A1C6" w14:textId="77777777" w:rsidTr="00C23D3A">
        <w:tc>
          <w:tcPr>
            <w:tcW w:w="4508" w:type="dxa"/>
          </w:tcPr>
          <w:p w14:paraId="0C871E30" w14:textId="77777777" w:rsidR="000C782F" w:rsidRPr="00EC76FF" w:rsidRDefault="000C782F" w:rsidP="00330A8B">
            <w:pPr>
              <w:spacing w:after="0" w:line="276" w:lineRule="auto"/>
              <w:rPr>
                <w:rFonts w:cs="Arial"/>
              </w:rPr>
            </w:pPr>
            <w:r w:rsidRPr="00EC76FF">
              <w:rPr>
                <w:rFonts w:cs="Arial"/>
              </w:rPr>
              <w:t>Email Address</w:t>
            </w:r>
          </w:p>
          <w:p w14:paraId="369DC8BE" w14:textId="77777777" w:rsidR="000C782F" w:rsidRPr="00EC76FF" w:rsidRDefault="000C782F" w:rsidP="00330A8B">
            <w:pPr>
              <w:spacing w:after="0" w:line="276" w:lineRule="auto"/>
              <w:rPr>
                <w:rFonts w:cs="Arial"/>
                <w:b/>
              </w:rPr>
            </w:pPr>
          </w:p>
        </w:tc>
        <w:tc>
          <w:tcPr>
            <w:tcW w:w="4508" w:type="dxa"/>
          </w:tcPr>
          <w:p w14:paraId="387A60C9" w14:textId="038580D7" w:rsidR="004C0911" w:rsidRDefault="004C0911" w:rsidP="00330A8B">
            <w:pPr>
              <w:spacing w:after="0" w:line="276" w:lineRule="auto"/>
              <w:rPr>
                <w:rFonts w:cs="Arial"/>
              </w:rPr>
            </w:pPr>
            <w:hyperlink r:id="rId11" w:history="1">
              <w:r w:rsidRPr="00311D26">
                <w:rPr>
                  <w:rStyle w:val="Hyperlink"/>
                  <w:rFonts w:cs="Arial"/>
                </w:rPr>
                <w:t>accounts@fibertime.com</w:t>
              </w:r>
            </w:hyperlink>
          </w:p>
          <w:p w14:paraId="5E2AE86E" w14:textId="02423FB9" w:rsidR="004C0911" w:rsidRPr="00EC76FF" w:rsidRDefault="004C0911" w:rsidP="00330A8B">
            <w:pPr>
              <w:spacing w:after="0" w:line="276" w:lineRule="auto"/>
              <w:rPr>
                <w:rFonts w:cs="Arial"/>
                <w:bCs/>
              </w:rPr>
            </w:pPr>
          </w:p>
        </w:tc>
      </w:tr>
      <w:tr w:rsidR="000C782F" w:rsidRPr="00EC76FF" w14:paraId="2852349F" w14:textId="77777777" w:rsidTr="00C23D3A">
        <w:tc>
          <w:tcPr>
            <w:tcW w:w="4508" w:type="dxa"/>
            <w:shd w:val="clear" w:color="auto" w:fill="D9D9D9" w:themeFill="background1" w:themeFillShade="D9"/>
          </w:tcPr>
          <w:p w14:paraId="0501EC4B" w14:textId="77777777" w:rsidR="000C782F" w:rsidRPr="00EC76FF" w:rsidRDefault="000C782F" w:rsidP="00330A8B">
            <w:pPr>
              <w:spacing w:after="0" w:line="276" w:lineRule="auto"/>
              <w:rPr>
                <w:rFonts w:cs="Arial"/>
                <w:b/>
              </w:rPr>
            </w:pPr>
            <w:r w:rsidRPr="00EC76FF">
              <w:rPr>
                <w:rFonts w:cs="Arial"/>
                <w:b/>
              </w:rPr>
              <w:t>Service Provider</w:t>
            </w:r>
          </w:p>
          <w:p w14:paraId="35D2B809" w14:textId="77777777" w:rsidR="000C782F" w:rsidRPr="00EC76FF" w:rsidRDefault="000C782F" w:rsidP="00330A8B">
            <w:pPr>
              <w:spacing w:after="0" w:line="276" w:lineRule="auto"/>
              <w:rPr>
                <w:rFonts w:cs="Arial"/>
                <w:b/>
              </w:rPr>
            </w:pPr>
          </w:p>
        </w:tc>
        <w:tc>
          <w:tcPr>
            <w:tcW w:w="4508" w:type="dxa"/>
            <w:shd w:val="clear" w:color="auto" w:fill="D9D9D9" w:themeFill="background1" w:themeFillShade="D9"/>
          </w:tcPr>
          <w:p w14:paraId="6FEB1359" w14:textId="77777777" w:rsidR="000C782F" w:rsidRPr="00EC76FF" w:rsidRDefault="000C782F" w:rsidP="00330A8B">
            <w:pPr>
              <w:spacing w:after="0" w:line="276" w:lineRule="auto"/>
              <w:rPr>
                <w:rFonts w:cs="Arial"/>
                <w:b/>
              </w:rPr>
            </w:pPr>
          </w:p>
        </w:tc>
      </w:tr>
      <w:tr w:rsidR="00535CE5" w:rsidRPr="00EC76FF" w14:paraId="5B1C4D60" w14:textId="77777777" w:rsidTr="00C23D3A">
        <w:tc>
          <w:tcPr>
            <w:tcW w:w="4508" w:type="dxa"/>
          </w:tcPr>
          <w:p w14:paraId="74B971D4" w14:textId="77777777" w:rsidR="00535CE5" w:rsidRPr="00EC76FF" w:rsidRDefault="00535CE5" w:rsidP="00330A8B">
            <w:pPr>
              <w:spacing w:after="0" w:line="276" w:lineRule="auto"/>
              <w:rPr>
                <w:rFonts w:cs="Arial"/>
              </w:rPr>
            </w:pPr>
            <w:r w:rsidRPr="00EC76FF">
              <w:rPr>
                <w:rFonts w:cs="Arial"/>
              </w:rPr>
              <w:t>Name</w:t>
            </w:r>
          </w:p>
          <w:p w14:paraId="0950C974" w14:textId="77777777" w:rsidR="00535CE5" w:rsidRPr="00EC76FF" w:rsidRDefault="00535CE5" w:rsidP="00330A8B">
            <w:pPr>
              <w:spacing w:after="0" w:line="276" w:lineRule="auto"/>
              <w:rPr>
                <w:rFonts w:cs="Arial"/>
                <w:b/>
              </w:rPr>
            </w:pPr>
          </w:p>
        </w:tc>
        <w:tc>
          <w:tcPr>
            <w:tcW w:w="4508" w:type="dxa"/>
          </w:tcPr>
          <w:p w14:paraId="7B4D2F4B" w14:textId="57E2D843" w:rsidR="00535CE5" w:rsidRPr="00330A8B" w:rsidRDefault="00535CE5" w:rsidP="00330A8B">
            <w:pPr>
              <w:spacing w:after="0" w:line="276" w:lineRule="auto"/>
              <w:rPr>
                <w:rFonts w:cs="Arial"/>
                <w:bCs/>
              </w:rPr>
            </w:pPr>
          </w:p>
        </w:tc>
      </w:tr>
      <w:tr w:rsidR="00535CE5" w:rsidRPr="00EC76FF" w14:paraId="6D8663DC" w14:textId="77777777" w:rsidTr="00C23D3A">
        <w:tc>
          <w:tcPr>
            <w:tcW w:w="4508" w:type="dxa"/>
          </w:tcPr>
          <w:p w14:paraId="67D142E6" w14:textId="77777777" w:rsidR="00535CE5" w:rsidRPr="00EC76FF" w:rsidRDefault="00535CE5" w:rsidP="00330A8B">
            <w:pPr>
              <w:spacing w:after="0" w:line="276" w:lineRule="auto"/>
              <w:rPr>
                <w:rFonts w:cs="Arial"/>
              </w:rPr>
            </w:pPr>
            <w:r w:rsidRPr="00EC76FF">
              <w:rPr>
                <w:rFonts w:cs="Arial"/>
              </w:rPr>
              <w:t>Registration number</w:t>
            </w:r>
          </w:p>
          <w:p w14:paraId="62006864" w14:textId="77777777" w:rsidR="00535CE5" w:rsidRPr="00EC76FF" w:rsidRDefault="00535CE5" w:rsidP="00330A8B">
            <w:pPr>
              <w:spacing w:after="0" w:line="276" w:lineRule="auto"/>
              <w:rPr>
                <w:rFonts w:cs="Arial"/>
                <w:b/>
              </w:rPr>
            </w:pPr>
          </w:p>
        </w:tc>
        <w:tc>
          <w:tcPr>
            <w:tcW w:w="4508" w:type="dxa"/>
          </w:tcPr>
          <w:p w14:paraId="44B1A150" w14:textId="2B5430DA" w:rsidR="00535CE5" w:rsidRPr="00043DBB" w:rsidRDefault="00535CE5" w:rsidP="00330A8B">
            <w:pPr>
              <w:spacing w:after="0" w:line="276" w:lineRule="auto"/>
              <w:rPr>
                <w:rFonts w:cs="Arial"/>
                <w:bCs/>
              </w:rPr>
            </w:pPr>
          </w:p>
        </w:tc>
      </w:tr>
      <w:tr w:rsidR="00535CE5" w:rsidRPr="00EC76FF" w14:paraId="213A5AC7" w14:textId="77777777" w:rsidTr="00C23D3A">
        <w:tc>
          <w:tcPr>
            <w:tcW w:w="4508" w:type="dxa"/>
          </w:tcPr>
          <w:p w14:paraId="57B1DB0B" w14:textId="77777777" w:rsidR="00535CE5" w:rsidRPr="00EC76FF" w:rsidRDefault="00535CE5" w:rsidP="00330A8B">
            <w:pPr>
              <w:spacing w:after="0" w:line="276" w:lineRule="auto"/>
              <w:rPr>
                <w:rFonts w:cs="Arial"/>
              </w:rPr>
            </w:pPr>
            <w:r w:rsidRPr="00EC76FF">
              <w:rPr>
                <w:rFonts w:cs="Arial"/>
              </w:rPr>
              <w:t>Contact Person</w:t>
            </w:r>
          </w:p>
          <w:p w14:paraId="5D2D1308" w14:textId="77777777" w:rsidR="00535CE5" w:rsidRPr="00EC76FF" w:rsidRDefault="00535CE5" w:rsidP="00330A8B">
            <w:pPr>
              <w:spacing w:after="0" w:line="276" w:lineRule="auto"/>
              <w:rPr>
                <w:rFonts w:cs="Arial"/>
              </w:rPr>
            </w:pPr>
          </w:p>
        </w:tc>
        <w:tc>
          <w:tcPr>
            <w:tcW w:w="4508" w:type="dxa"/>
          </w:tcPr>
          <w:p w14:paraId="253FF22C" w14:textId="5F114DC2" w:rsidR="00535CE5" w:rsidRPr="00043DBB" w:rsidRDefault="00535CE5" w:rsidP="00330A8B">
            <w:pPr>
              <w:spacing w:after="0" w:line="276" w:lineRule="auto"/>
              <w:rPr>
                <w:rFonts w:cs="Arial"/>
                <w:bCs/>
              </w:rPr>
            </w:pPr>
          </w:p>
        </w:tc>
      </w:tr>
      <w:tr w:rsidR="00535CE5" w:rsidRPr="00EC76FF" w14:paraId="0AFF63CC" w14:textId="77777777" w:rsidTr="00C23D3A">
        <w:tc>
          <w:tcPr>
            <w:tcW w:w="4508" w:type="dxa"/>
          </w:tcPr>
          <w:p w14:paraId="56B94122" w14:textId="77777777" w:rsidR="00535CE5" w:rsidRPr="00EC76FF" w:rsidRDefault="00535CE5" w:rsidP="00330A8B">
            <w:pPr>
              <w:spacing w:after="0" w:line="276" w:lineRule="auto"/>
              <w:rPr>
                <w:rFonts w:cs="Arial"/>
              </w:rPr>
            </w:pPr>
            <w:r w:rsidRPr="00EC76FF">
              <w:rPr>
                <w:rFonts w:cs="Arial"/>
              </w:rPr>
              <w:t>Physical Address</w:t>
            </w:r>
          </w:p>
          <w:p w14:paraId="1C04A213" w14:textId="77777777" w:rsidR="00535CE5" w:rsidRPr="00EC76FF" w:rsidRDefault="00535CE5" w:rsidP="00330A8B">
            <w:pPr>
              <w:spacing w:after="0" w:line="276" w:lineRule="auto"/>
              <w:rPr>
                <w:rFonts w:cs="Arial"/>
              </w:rPr>
            </w:pPr>
          </w:p>
        </w:tc>
        <w:tc>
          <w:tcPr>
            <w:tcW w:w="4508" w:type="dxa"/>
          </w:tcPr>
          <w:p w14:paraId="78CA7BE1" w14:textId="686F5C17" w:rsidR="00366D95" w:rsidRPr="00043DBB" w:rsidRDefault="00366D95" w:rsidP="00A26844">
            <w:pPr>
              <w:spacing w:after="0" w:line="276" w:lineRule="auto"/>
              <w:rPr>
                <w:rFonts w:cs="Arial"/>
                <w:bCs/>
              </w:rPr>
            </w:pPr>
          </w:p>
        </w:tc>
      </w:tr>
      <w:tr w:rsidR="00535CE5" w:rsidRPr="00EC76FF" w14:paraId="38CB6229" w14:textId="77777777" w:rsidTr="00C23D3A">
        <w:tc>
          <w:tcPr>
            <w:tcW w:w="4508" w:type="dxa"/>
          </w:tcPr>
          <w:p w14:paraId="02A442BC" w14:textId="77777777" w:rsidR="00535CE5" w:rsidRPr="00EC76FF" w:rsidRDefault="00535CE5" w:rsidP="00330A8B">
            <w:pPr>
              <w:spacing w:after="0" w:line="276" w:lineRule="auto"/>
              <w:rPr>
                <w:rFonts w:cs="Arial"/>
              </w:rPr>
            </w:pPr>
            <w:r w:rsidRPr="00EC76FF">
              <w:rPr>
                <w:rFonts w:cs="Arial"/>
              </w:rPr>
              <w:t>Email Address</w:t>
            </w:r>
          </w:p>
          <w:p w14:paraId="72A0CD8E" w14:textId="77777777" w:rsidR="00535CE5" w:rsidRPr="00EC76FF" w:rsidRDefault="00535CE5" w:rsidP="00330A8B">
            <w:pPr>
              <w:spacing w:after="0" w:line="276" w:lineRule="auto"/>
              <w:rPr>
                <w:rFonts w:cs="Arial"/>
              </w:rPr>
            </w:pPr>
          </w:p>
        </w:tc>
        <w:tc>
          <w:tcPr>
            <w:tcW w:w="4508" w:type="dxa"/>
          </w:tcPr>
          <w:p w14:paraId="1DFAC7B0" w14:textId="672CA91E" w:rsidR="00535CE5" w:rsidRPr="00043DBB" w:rsidRDefault="00535CE5" w:rsidP="00330A8B">
            <w:pPr>
              <w:spacing w:after="0" w:line="276" w:lineRule="auto"/>
              <w:rPr>
                <w:rFonts w:cs="Arial"/>
                <w:bCs/>
              </w:rPr>
            </w:pPr>
          </w:p>
        </w:tc>
      </w:tr>
      <w:tr w:rsidR="00535CE5" w:rsidRPr="00EC76FF" w14:paraId="422E8DE2" w14:textId="77777777" w:rsidTr="00C23D3A">
        <w:tc>
          <w:tcPr>
            <w:tcW w:w="4508" w:type="dxa"/>
          </w:tcPr>
          <w:p w14:paraId="6D8193B6" w14:textId="77777777" w:rsidR="00535CE5" w:rsidRPr="00426574" w:rsidRDefault="00535CE5" w:rsidP="00330A8B">
            <w:pPr>
              <w:spacing w:after="0" w:line="276" w:lineRule="auto"/>
              <w:rPr>
                <w:rFonts w:cs="Arial"/>
                <w:highlight w:val="yellow"/>
              </w:rPr>
            </w:pPr>
          </w:p>
        </w:tc>
        <w:tc>
          <w:tcPr>
            <w:tcW w:w="4508" w:type="dxa"/>
          </w:tcPr>
          <w:p w14:paraId="1F0C9EA3" w14:textId="77777777" w:rsidR="00535CE5" w:rsidRPr="00EC76FF" w:rsidRDefault="00535CE5" w:rsidP="00330A8B">
            <w:pPr>
              <w:spacing w:after="0" w:line="276" w:lineRule="auto"/>
              <w:rPr>
                <w:rFonts w:cs="Arial"/>
                <w:b/>
              </w:rPr>
            </w:pPr>
          </w:p>
        </w:tc>
      </w:tr>
      <w:tr w:rsidR="00535CE5" w:rsidRPr="00EC76FF" w14:paraId="06D13887" w14:textId="77777777" w:rsidTr="00C23D3A">
        <w:tc>
          <w:tcPr>
            <w:tcW w:w="4508" w:type="dxa"/>
            <w:shd w:val="clear" w:color="auto" w:fill="D9D9D9" w:themeFill="background1" w:themeFillShade="D9"/>
          </w:tcPr>
          <w:p w14:paraId="0F05F990" w14:textId="417453F2" w:rsidR="00535CE5" w:rsidRPr="00DD6018" w:rsidRDefault="00535CE5" w:rsidP="00330A8B">
            <w:pPr>
              <w:spacing w:after="0" w:line="276" w:lineRule="auto"/>
              <w:rPr>
                <w:rFonts w:cs="Arial"/>
                <w:b/>
                <w:bCs/>
              </w:rPr>
            </w:pPr>
            <w:r w:rsidRPr="00DD6018">
              <w:rPr>
                <w:rFonts w:cs="Arial"/>
                <w:b/>
                <w:bCs/>
              </w:rPr>
              <w:t>Service Schedule Effective Date</w:t>
            </w:r>
          </w:p>
        </w:tc>
        <w:tc>
          <w:tcPr>
            <w:tcW w:w="4508" w:type="dxa"/>
          </w:tcPr>
          <w:p w14:paraId="7343B059" w14:textId="0D2B5DD2" w:rsidR="00535CE5" w:rsidRPr="00EC76FF" w:rsidRDefault="00535CE5" w:rsidP="00330A8B">
            <w:pPr>
              <w:spacing w:after="0" w:line="276" w:lineRule="auto"/>
              <w:rPr>
                <w:rFonts w:cs="Arial"/>
                <w:b/>
              </w:rPr>
            </w:pPr>
          </w:p>
        </w:tc>
      </w:tr>
      <w:tr w:rsidR="00535CE5" w:rsidRPr="00EC76FF" w14:paraId="32FEBA8F" w14:textId="77777777" w:rsidTr="00C23D3A">
        <w:tc>
          <w:tcPr>
            <w:tcW w:w="4508" w:type="dxa"/>
            <w:shd w:val="clear" w:color="auto" w:fill="D9D9D9" w:themeFill="background1" w:themeFillShade="D9"/>
          </w:tcPr>
          <w:p w14:paraId="55E0BAE9" w14:textId="04861778" w:rsidR="00535CE5" w:rsidRPr="00DD6018" w:rsidRDefault="00535CE5" w:rsidP="00330A8B">
            <w:pPr>
              <w:spacing w:after="0" w:line="276" w:lineRule="auto"/>
              <w:rPr>
                <w:rFonts w:cs="Arial"/>
                <w:b/>
                <w:bCs/>
              </w:rPr>
            </w:pPr>
            <w:r w:rsidRPr="00DD6018">
              <w:rPr>
                <w:rFonts w:cs="Arial"/>
                <w:b/>
                <w:bCs/>
              </w:rPr>
              <w:t>Service Schedule Term</w:t>
            </w:r>
          </w:p>
        </w:tc>
        <w:tc>
          <w:tcPr>
            <w:tcW w:w="4508" w:type="dxa"/>
          </w:tcPr>
          <w:p w14:paraId="296F6EE9" w14:textId="53BB016D" w:rsidR="00535CE5" w:rsidRPr="00EC76FF" w:rsidRDefault="00535CE5" w:rsidP="00330A8B">
            <w:pPr>
              <w:spacing w:after="0" w:line="276" w:lineRule="auto"/>
              <w:rPr>
                <w:rFonts w:cs="Arial"/>
                <w:b/>
              </w:rPr>
            </w:pPr>
          </w:p>
        </w:tc>
      </w:tr>
    </w:tbl>
    <w:p w14:paraId="70FFB9E2" w14:textId="77777777" w:rsidR="000C782F" w:rsidRPr="00EC76FF" w:rsidRDefault="000C782F" w:rsidP="0051606A">
      <w:pPr>
        <w:spacing w:line="360" w:lineRule="auto"/>
        <w:rPr>
          <w:rFonts w:cs="Arial"/>
          <w:lang w:val="en-US"/>
        </w:rPr>
      </w:pPr>
    </w:p>
    <w:p w14:paraId="1D8B0E5C" w14:textId="77777777" w:rsidR="000C782F" w:rsidRPr="00EC76FF" w:rsidRDefault="000C782F" w:rsidP="0051606A">
      <w:pPr>
        <w:spacing w:line="360" w:lineRule="auto"/>
        <w:rPr>
          <w:rFonts w:cs="Arial"/>
          <w:lang w:val="en-US"/>
        </w:rPr>
        <w:sectPr w:rsidR="000C782F" w:rsidRPr="00EC76FF">
          <w:footerReference w:type="even" r:id="rId12"/>
          <w:footerReference w:type="default" r:id="rId13"/>
          <w:pgSz w:w="11906" w:h="16838"/>
          <w:pgMar w:top="1440" w:right="1440" w:bottom="1440" w:left="1440" w:header="708" w:footer="708" w:gutter="0"/>
          <w:cols w:space="708"/>
          <w:docGrid w:linePitch="360"/>
        </w:sectPr>
      </w:pPr>
    </w:p>
    <w:p w14:paraId="3454DE34" w14:textId="77777777" w:rsidR="000C782F" w:rsidRPr="00EC76FF" w:rsidRDefault="000C782F" w:rsidP="0051606A">
      <w:pPr>
        <w:tabs>
          <w:tab w:val="left" w:pos="9072"/>
        </w:tabs>
        <w:spacing w:line="360" w:lineRule="auto"/>
        <w:rPr>
          <w:rFonts w:cs="Arial"/>
          <w:b/>
        </w:rPr>
      </w:pPr>
      <w:bookmarkStart w:id="0" w:name="_Toc157416494"/>
      <w:r w:rsidRPr="00EC76FF">
        <w:rPr>
          <w:rFonts w:cs="Arial"/>
          <w:b/>
        </w:rPr>
        <w:lastRenderedPageBreak/>
        <w:t>TABLE OF CONTENTS</w:t>
      </w:r>
    </w:p>
    <w:p w14:paraId="36DD48A2" w14:textId="77777777" w:rsidR="000C782F" w:rsidRPr="00EC76FF" w:rsidRDefault="000C782F" w:rsidP="0051606A">
      <w:pPr>
        <w:pBdr>
          <w:top w:val="single" w:sz="4" w:space="6" w:color="auto"/>
          <w:left w:val="single" w:sz="4" w:space="4" w:color="auto"/>
          <w:bottom w:val="single" w:sz="4" w:space="12" w:color="auto"/>
          <w:right w:val="single" w:sz="4" w:space="4" w:color="auto"/>
        </w:pBdr>
        <w:tabs>
          <w:tab w:val="right" w:pos="9638"/>
        </w:tabs>
        <w:spacing w:line="360" w:lineRule="auto"/>
        <w:rPr>
          <w:rFonts w:cs="Arial"/>
        </w:rPr>
      </w:pPr>
      <w:r w:rsidRPr="00EC76FF">
        <w:rPr>
          <w:rFonts w:cs="Arial"/>
          <w:b/>
        </w:rPr>
        <w:t>Clause number and description</w:t>
      </w:r>
      <w:r w:rsidRPr="00EC76FF">
        <w:rPr>
          <w:rFonts w:cs="Arial"/>
          <w:b/>
        </w:rPr>
        <w:tab/>
        <w:t>Page</w:t>
      </w:r>
    </w:p>
    <w:p w14:paraId="0F0EBF2F" w14:textId="3308A6E0" w:rsidR="002879E9" w:rsidRDefault="000C782F">
      <w:pPr>
        <w:pStyle w:val="TOC1"/>
        <w:rPr>
          <w:ins w:id="1"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r w:rsidRPr="00EC76FF">
        <w:rPr>
          <w:rFonts w:cs="Arial"/>
          <w:lang w:val="en-US"/>
        </w:rPr>
        <w:fldChar w:fldCharType="begin"/>
      </w:r>
      <w:r w:rsidRPr="00EC76FF">
        <w:rPr>
          <w:rFonts w:cs="Arial"/>
          <w:lang w:val="en-US"/>
        </w:rPr>
        <w:instrText xml:space="preserve"> TOC \o "1-9" \h \z \t "Clause1Head,1" </w:instrText>
      </w:r>
      <w:r w:rsidRPr="00EC76FF">
        <w:rPr>
          <w:rFonts w:cs="Arial"/>
          <w:lang w:val="en-US"/>
        </w:rPr>
        <w:fldChar w:fldCharType="separate"/>
      </w:r>
      <w:ins w:id="2" w:author="Werksmans" w:date="2025-10-15T14:24:00Z" w16du:dateUtc="2025-10-15T12:24:00Z">
        <w:r w:rsidR="002879E9" w:rsidRPr="00CB3546">
          <w:rPr>
            <w:rStyle w:val="Hyperlink"/>
            <w:noProof/>
          </w:rPr>
          <w:fldChar w:fldCharType="begin"/>
        </w:r>
        <w:r w:rsidR="002879E9" w:rsidRPr="00CB3546">
          <w:rPr>
            <w:rStyle w:val="Hyperlink"/>
            <w:noProof/>
          </w:rPr>
          <w:instrText xml:space="preserve"> </w:instrText>
        </w:r>
        <w:r w:rsidR="002879E9">
          <w:rPr>
            <w:noProof/>
          </w:rPr>
          <w:instrText>HYPERLINK \l "_Toc211430671"</w:instrText>
        </w:r>
        <w:r w:rsidR="002879E9" w:rsidRPr="00CB3546">
          <w:rPr>
            <w:rStyle w:val="Hyperlink"/>
            <w:noProof/>
          </w:rPr>
          <w:instrText xml:space="preserve"> </w:instrText>
        </w:r>
        <w:r w:rsidR="002879E9" w:rsidRPr="00CB3546">
          <w:rPr>
            <w:rStyle w:val="Hyperlink"/>
            <w:noProof/>
          </w:rPr>
        </w:r>
        <w:r w:rsidR="002879E9" w:rsidRPr="00CB3546">
          <w:rPr>
            <w:rStyle w:val="Hyperlink"/>
            <w:noProof/>
          </w:rPr>
          <w:fldChar w:fldCharType="separate"/>
        </w:r>
        <w:r w:rsidR="002879E9" w:rsidRPr="00CB3546">
          <w:rPr>
            <w:rStyle w:val="Hyperlink"/>
            <w:rFonts w:cs="Arial"/>
            <w:bCs/>
            <w:noProof/>
          </w:rPr>
          <w:t>1.</w:t>
        </w:r>
        <w:r w:rsidR="002879E9">
          <w:rPr>
            <w:rFonts w:asciiTheme="minorHAnsi" w:eastAsiaTheme="minorEastAsia" w:hAnsiTheme="minorHAnsi" w:cstheme="minorBidi"/>
            <w:noProof/>
            <w:kern w:val="2"/>
            <w:sz w:val="24"/>
            <w:szCs w:val="24"/>
            <w:lang w:val="en-ZA" w:eastAsia="en-ZA"/>
            <w14:ligatures w14:val="standardContextual"/>
          </w:rPr>
          <w:tab/>
        </w:r>
        <w:r w:rsidR="002879E9" w:rsidRPr="00CB3546">
          <w:rPr>
            <w:rStyle w:val="Hyperlink"/>
            <w:rFonts w:cs="Arial"/>
            <w:noProof/>
          </w:rPr>
          <w:t>INTRODUCTION</w:t>
        </w:r>
        <w:r w:rsidR="002879E9">
          <w:rPr>
            <w:noProof/>
            <w:webHidden/>
          </w:rPr>
          <w:tab/>
        </w:r>
        <w:r w:rsidR="002879E9">
          <w:rPr>
            <w:noProof/>
            <w:webHidden/>
          </w:rPr>
          <w:fldChar w:fldCharType="begin"/>
        </w:r>
        <w:r w:rsidR="002879E9">
          <w:rPr>
            <w:noProof/>
            <w:webHidden/>
          </w:rPr>
          <w:instrText xml:space="preserve"> PAGEREF _Toc211430671 \h </w:instrText>
        </w:r>
      </w:ins>
      <w:r w:rsidR="002879E9">
        <w:rPr>
          <w:noProof/>
          <w:webHidden/>
        </w:rPr>
      </w:r>
      <w:r w:rsidR="002879E9">
        <w:rPr>
          <w:noProof/>
          <w:webHidden/>
        </w:rPr>
        <w:fldChar w:fldCharType="separate"/>
      </w:r>
      <w:ins w:id="3" w:author="Werksmans" w:date="2025-10-15T14:24:00Z" w16du:dateUtc="2025-10-15T12:24:00Z">
        <w:r w:rsidR="002879E9">
          <w:rPr>
            <w:noProof/>
            <w:webHidden/>
          </w:rPr>
          <w:t>3</w:t>
        </w:r>
        <w:r w:rsidR="002879E9">
          <w:rPr>
            <w:noProof/>
            <w:webHidden/>
          </w:rPr>
          <w:fldChar w:fldCharType="end"/>
        </w:r>
        <w:r w:rsidR="002879E9" w:rsidRPr="00CB3546">
          <w:rPr>
            <w:rStyle w:val="Hyperlink"/>
            <w:noProof/>
          </w:rPr>
          <w:fldChar w:fldCharType="end"/>
        </w:r>
      </w:ins>
    </w:p>
    <w:p w14:paraId="43C928BE" w14:textId="181A5B18" w:rsidR="002879E9" w:rsidRDefault="002879E9">
      <w:pPr>
        <w:pStyle w:val="TOC1"/>
        <w:rPr>
          <w:ins w:id="4"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5"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"_Toc211430672"</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bCs/>
            <w:noProof/>
          </w:rPr>
          <w:t>2.</w:t>
        </w:r>
        <w:r>
          <w:rPr>
            <w:rFonts w:asciiTheme="minorHAnsi" w:eastAsiaTheme="minorEastAsia" w:hAnsiTheme="minorHAnsi" w:cstheme="minorBidi"/>
            <w:noProof/>
            <w:kern w:val="2"/>
            <w:sz w:val="24"/>
            <w:szCs w:val="24"/>
            <w:lang w:val="en-ZA" w:eastAsia="en-ZA"/>
            <w14:ligatures w14:val="standardContextual"/>
          </w:rPr>
          <w:tab/>
        </w:r>
        <w:r w:rsidRPr="00CB3546">
          <w:rPr>
            <w:rStyle w:val="Hyperlink"/>
            <w:rFonts w:cs="Arial"/>
            <w:noProof/>
          </w:rPr>
          <w:t>CANCELLATION AND REPLACEMENT OF THE ORIGINAL SERVICE SCHEDULE</w:t>
        </w:r>
        <w:r>
          <w:rPr>
            <w:noProof/>
            <w:webHidden/>
          </w:rPr>
          <w:tab/>
        </w:r>
        <w:r>
          <w:rPr>
            <w:noProof/>
            <w:webHidden/>
          </w:rPr>
          <w:fldChar w:fldCharType="begin"/>
        </w:r>
        <w:r>
          <w:rPr>
            <w:noProof/>
            <w:webHidden/>
          </w:rPr>
          <w:instrText xml:space="preserve"> PAGEREF _Toc211430672 \h </w:instrText>
        </w:r>
      </w:ins>
      <w:r>
        <w:rPr>
          <w:noProof/>
          <w:webHidden/>
        </w:rPr>
      </w:r>
      <w:r>
        <w:rPr>
          <w:noProof/>
          <w:webHidden/>
        </w:rPr>
        <w:fldChar w:fldCharType="separate"/>
      </w:r>
      <w:ins w:id="6" w:author="Werksmans" w:date="2025-10-15T14:24:00Z" w16du:dateUtc="2025-10-15T12:24:00Z">
        <w:r>
          <w:rPr>
            <w:noProof/>
            <w:webHidden/>
          </w:rPr>
          <w:t>3</w:t>
        </w:r>
        <w:r>
          <w:rPr>
            <w:noProof/>
            <w:webHidden/>
          </w:rPr>
          <w:fldChar w:fldCharType="end"/>
        </w:r>
        <w:r w:rsidRPr="00CB3546">
          <w:rPr>
            <w:rStyle w:val="Hyperlink"/>
            <w:noProof/>
          </w:rPr>
          <w:fldChar w:fldCharType="end"/>
        </w:r>
      </w:ins>
    </w:p>
    <w:p w14:paraId="172CE37B" w14:textId="48D086AD" w:rsidR="002879E9" w:rsidRDefault="002879E9">
      <w:pPr>
        <w:pStyle w:val="TOC1"/>
        <w:rPr>
          <w:ins w:id="7"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8"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"_Toc211430673"</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bCs/>
            <w:noProof/>
          </w:rPr>
          <w:t>3.</w:t>
        </w:r>
        <w:r>
          <w:rPr>
            <w:rFonts w:asciiTheme="minorHAnsi" w:eastAsiaTheme="minorEastAsia" w:hAnsiTheme="minorHAnsi" w:cstheme="minorBidi"/>
            <w:noProof/>
            <w:kern w:val="2"/>
            <w:sz w:val="24"/>
            <w:szCs w:val="24"/>
            <w:lang w:val="en-ZA" w:eastAsia="en-ZA"/>
            <w14:ligatures w14:val="standardContextual"/>
          </w:rPr>
          <w:tab/>
        </w:r>
        <w:r w:rsidRPr="00CB3546">
          <w:rPr>
            <w:rStyle w:val="Hyperlink"/>
            <w:rFonts w:cs="Arial"/>
            <w:noProof/>
          </w:rPr>
          <w:t>DURATION OF SERVICE SCHEDULE</w:t>
        </w:r>
        <w:r>
          <w:rPr>
            <w:noProof/>
            <w:webHidden/>
          </w:rPr>
          <w:tab/>
        </w:r>
        <w:r>
          <w:rPr>
            <w:noProof/>
            <w:webHidden/>
          </w:rPr>
          <w:fldChar w:fldCharType="begin"/>
        </w:r>
        <w:r>
          <w:rPr>
            <w:noProof/>
            <w:webHidden/>
          </w:rPr>
          <w:instrText xml:space="preserve"> PAGEREF _Toc211430673 \h </w:instrText>
        </w:r>
      </w:ins>
      <w:r>
        <w:rPr>
          <w:noProof/>
          <w:webHidden/>
        </w:rPr>
      </w:r>
      <w:r>
        <w:rPr>
          <w:noProof/>
          <w:webHidden/>
        </w:rPr>
        <w:fldChar w:fldCharType="separate"/>
      </w:r>
      <w:ins w:id="9" w:author="Werksmans" w:date="2025-10-15T14:24:00Z" w16du:dateUtc="2025-10-15T12:24:00Z">
        <w:r>
          <w:rPr>
            <w:noProof/>
            <w:webHidden/>
          </w:rPr>
          <w:t>3</w:t>
        </w:r>
        <w:r>
          <w:rPr>
            <w:noProof/>
            <w:webHidden/>
          </w:rPr>
          <w:fldChar w:fldCharType="end"/>
        </w:r>
        <w:r w:rsidRPr="00CB3546">
          <w:rPr>
            <w:rStyle w:val="Hyperlink"/>
            <w:noProof/>
          </w:rPr>
          <w:fldChar w:fldCharType="end"/>
        </w:r>
      </w:ins>
    </w:p>
    <w:p w14:paraId="301FB316" w14:textId="675611C0" w:rsidR="002879E9" w:rsidRDefault="002879E9">
      <w:pPr>
        <w:pStyle w:val="TOC1"/>
        <w:rPr>
          <w:ins w:id="10"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11"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"_Toc211430674"</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bCs/>
            <w:noProof/>
          </w:rPr>
          <w:t>4.</w:t>
        </w:r>
        <w:r>
          <w:rPr>
            <w:rFonts w:asciiTheme="minorHAnsi" w:eastAsiaTheme="minorEastAsia" w:hAnsiTheme="minorHAnsi" w:cstheme="minorBidi"/>
            <w:noProof/>
            <w:kern w:val="2"/>
            <w:sz w:val="24"/>
            <w:szCs w:val="24"/>
            <w:lang w:val="en-ZA" w:eastAsia="en-ZA"/>
            <w14:ligatures w14:val="standardContextual"/>
          </w:rPr>
          <w:tab/>
        </w:r>
        <w:r w:rsidRPr="00CB3546">
          <w:rPr>
            <w:rStyle w:val="Hyperlink"/>
            <w:rFonts w:cs="Arial"/>
            <w:noProof/>
          </w:rPr>
          <w:t>SCOPE OF THE SERVICES</w:t>
        </w:r>
        <w:r>
          <w:rPr>
            <w:noProof/>
            <w:webHidden/>
          </w:rPr>
          <w:tab/>
        </w:r>
        <w:r>
          <w:rPr>
            <w:noProof/>
            <w:webHidden/>
          </w:rPr>
          <w:fldChar w:fldCharType="begin"/>
        </w:r>
        <w:r>
          <w:rPr>
            <w:noProof/>
            <w:webHidden/>
          </w:rPr>
          <w:instrText xml:space="preserve"> PAGEREF _Toc211430674 \h </w:instrText>
        </w:r>
      </w:ins>
      <w:r>
        <w:rPr>
          <w:noProof/>
          <w:webHidden/>
        </w:rPr>
      </w:r>
      <w:r>
        <w:rPr>
          <w:noProof/>
          <w:webHidden/>
        </w:rPr>
        <w:fldChar w:fldCharType="separate"/>
      </w:r>
      <w:ins w:id="12" w:author="Werksmans" w:date="2025-10-15T14:24:00Z" w16du:dateUtc="2025-10-15T12:24:00Z">
        <w:r>
          <w:rPr>
            <w:noProof/>
            <w:webHidden/>
          </w:rPr>
          <w:t>4</w:t>
        </w:r>
        <w:r>
          <w:rPr>
            <w:noProof/>
            <w:webHidden/>
          </w:rPr>
          <w:fldChar w:fldCharType="end"/>
        </w:r>
        <w:r w:rsidRPr="00CB3546">
          <w:rPr>
            <w:rStyle w:val="Hyperlink"/>
            <w:noProof/>
          </w:rPr>
          <w:fldChar w:fldCharType="end"/>
        </w:r>
      </w:ins>
    </w:p>
    <w:p w14:paraId="4B261ED2" w14:textId="00445B68" w:rsidR="002879E9" w:rsidRDefault="002879E9">
      <w:pPr>
        <w:pStyle w:val="TOC1"/>
        <w:rPr>
          <w:ins w:id="13"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14"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"_Toc211430675"</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bCs/>
            <w:noProof/>
          </w:rPr>
          <w:t>5.</w:t>
        </w:r>
        <w:r>
          <w:rPr>
            <w:rFonts w:asciiTheme="minorHAnsi" w:eastAsiaTheme="minorEastAsia" w:hAnsiTheme="minorHAnsi" w:cstheme="minorBidi"/>
            <w:noProof/>
            <w:kern w:val="2"/>
            <w:sz w:val="24"/>
            <w:szCs w:val="24"/>
            <w:lang w:val="en-ZA" w:eastAsia="en-ZA"/>
            <w14:ligatures w14:val="standardContextual"/>
          </w:rPr>
          <w:tab/>
        </w:r>
        <w:r w:rsidRPr="00CB3546">
          <w:rPr>
            <w:rStyle w:val="Hyperlink"/>
            <w:rFonts w:cs="Arial"/>
            <w:noProof/>
          </w:rPr>
          <w:t>STANDARD OF PERFORMANCE</w:t>
        </w:r>
        <w:r>
          <w:rPr>
            <w:noProof/>
            <w:webHidden/>
          </w:rPr>
          <w:tab/>
        </w:r>
        <w:r>
          <w:rPr>
            <w:noProof/>
            <w:webHidden/>
          </w:rPr>
          <w:fldChar w:fldCharType="begin"/>
        </w:r>
        <w:r>
          <w:rPr>
            <w:noProof/>
            <w:webHidden/>
          </w:rPr>
          <w:instrText xml:space="preserve"> PAGEREF _Toc211430675 \h </w:instrText>
        </w:r>
      </w:ins>
      <w:r>
        <w:rPr>
          <w:noProof/>
          <w:webHidden/>
        </w:rPr>
      </w:r>
      <w:r>
        <w:rPr>
          <w:noProof/>
          <w:webHidden/>
        </w:rPr>
        <w:fldChar w:fldCharType="separate"/>
      </w:r>
      <w:ins w:id="15" w:author="Werksmans" w:date="2025-10-15T14:24:00Z" w16du:dateUtc="2025-10-15T12:24:00Z">
        <w:r>
          <w:rPr>
            <w:noProof/>
            <w:webHidden/>
          </w:rPr>
          <w:t>4</w:t>
        </w:r>
        <w:r>
          <w:rPr>
            <w:noProof/>
            <w:webHidden/>
          </w:rPr>
          <w:fldChar w:fldCharType="end"/>
        </w:r>
        <w:r w:rsidRPr="00CB3546">
          <w:rPr>
            <w:rStyle w:val="Hyperlink"/>
            <w:noProof/>
          </w:rPr>
          <w:fldChar w:fldCharType="end"/>
        </w:r>
      </w:ins>
    </w:p>
    <w:p w14:paraId="1079313D" w14:textId="393957C1" w:rsidR="002879E9" w:rsidRDefault="002879E9">
      <w:pPr>
        <w:pStyle w:val="TOC1"/>
        <w:rPr>
          <w:ins w:id="16"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17"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"_Toc211430676"</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bCs/>
            <w:noProof/>
          </w:rPr>
          <w:t>6.</w:t>
        </w:r>
        <w:r>
          <w:rPr>
            <w:rFonts w:asciiTheme="minorHAnsi" w:eastAsiaTheme="minorEastAsia" w:hAnsiTheme="minorHAnsi" w:cstheme="minorBidi"/>
            <w:noProof/>
            <w:kern w:val="2"/>
            <w:sz w:val="24"/>
            <w:szCs w:val="24"/>
            <w:lang w:val="en-ZA" w:eastAsia="en-ZA"/>
            <w14:ligatures w14:val="standardContextual"/>
          </w:rPr>
          <w:tab/>
        </w:r>
        <w:r w:rsidRPr="00CB3546">
          <w:rPr>
            <w:rStyle w:val="Hyperlink"/>
            <w:rFonts w:cs="Arial"/>
            <w:noProof/>
          </w:rPr>
          <w:t>FEES</w:t>
        </w:r>
        <w:r>
          <w:rPr>
            <w:noProof/>
            <w:webHidden/>
          </w:rPr>
          <w:tab/>
        </w:r>
        <w:r>
          <w:rPr>
            <w:noProof/>
            <w:webHidden/>
          </w:rPr>
          <w:fldChar w:fldCharType="begin"/>
        </w:r>
        <w:r>
          <w:rPr>
            <w:noProof/>
            <w:webHidden/>
          </w:rPr>
          <w:instrText xml:space="preserve"> PAGEREF _Toc211430676 \h </w:instrText>
        </w:r>
      </w:ins>
      <w:r>
        <w:rPr>
          <w:noProof/>
          <w:webHidden/>
        </w:rPr>
      </w:r>
      <w:r>
        <w:rPr>
          <w:noProof/>
          <w:webHidden/>
        </w:rPr>
        <w:fldChar w:fldCharType="separate"/>
      </w:r>
      <w:ins w:id="18" w:author="Werksmans" w:date="2025-10-15T14:24:00Z" w16du:dateUtc="2025-10-15T12:24:00Z">
        <w:r>
          <w:rPr>
            <w:noProof/>
            <w:webHidden/>
          </w:rPr>
          <w:t>5</w:t>
        </w:r>
        <w:r>
          <w:rPr>
            <w:noProof/>
            <w:webHidden/>
          </w:rPr>
          <w:fldChar w:fldCharType="end"/>
        </w:r>
        <w:r w:rsidRPr="00CB3546">
          <w:rPr>
            <w:rStyle w:val="Hyperlink"/>
            <w:noProof/>
          </w:rPr>
          <w:fldChar w:fldCharType="end"/>
        </w:r>
      </w:ins>
    </w:p>
    <w:p w14:paraId="1462A790" w14:textId="0CD0CBC6" w:rsidR="002879E9" w:rsidRDefault="002879E9">
      <w:pPr>
        <w:pStyle w:val="TOC1"/>
        <w:rPr>
          <w:ins w:id="19"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20"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"_Toc211430677"</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noProof/>
          </w:rPr>
          <w:t>APPENDIX A PROJECT SCHEDULE</w:t>
        </w:r>
        <w:r>
          <w:rPr>
            <w:noProof/>
            <w:webHidden/>
          </w:rPr>
          <w:tab/>
        </w:r>
        <w:r>
          <w:rPr>
            <w:noProof/>
            <w:webHidden/>
          </w:rPr>
          <w:fldChar w:fldCharType="begin"/>
        </w:r>
        <w:r>
          <w:rPr>
            <w:noProof/>
            <w:webHidden/>
          </w:rPr>
          <w:instrText xml:space="preserve"> PAGEREF _Toc211430677 \h </w:instrText>
        </w:r>
      </w:ins>
      <w:r>
        <w:rPr>
          <w:noProof/>
          <w:webHidden/>
        </w:rPr>
      </w:r>
      <w:r>
        <w:rPr>
          <w:noProof/>
          <w:webHidden/>
        </w:rPr>
        <w:fldChar w:fldCharType="separate"/>
      </w:r>
      <w:ins w:id="21" w:author="Werksmans" w:date="2025-10-15T14:24:00Z" w16du:dateUtc="2025-10-15T12:24:00Z">
        <w:r>
          <w:rPr>
            <w:noProof/>
            <w:webHidden/>
          </w:rPr>
          <w:t>7</w:t>
        </w:r>
        <w:r>
          <w:rPr>
            <w:noProof/>
            <w:webHidden/>
          </w:rPr>
          <w:fldChar w:fldCharType="end"/>
        </w:r>
        <w:r w:rsidRPr="00CB3546">
          <w:rPr>
            <w:rStyle w:val="Hyperlink"/>
            <w:noProof/>
          </w:rPr>
          <w:fldChar w:fldCharType="end"/>
        </w:r>
      </w:ins>
    </w:p>
    <w:p w14:paraId="27C2EDD8" w14:textId="5EDF380A" w:rsidR="002879E9" w:rsidRDefault="002879E9">
      <w:pPr>
        <w:pStyle w:val="TOC1"/>
        <w:rPr>
          <w:ins w:id="22"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23"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"_Toc211430678"</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noProof/>
          </w:rPr>
          <w:t>APPENDIX B COMPLETION CHECKLIST</w:t>
        </w:r>
        <w:r>
          <w:rPr>
            <w:noProof/>
            <w:webHidden/>
          </w:rPr>
          <w:tab/>
        </w:r>
        <w:r>
          <w:rPr>
            <w:noProof/>
            <w:webHidden/>
          </w:rPr>
          <w:fldChar w:fldCharType="begin"/>
        </w:r>
        <w:r>
          <w:rPr>
            <w:noProof/>
            <w:webHidden/>
          </w:rPr>
          <w:instrText xml:space="preserve"> PAGEREF _Toc211430678 \h </w:instrText>
        </w:r>
      </w:ins>
      <w:r>
        <w:rPr>
          <w:noProof/>
          <w:webHidden/>
        </w:rPr>
      </w:r>
      <w:r>
        <w:rPr>
          <w:noProof/>
          <w:webHidden/>
        </w:rPr>
        <w:fldChar w:fldCharType="separate"/>
      </w:r>
      <w:ins w:id="24" w:author="Werksmans" w:date="2025-10-15T14:24:00Z" w16du:dateUtc="2025-10-15T12:24:00Z">
        <w:r>
          <w:rPr>
            <w:noProof/>
            <w:webHidden/>
          </w:rPr>
          <w:t>9</w:t>
        </w:r>
        <w:r>
          <w:rPr>
            <w:noProof/>
            <w:webHidden/>
          </w:rPr>
          <w:fldChar w:fldCharType="end"/>
        </w:r>
        <w:r w:rsidRPr="00CB3546">
          <w:rPr>
            <w:rStyle w:val="Hyperlink"/>
            <w:noProof/>
          </w:rPr>
          <w:fldChar w:fldCharType="end"/>
        </w:r>
      </w:ins>
    </w:p>
    <w:p w14:paraId="7C2B4996" w14:textId="00769236" w:rsidR="002879E9" w:rsidRDefault="002879E9">
      <w:pPr>
        <w:pStyle w:val="TOC1"/>
        <w:rPr>
          <w:ins w:id="25"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26"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"_Toc211430679"</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noProof/>
          </w:rPr>
          <w:t>APPENDIX C APPROVED SUPPLIER LIST</w:t>
        </w:r>
        <w:r>
          <w:rPr>
            <w:noProof/>
            <w:webHidden/>
          </w:rPr>
          <w:tab/>
        </w:r>
        <w:r>
          <w:rPr>
            <w:noProof/>
            <w:webHidden/>
          </w:rPr>
          <w:fldChar w:fldCharType="begin"/>
        </w:r>
        <w:r>
          <w:rPr>
            <w:noProof/>
            <w:webHidden/>
          </w:rPr>
          <w:instrText xml:space="preserve"> PAGEREF _Toc211430679 \h </w:instrText>
        </w:r>
      </w:ins>
      <w:r>
        <w:rPr>
          <w:noProof/>
          <w:webHidden/>
        </w:rPr>
      </w:r>
      <w:r>
        <w:rPr>
          <w:noProof/>
          <w:webHidden/>
        </w:rPr>
        <w:fldChar w:fldCharType="separate"/>
      </w:r>
      <w:ins w:id="27" w:author="Werksmans" w:date="2025-10-15T14:24:00Z" w16du:dateUtc="2025-10-15T12:24:00Z">
        <w:r>
          <w:rPr>
            <w:noProof/>
            <w:webHidden/>
          </w:rPr>
          <w:t>19</w:t>
        </w:r>
        <w:r>
          <w:rPr>
            <w:noProof/>
            <w:webHidden/>
          </w:rPr>
          <w:fldChar w:fldCharType="end"/>
        </w:r>
        <w:r w:rsidRPr="00CB3546">
          <w:rPr>
            <w:rStyle w:val="Hyperlink"/>
            <w:noProof/>
          </w:rPr>
          <w:fldChar w:fldCharType="end"/>
        </w:r>
      </w:ins>
    </w:p>
    <w:p w14:paraId="23B302B2" w14:textId="040E1CB3" w:rsidR="002879E9" w:rsidRDefault="002879E9">
      <w:pPr>
        <w:pStyle w:val="TOC1"/>
        <w:rPr>
          <w:ins w:id="28"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ins w:id="29" w:author="Werksmans" w:date="2025-10-15T14:24:00Z" w16du:dateUtc="2025-10-15T12:24:00Z">
        <w:r w:rsidRPr="00CB3546">
          <w:rPr>
            <w:rStyle w:val="Hyperlink"/>
            <w:noProof/>
          </w:rPr>
          <w:fldChar w:fldCharType="begin"/>
        </w:r>
        <w:r w:rsidRPr="00CB3546">
          <w:rPr>
            <w:rStyle w:val="Hyperlink"/>
            <w:noProof/>
          </w:rPr>
          <w:instrText xml:space="preserve"> </w:instrText>
        </w:r>
        <w:r>
          <w:rPr>
            <w:noProof/>
          </w:rPr>
          <w:instrText>HYPERLINK \l "_Toc211430680"</w:instrText>
        </w:r>
        <w:r w:rsidRPr="00CB3546">
          <w:rPr>
            <w:rStyle w:val="Hyperlink"/>
            <w:noProof/>
          </w:rPr>
          <w:instrText xml:space="preserve"> </w:instrText>
        </w:r>
        <w:r w:rsidRPr="00CB3546">
          <w:rPr>
            <w:rStyle w:val="Hyperlink"/>
            <w:noProof/>
          </w:rPr>
        </w:r>
        <w:r w:rsidRPr="00CB3546">
          <w:rPr>
            <w:rStyle w:val="Hyperlink"/>
            <w:noProof/>
          </w:rPr>
          <w:fldChar w:fldCharType="separate"/>
        </w:r>
        <w:r w:rsidRPr="00CB3546">
          <w:rPr>
            <w:rStyle w:val="Hyperlink"/>
            <w:rFonts w:cs="Arial"/>
            <w:noProof/>
          </w:rPr>
          <w:t>APPENDIX D CUSTOMER CODE OF CONDUCT FOR SERVICE PROVIDERS</w:t>
        </w:r>
        <w:r>
          <w:rPr>
            <w:noProof/>
            <w:webHidden/>
          </w:rPr>
          <w:tab/>
        </w:r>
        <w:r>
          <w:rPr>
            <w:noProof/>
            <w:webHidden/>
          </w:rPr>
          <w:fldChar w:fldCharType="begin"/>
        </w:r>
        <w:r>
          <w:rPr>
            <w:noProof/>
            <w:webHidden/>
          </w:rPr>
          <w:instrText xml:space="preserve"> PAGEREF _Toc211430680 \h </w:instrText>
        </w:r>
      </w:ins>
      <w:r>
        <w:rPr>
          <w:noProof/>
          <w:webHidden/>
        </w:rPr>
      </w:r>
      <w:r>
        <w:rPr>
          <w:noProof/>
          <w:webHidden/>
        </w:rPr>
        <w:fldChar w:fldCharType="separate"/>
      </w:r>
      <w:ins w:id="30" w:author="Werksmans" w:date="2025-10-15T14:24:00Z" w16du:dateUtc="2025-10-15T12:24:00Z">
        <w:r>
          <w:rPr>
            <w:noProof/>
            <w:webHidden/>
          </w:rPr>
          <w:t>21</w:t>
        </w:r>
        <w:r>
          <w:rPr>
            <w:noProof/>
            <w:webHidden/>
          </w:rPr>
          <w:fldChar w:fldCharType="end"/>
        </w:r>
        <w:r w:rsidRPr="00CB3546">
          <w:rPr>
            <w:rStyle w:val="Hyperlink"/>
            <w:noProof/>
          </w:rPr>
          <w:fldChar w:fldCharType="end"/>
        </w:r>
      </w:ins>
    </w:p>
    <w:p w14:paraId="4BD18791" w14:textId="7FA8D91A" w:rsidR="000263EA" w:rsidDel="002879E9" w:rsidRDefault="000263EA">
      <w:pPr>
        <w:pStyle w:val="TOC1"/>
        <w:rPr>
          <w:del w:id="31"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32" w:author="Werksmans" w:date="2025-10-15T14:24:00Z" w16du:dateUtc="2025-10-15T12:24:00Z">
        <w:r w:rsidDel="002879E9">
          <w:rPr>
            <w:rFonts w:asciiTheme="minorHAnsi" w:eastAsiaTheme="minorEastAsia" w:hAnsiTheme="minorHAnsi" w:cstheme="minorBidi"/>
            <w:noProof/>
            <w:kern w:val="2"/>
            <w:sz w:val="24"/>
            <w:szCs w:val="24"/>
            <w:lang w:val="en-ZA" w:eastAsia="en-ZA"/>
            <w14:ligatures w14:val="standardContextual"/>
          </w:rPr>
          <w:tab/>
        </w:r>
        <w:r w:rsidRPr="002879E9" w:rsidDel="002879E9">
          <w:rPr>
            <w:rPrChange w:id="33" w:author="Werksmans" w:date="2025-10-15T14:24:00Z" w16du:dateUtc="2025-10-15T12:24:00Z">
              <w:rPr>
                <w:rStyle w:val="Hyperlink"/>
                <w:rFonts w:cs="Arial"/>
                <w:noProof/>
              </w:rPr>
            </w:rPrChange>
          </w:rPr>
          <w:delText>INTRODUCTION</w:delText>
        </w:r>
        <w:r w:rsidDel="002879E9">
          <w:rPr>
            <w:noProof/>
            <w:webHidden/>
          </w:rPr>
          <w:tab/>
        </w:r>
        <w:r w:rsidR="00FA6637" w:rsidDel="002879E9">
          <w:rPr>
            <w:noProof/>
            <w:webHidden/>
          </w:rPr>
          <w:delText>3</w:delText>
        </w:r>
      </w:del>
    </w:p>
    <w:p w14:paraId="404A9746" w14:textId="59690170" w:rsidR="000263EA" w:rsidDel="002879E9" w:rsidRDefault="000263EA">
      <w:pPr>
        <w:pStyle w:val="TOC1"/>
        <w:rPr>
          <w:del w:id="34"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35" w:author="Werksmans" w:date="2025-10-15T14:24:00Z" w16du:dateUtc="2025-10-15T12:24:00Z">
        <w:r w:rsidRPr="002879E9" w:rsidDel="002879E9">
          <w:rPr>
            <w:rFonts w:cs="Arial"/>
            <w:noProof/>
          </w:rPr>
          <w:delText>2.</w:delText>
        </w:r>
        <w:r w:rsidDel="002879E9">
          <w:rPr>
            <w:rFonts w:asciiTheme="minorHAnsi" w:eastAsiaTheme="minorEastAsia" w:hAnsiTheme="minorHAnsi" w:cstheme="minorBidi"/>
            <w:noProof/>
            <w:kern w:val="2"/>
            <w:sz w:val="24"/>
            <w:szCs w:val="24"/>
            <w:lang w:val="en-ZA" w:eastAsia="en-ZA"/>
            <w14:ligatures w14:val="standardContextual"/>
          </w:rPr>
          <w:tab/>
        </w:r>
        <w:r w:rsidRPr="002879E9" w:rsidDel="002879E9">
          <w:rPr>
            <w:rFonts w:cs="Arial"/>
            <w:noProof/>
          </w:rPr>
          <w:delText>DURATION OF SERVICE SCHEDULE</w:delText>
        </w:r>
        <w:r w:rsidDel="002879E9">
          <w:rPr>
            <w:noProof/>
            <w:webHidden/>
          </w:rPr>
          <w:tab/>
        </w:r>
        <w:r w:rsidR="00FA6637" w:rsidDel="002879E9">
          <w:rPr>
            <w:noProof/>
            <w:webHidden/>
          </w:rPr>
          <w:delText>3</w:delText>
        </w:r>
      </w:del>
    </w:p>
    <w:p w14:paraId="089A2ADB" w14:textId="0AA3DA81" w:rsidR="000263EA" w:rsidDel="002879E9" w:rsidRDefault="000263EA">
      <w:pPr>
        <w:pStyle w:val="TOC1"/>
        <w:rPr>
          <w:del w:id="36"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37" w:author="Werksmans" w:date="2025-10-15T14:24:00Z" w16du:dateUtc="2025-10-15T12:24:00Z">
        <w:r w:rsidRPr="002879E9" w:rsidDel="002879E9">
          <w:rPr>
            <w:rFonts w:cs="Arial"/>
            <w:noProof/>
          </w:rPr>
          <w:delText>3.</w:delText>
        </w:r>
        <w:r w:rsidDel="002879E9">
          <w:rPr>
            <w:rFonts w:asciiTheme="minorHAnsi" w:eastAsiaTheme="minorEastAsia" w:hAnsiTheme="minorHAnsi" w:cstheme="minorBidi"/>
            <w:noProof/>
            <w:kern w:val="2"/>
            <w:sz w:val="24"/>
            <w:szCs w:val="24"/>
            <w:lang w:val="en-ZA" w:eastAsia="en-ZA"/>
            <w14:ligatures w14:val="standardContextual"/>
          </w:rPr>
          <w:tab/>
        </w:r>
        <w:r w:rsidRPr="002879E9" w:rsidDel="002879E9">
          <w:rPr>
            <w:rFonts w:cs="Arial"/>
            <w:noProof/>
          </w:rPr>
          <w:delText>SCOPE OF THE SERVICES</w:delText>
        </w:r>
        <w:r w:rsidDel="002879E9">
          <w:rPr>
            <w:noProof/>
            <w:webHidden/>
          </w:rPr>
          <w:tab/>
        </w:r>
        <w:r w:rsidR="00FA6637" w:rsidDel="002879E9">
          <w:rPr>
            <w:noProof/>
            <w:webHidden/>
          </w:rPr>
          <w:delText>4</w:delText>
        </w:r>
      </w:del>
    </w:p>
    <w:p w14:paraId="1D6ABF8B" w14:textId="0ED3A502" w:rsidR="000263EA" w:rsidDel="002879E9" w:rsidRDefault="000263EA">
      <w:pPr>
        <w:pStyle w:val="TOC1"/>
        <w:rPr>
          <w:del w:id="38"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39" w:author="Werksmans" w:date="2025-10-15T14:24:00Z" w16du:dateUtc="2025-10-15T12:24:00Z">
        <w:r w:rsidRPr="002879E9" w:rsidDel="002879E9">
          <w:rPr>
            <w:rFonts w:cs="Arial"/>
            <w:noProof/>
          </w:rPr>
          <w:delText>4.</w:delText>
        </w:r>
        <w:r w:rsidDel="002879E9">
          <w:rPr>
            <w:rFonts w:asciiTheme="minorHAnsi" w:eastAsiaTheme="minorEastAsia" w:hAnsiTheme="minorHAnsi" w:cstheme="minorBidi"/>
            <w:noProof/>
            <w:kern w:val="2"/>
            <w:sz w:val="24"/>
            <w:szCs w:val="24"/>
            <w:lang w:val="en-ZA" w:eastAsia="en-ZA"/>
            <w14:ligatures w14:val="standardContextual"/>
          </w:rPr>
          <w:tab/>
        </w:r>
        <w:r w:rsidRPr="002879E9" w:rsidDel="002879E9">
          <w:rPr>
            <w:rFonts w:cs="Arial"/>
            <w:noProof/>
          </w:rPr>
          <w:delText>FEES</w:delText>
        </w:r>
        <w:r w:rsidDel="002879E9">
          <w:rPr>
            <w:noProof/>
            <w:webHidden/>
          </w:rPr>
          <w:tab/>
        </w:r>
        <w:r w:rsidR="00FA6637" w:rsidDel="002879E9">
          <w:rPr>
            <w:noProof/>
            <w:webHidden/>
          </w:rPr>
          <w:delText>4</w:delText>
        </w:r>
      </w:del>
    </w:p>
    <w:p w14:paraId="234302E0" w14:textId="593C28B0" w:rsidR="000263EA" w:rsidDel="002879E9" w:rsidRDefault="000263EA">
      <w:pPr>
        <w:pStyle w:val="TOC1"/>
        <w:rPr>
          <w:del w:id="40"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41" w:author="Werksmans" w:date="2025-10-15T14:24:00Z" w16du:dateUtc="2025-10-15T12:24:00Z">
        <w:r w:rsidRPr="002879E9" w:rsidDel="002879E9">
          <w:rPr>
            <w:rFonts w:cs="Arial"/>
            <w:noProof/>
          </w:rPr>
          <w:delText>APPENDIX A PROJECT SCHEDULE</w:delText>
        </w:r>
        <w:r w:rsidDel="002879E9">
          <w:rPr>
            <w:noProof/>
            <w:webHidden/>
          </w:rPr>
          <w:tab/>
        </w:r>
        <w:r w:rsidR="00FA6637" w:rsidDel="002879E9">
          <w:rPr>
            <w:noProof/>
            <w:webHidden/>
          </w:rPr>
          <w:delText>6</w:delText>
        </w:r>
      </w:del>
    </w:p>
    <w:p w14:paraId="5CD21ADF" w14:textId="68E03175" w:rsidR="000263EA" w:rsidDel="002879E9" w:rsidRDefault="000263EA">
      <w:pPr>
        <w:pStyle w:val="TOC1"/>
        <w:rPr>
          <w:del w:id="42"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43" w:author="Werksmans" w:date="2025-10-15T14:24:00Z" w16du:dateUtc="2025-10-15T12:24:00Z">
        <w:r w:rsidRPr="002879E9" w:rsidDel="002879E9">
          <w:rPr>
            <w:rFonts w:cs="Arial"/>
            <w:noProof/>
          </w:rPr>
          <w:delText>APPENDIX B COMPLETION CHECKLIST</w:delText>
        </w:r>
        <w:r w:rsidDel="002879E9">
          <w:rPr>
            <w:noProof/>
            <w:webHidden/>
          </w:rPr>
          <w:tab/>
        </w:r>
        <w:r w:rsidR="00FA6637" w:rsidDel="002879E9">
          <w:rPr>
            <w:noProof/>
            <w:webHidden/>
          </w:rPr>
          <w:delText>8</w:delText>
        </w:r>
      </w:del>
    </w:p>
    <w:p w14:paraId="035DD281" w14:textId="759EAC8E" w:rsidR="000263EA" w:rsidDel="002879E9" w:rsidRDefault="000263EA">
      <w:pPr>
        <w:pStyle w:val="TOC1"/>
        <w:rPr>
          <w:del w:id="44"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45" w:author="Werksmans" w:date="2025-10-15T14:24:00Z" w16du:dateUtc="2025-10-15T12:24:00Z">
        <w:r w:rsidRPr="002879E9" w:rsidDel="002879E9">
          <w:rPr>
            <w:rFonts w:cs="Arial"/>
            <w:noProof/>
          </w:rPr>
          <w:delText>APPENDIX C APPROVED SUPPLIER LIST</w:delText>
        </w:r>
        <w:r w:rsidDel="002879E9">
          <w:rPr>
            <w:noProof/>
            <w:webHidden/>
          </w:rPr>
          <w:tab/>
        </w:r>
        <w:r w:rsidR="00FA6637" w:rsidDel="002879E9">
          <w:rPr>
            <w:noProof/>
            <w:webHidden/>
          </w:rPr>
          <w:delText>18</w:delText>
        </w:r>
      </w:del>
    </w:p>
    <w:p w14:paraId="41614B25" w14:textId="713C454B" w:rsidR="000263EA" w:rsidDel="002879E9" w:rsidRDefault="000263EA">
      <w:pPr>
        <w:pStyle w:val="TOC1"/>
        <w:rPr>
          <w:del w:id="46" w:author="Werksmans" w:date="2025-10-15T14:24:00Z" w16du:dateUtc="2025-10-15T12:24:00Z"/>
          <w:rFonts w:asciiTheme="minorHAnsi" w:eastAsiaTheme="minorEastAsia" w:hAnsiTheme="minorHAnsi" w:cstheme="minorBidi"/>
          <w:noProof/>
          <w:kern w:val="2"/>
          <w:sz w:val="24"/>
          <w:szCs w:val="24"/>
          <w:lang w:val="en-ZA" w:eastAsia="en-ZA"/>
          <w14:ligatures w14:val="standardContextual"/>
        </w:rPr>
      </w:pPr>
      <w:del w:id="47" w:author="Werksmans" w:date="2025-10-15T14:24:00Z" w16du:dateUtc="2025-10-15T12:24:00Z">
        <w:r w:rsidRPr="002879E9" w:rsidDel="002879E9">
          <w:rPr>
            <w:rFonts w:cs="Arial"/>
            <w:noProof/>
          </w:rPr>
          <w:delText>APPENDIX D CUSTOMER CODE OF CONDUCT FOR SERVICE PROVIDERS</w:delText>
        </w:r>
        <w:r w:rsidDel="002879E9">
          <w:rPr>
            <w:noProof/>
            <w:webHidden/>
          </w:rPr>
          <w:tab/>
        </w:r>
        <w:r w:rsidR="00FA6637" w:rsidDel="002879E9">
          <w:rPr>
            <w:noProof/>
            <w:webHidden/>
          </w:rPr>
          <w:delText>20</w:delText>
        </w:r>
      </w:del>
    </w:p>
    <w:p w14:paraId="310BD592" w14:textId="4C8CB1B1" w:rsidR="000C782F" w:rsidRPr="00EC76FF" w:rsidRDefault="000C782F" w:rsidP="0051606A">
      <w:pPr>
        <w:spacing w:after="200" w:line="360" w:lineRule="auto"/>
        <w:rPr>
          <w:rFonts w:cs="Arial"/>
          <w:lang w:val="en-US"/>
        </w:rPr>
      </w:pPr>
      <w:r w:rsidRPr="00EC76FF">
        <w:rPr>
          <w:rFonts w:cs="Arial"/>
          <w:lang w:val="en-US"/>
        </w:rPr>
        <w:fldChar w:fldCharType="end"/>
      </w:r>
      <w:bookmarkEnd w:id="0"/>
    </w:p>
    <w:p w14:paraId="2E0D0327" w14:textId="77777777" w:rsidR="000C782F" w:rsidRPr="00EC76FF" w:rsidRDefault="000C782F" w:rsidP="0051606A">
      <w:pPr>
        <w:spacing w:after="200" w:line="360" w:lineRule="auto"/>
        <w:rPr>
          <w:rFonts w:cs="Arial"/>
          <w:lang w:val="en-US"/>
        </w:rPr>
      </w:pPr>
    </w:p>
    <w:p w14:paraId="443EC316" w14:textId="77777777" w:rsidR="000C782F" w:rsidRPr="00EC76FF" w:rsidRDefault="000C782F" w:rsidP="0051606A">
      <w:pPr>
        <w:spacing w:after="200" w:line="360" w:lineRule="auto"/>
        <w:rPr>
          <w:rFonts w:cs="Arial"/>
          <w:lang w:val="en-US"/>
        </w:rPr>
      </w:pPr>
      <w:r w:rsidRPr="00EC76FF">
        <w:rPr>
          <w:rFonts w:cs="Arial"/>
          <w:lang w:val="en-US"/>
        </w:rPr>
        <w:br w:type="page"/>
      </w:r>
    </w:p>
    <w:p w14:paraId="6CE0349D" w14:textId="77777777" w:rsidR="00E032AF" w:rsidRPr="00EC76FF" w:rsidRDefault="00E032AF" w:rsidP="009C6CE3">
      <w:pPr>
        <w:pStyle w:val="Clause1Head"/>
        <w:numPr>
          <w:ilvl w:val="0"/>
          <w:numId w:val="6"/>
        </w:numPr>
        <w:spacing w:line="360" w:lineRule="auto"/>
        <w:rPr>
          <w:rFonts w:cs="Arial"/>
        </w:rPr>
      </w:pPr>
      <w:bookmarkStart w:id="48" w:name="_Toc378864194"/>
      <w:bookmarkStart w:id="49" w:name="_Toc520114075"/>
      <w:bookmarkStart w:id="50" w:name="_Toc157607940"/>
      <w:bookmarkStart w:id="51" w:name="_Toc157607986"/>
      <w:bookmarkStart w:id="52" w:name="_Toc157608032"/>
      <w:bookmarkStart w:id="53" w:name="_Toc158634615"/>
      <w:bookmarkStart w:id="54" w:name="_Toc211430671"/>
      <w:r w:rsidRPr="00EC76FF">
        <w:rPr>
          <w:rFonts w:cs="Arial"/>
        </w:rPr>
        <w:lastRenderedPageBreak/>
        <w:t>INTRODUCTION</w:t>
      </w:r>
      <w:bookmarkEnd w:id="48"/>
      <w:bookmarkEnd w:id="49"/>
      <w:bookmarkEnd w:id="50"/>
      <w:bookmarkEnd w:id="51"/>
      <w:bookmarkEnd w:id="52"/>
      <w:bookmarkEnd w:id="53"/>
      <w:bookmarkEnd w:id="54"/>
    </w:p>
    <w:p w14:paraId="704F56B4" w14:textId="63079DDB" w:rsidR="00E032AF" w:rsidRPr="00EC76FF" w:rsidRDefault="00E032AF" w:rsidP="009C6CE3">
      <w:pPr>
        <w:pStyle w:val="Clause2Sub"/>
        <w:numPr>
          <w:ilvl w:val="1"/>
          <w:numId w:val="6"/>
        </w:numPr>
        <w:spacing w:line="360" w:lineRule="auto"/>
        <w:rPr>
          <w:rFonts w:cs="Arial"/>
        </w:rPr>
      </w:pPr>
      <w:r w:rsidRPr="00EC76FF">
        <w:rPr>
          <w:rFonts w:cs="Arial"/>
        </w:rPr>
        <w:t xml:space="preserve">This Service Schedule sets out the terms that will apply to the Service Provider's provision of network build component of the Services to the </w:t>
      </w:r>
      <w:del w:id="55" w:author="Werksmans" w:date="2025-09-15T20:03:00Z" w16du:dateUtc="2025-09-15T18:03:00Z">
        <w:r w:rsidRPr="00EC76FF" w:rsidDel="00CB78C8">
          <w:rPr>
            <w:rFonts w:cs="Arial"/>
          </w:rPr>
          <w:delText>Company</w:delText>
        </w:r>
      </w:del>
      <w:ins w:id="56" w:author="Werksmans" w:date="2025-09-15T20:03:00Z" w16du:dateUtc="2025-09-15T18:03:00Z">
        <w:r w:rsidR="00CB78C8">
          <w:rPr>
            <w:rFonts w:cs="Arial"/>
          </w:rPr>
          <w:t>Customer</w:t>
        </w:r>
      </w:ins>
      <w:r w:rsidRPr="00EC76FF">
        <w:rPr>
          <w:rFonts w:cs="Arial"/>
        </w:rPr>
        <w:t>.</w:t>
      </w:r>
    </w:p>
    <w:p w14:paraId="2EBE3858" w14:textId="40371214" w:rsidR="00E032AF" w:rsidRPr="00EC76FF" w:rsidRDefault="00E032AF" w:rsidP="009C6CE3">
      <w:pPr>
        <w:pStyle w:val="Clause2Sub"/>
        <w:numPr>
          <w:ilvl w:val="1"/>
          <w:numId w:val="6"/>
        </w:numPr>
        <w:spacing w:line="360" w:lineRule="auto"/>
        <w:rPr>
          <w:rFonts w:cs="Arial"/>
        </w:rPr>
      </w:pPr>
      <w:r w:rsidRPr="00EC76FF">
        <w:rPr>
          <w:rFonts w:cs="Arial"/>
        </w:rPr>
        <w:t xml:space="preserve">This Service Schedule is concluded in terms of the Master Service Agreement </w:t>
      </w:r>
      <w:proofErr w:type="gramStart"/>
      <w:r w:rsidRPr="00EC76FF">
        <w:rPr>
          <w:rFonts w:cs="Arial"/>
        </w:rPr>
        <w:t>entered into</w:t>
      </w:r>
      <w:proofErr w:type="gramEnd"/>
      <w:r w:rsidRPr="00EC76FF">
        <w:rPr>
          <w:rFonts w:cs="Arial"/>
        </w:rPr>
        <w:t xml:space="preserve"> by and between the Parties. </w:t>
      </w:r>
    </w:p>
    <w:p w14:paraId="528452AC" w14:textId="77777777" w:rsidR="00E032AF" w:rsidRPr="00EC76FF" w:rsidRDefault="00E032AF" w:rsidP="009C6CE3">
      <w:pPr>
        <w:pStyle w:val="Clause2Sub"/>
        <w:numPr>
          <w:ilvl w:val="1"/>
          <w:numId w:val="6"/>
        </w:numPr>
        <w:spacing w:line="360" w:lineRule="auto"/>
        <w:rPr>
          <w:rFonts w:cs="Arial"/>
        </w:rPr>
      </w:pPr>
      <w:r w:rsidRPr="00EC76FF">
        <w:rPr>
          <w:rFonts w:cs="Arial"/>
        </w:rPr>
        <w:t>Capitalised terms contained in the Master Service Agreement, but which are not defined herein, shall bear the meaning ascribed thereto in the Service Agreements.</w:t>
      </w:r>
    </w:p>
    <w:p w14:paraId="605CBA45" w14:textId="23CD6A51" w:rsidR="006B3341" w:rsidRPr="006B3341" w:rsidRDefault="006B3341" w:rsidP="009C6CE3">
      <w:pPr>
        <w:pStyle w:val="Clause1Head"/>
        <w:numPr>
          <w:ilvl w:val="0"/>
          <w:numId w:val="6"/>
        </w:numPr>
        <w:spacing w:line="360" w:lineRule="auto"/>
        <w:rPr>
          <w:ins w:id="57" w:author="Werksmans" w:date="2025-10-15T12:33:00Z" w16du:dateUtc="2025-10-15T10:33:00Z"/>
          <w:rFonts w:cs="Arial"/>
        </w:rPr>
      </w:pPr>
      <w:bookmarkStart w:id="58" w:name="_Toc209642621"/>
      <w:bookmarkStart w:id="59" w:name="_Ref211424063"/>
      <w:bookmarkStart w:id="60" w:name="_Toc211430672"/>
      <w:bookmarkStart w:id="61" w:name="_Toc492301537"/>
      <w:bookmarkStart w:id="62" w:name="_Toc492290285"/>
      <w:bookmarkStart w:id="63" w:name="_Toc480874013"/>
      <w:bookmarkStart w:id="64" w:name="_Toc157607942"/>
      <w:bookmarkStart w:id="65" w:name="_Toc157607988"/>
      <w:bookmarkStart w:id="66" w:name="_Toc157608034"/>
      <w:bookmarkStart w:id="67" w:name="_Toc158634617"/>
      <w:ins w:id="68" w:author="Werksmans" w:date="2025-10-15T12:33:00Z" w16du:dateUtc="2025-10-15T10:33:00Z">
        <w:r w:rsidRPr="006B3341">
          <w:rPr>
            <w:rFonts w:cs="Arial"/>
          </w:rPr>
          <w:t xml:space="preserve">CANCELLATION AND REPLACEMENT OF THE ORIGINAL </w:t>
        </w:r>
      </w:ins>
      <w:bookmarkEnd w:id="58"/>
      <w:bookmarkEnd w:id="59"/>
      <w:ins w:id="69" w:author="Werksmans" w:date="2025-10-15T12:35:00Z" w16du:dateUtc="2025-10-15T10:35:00Z">
        <w:r>
          <w:rPr>
            <w:rFonts w:cs="Arial"/>
          </w:rPr>
          <w:t>SERVICE SCHEDULE</w:t>
        </w:r>
      </w:ins>
      <w:bookmarkEnd w:id="60"/>
    </w:p>
    <w:p w14:paraId="215E6539" w14:textId="3C069BBC" w:rsidR="006B3341" w:rsidRDefault="006B3341" w:rsidP="009C6CE3">
      <w:pPr>
        <w:pStyle w:val="Clause2Sub"/>
        <w:numPr>
          <w:ilvl w:val="1"/>
          <w:numId w:val="6"/>
        </w:numPr>
        <w:spacing w:line="360" w:lineRule="auto"/>
        <w:rPr>
          <w:ins w:id="70" w:author="Werksmans" w:date="2025-10-15T12:33:00Z" w16du:dateUtc="2025-10-15T10:33:00Z"/>
        </w:rPr>
      </w:pPr>
      <w:ins w:id="71" w:author="Werksmans" w:date="2025-10-15T12:33:00Z" w16du:dateUtc="2025-10-15T10:33:00Z">
        <w:r>
          <w:t>The Parties hereby agree to cancel the Original</w:t>
        </w:r>
      </w:ins>
      <w:ins w:id="72" w:author="Werksmans" w:date="2025-10-15T12:35:00Z" w16du:dateUtc="2025-10-15T10:35:00Z">
        <w:r>
          <w:t xml:space="preserve"> Service Schedule</w:t>
        </w:r>
      </w:ins>
      <w:ins w:id="73" w:author="Werksmans" w:date="2025-10-15T12:33:00Z" w16du:dateUtc="2025-10-15T10:33:00Z">
        <w:r>
          <w:t xml:space="preserve"> and to replace it with this </w:t>
        </w:r>
      </w:ins>
      <w:ins w:id="74" w:author="Werksmans" w:date="2025-10-15T12:35:00Z" w16du:dateUtc="2025-10-15T10:35:00Z">
        <w:r>
          <w:t>Service Schedule</w:t>
        </w:r>
      </w:ins>
      <w:ins w:id="75" w:author="Werksmans" w:date="2025-10-15T12:33:00Z" w16du:dateUtc="2025-10-15T10:33:00Z">
        <w:r>
          <w:t xml:space="preserve">. For the avoidance of doubt, </w:t>
        </w:r>
      </w:ins>
      <w:ins w:id="76" w:author="Werksmans" w:date="2025-10-15T12:35:00Z" w16du:dateUtc="2025-10-15T10:35:00Z">
        <w:r>
          <w:t xml:space="preserve">this Service Schedule </w:t>
        </w:r>
      </w:ins>
      <w:ins w:id="77" w:author="Werksmans" w:date="2025-10-15T12:33:00Z" w16du:dateUtc="2025-10-15T10:33:00Z">
        <w:r>
          <w:t>supersedes and replaces the Original</w:t>
        </w:r>
      </w:ins>
      <w:ins w:id="78" w:author="Werksmans" w:date="2025-10-15T12:35:00Z" w16du:dateUtc="2025-10-15T10:35:00Z">
        <w:r>
          <w:t xml:space="preserve"> Service Schedule</w:t>
        </w:r>
      </w:ins>
      <w:ins w:id="79" w:author="Werksmans" w:date="2025-10-15T12:33:00Z" w16du:dateUtc="2025-10-15T10:33:00Z">
        <w:r>
          <w:t xml:space="preserve"> and all prior commitments, undertakings and representations, whether oral or written, between the Parties (and other persons, as may be applicable) in respect of the subject matter hereof. Such supersession shall be retrospective to [</w:t>
        </w:r>
        <w:commentRangeStart w:id="80"/>
        <w:r>
          <w:t>insert signature date of the Original</w:t>
        </w:r>
      </w:ins>
      <w:ins w:id="81" w:author="Werksmans" w:date="2025-10-15T12:36:00Z" w16du:dateUtc="2025-10-15T10:36:00Z">
        <w:r>
          <w:t xml:space="preserve"> Service Schedule</w:t>
        </w:r>
      </w:ins>
      <w:commentRangeEnd w:id="80"/>
      <w:ins w:id="82" w:author="Werksmans" w:date="2025-10-15T12:33:00Z" w16du:dateUtc="2025-10-15T10:33:00Z">
        <w:r>
          <w:rPr>
            <w:rStyle w:val="CommentReference"/>
            <w:b/>
          </w:rPr>
          <w:commentReference w:id="80"/>
        </w:r>
        <w:r>
          <w:t xml:space="preserve">] and shall accordingly be deemed to have taken place on that date. </w:t>
        </w:r>
      </w:ins>
      <w:ins w:id="83" w:author="Werksmans" w:date="2025-10-15T12:36:00Z" w16du:dateUtc="2025-10-15T10:36:00Z">
        <w:r>
          <w:t xml:space="preserve">This Service Schedule </w:t>
        </w:r>
      </w:ins>
      <w:ins w:id="84" w:author="Werksmans" w:date="2025-10-15T12:33:00Z" w16du:dateUtc="2025-10-15T10:33:00Z">
        <w:r>
          <w:t>shall accordingly be binding on the Parties in accordance with its terms and conditions.</w:t>
        </w:r>
      </w:ins>
    </w:p>
    <w:p w14:paraId="26C3EE02" w14:textId="55A3DF13" w:rsidR="006B3341" w:rsidRPr="006B3341" w:rsidRDefault="006B3341" w:rsidP="009C6CE3">
      <w:pPr>
        <w:pStyle w:val="Clause2Sub"/>
        <w:numPr>
          <w:ilvl w:val="1"/>
          <w:numId w:val="6"/>
        </w:numPr>
        <w:spacing w:line="360" w:lineRule="auto"/>
        <w:rPr>
          <w:ins w:id="85" w:author="Werksmans" w:date="2025-10-15T12:33:00Z" w16du:dateUtc="2025-10-15T10:33:00Z"/>
        </w:rPr>
      </w:pPr>
      <w:proofErr w:type="gramStart"/>
      <w:ins w:id="86" w:author="Werksmans" w:date="2025-10-15T12:33:00Z" w16du:dateUtc="2025-10-15T10:33:00Z">
        <w:r>
          <w:t>For the p</w:t>
        </w:r>
      </w:ins>
      <w:ins w:id="87" w:author="Werksmans" w:date="2025-10-15T12:34:00Z" w16du:dateUtc="2025-10-15T10:34:00Z">
        <w:r>
          <w:t>urpose of</w:t>
        </w:r>
        <w:proofErr w:type="gramEnd"/>
        <w:r>
          <w:t xml:space="preserve"> this clause </w:t>
        </w:r>
        <w:r>
          <w:fldChar w:fldCharType="begin"/>
        </w:r>
        <w:r>
          <w:instrText xml:space="preserve"> REF _Ref211424063 \r \h </w:instrText>
        </w:r>
      </w:ins>
      <w:r>
        <w:fldChar w:fldCharType="separate"/>
      </w:r>
      <w:ins w:id="88" w:author="Werksmans" w:date="2025-10-15T14:24:00Z" w16du:dateUtc="2025-10-15T12:24:00Z">
        <w:r w:rsidR="002879E9">
          <w:t>2</w:t>
        </w:r>
      </w:ins>
      <w:ins w:id="89" w:author="Werksmans" w:date="2025-10-15T12:34:00Z" w16du:dateUtc="2025-10-15T10:34:00Z">
        <w:r>
          <w:fldChar w:fldCharType="end"/>
        </w:r>
        <w:r>
          <w:t>, "</w:t>
        </w:r>
        <w:r w:rsidRPr="006B3341">
          <w:rPr>
            <w:b/>
            <w:bCs/>
          </w:rPr>
          <w:t>Original Service Schedule</w:t>
        </w:r>
        <w:r>
          <w:t>" means the Service Schedule concluded between the Customer and the Service Provider on or about [</w:t>
        </w:r>
        <w:commentRangeStart w:id="90"/>
        <w:r>
          <w:rPr>
            <w:rFonts w:cs="Arial"/>
          </w:rPr>
          <w:t>●</w:t>
        </w:r>
      </w:ins>
      <w:commentRangeEnd w:id="90"/>
      <w:ins w:id="91" w:author="Werksmans" w:date="2025-10-15T12:35:00Z" w16du:dateUtc="2025-10-15T10:35:00Z">
        <w:r>
          <w:rPr>
            <w:rStyle w:val="CommentReference"/>
          </w:rPr>
          <w:commentReference w:id="90"/>
        </w:r>
      </w:ins>
      <w:ins w:id="92" w:author="Werksmans" w:date="2025-10-15T12:34:00Z" w16du:dateUtc="2025-10-15T10:34:00Z">
        <w:r>
          <w:t>].</w:t>
        </w:r>
      </w:ins>
    </w:p>
    <w:p w14:paraId="62BFBA8A" w14:textId="0359A6BD" w:rsidR="00E032AF" w:rsidRPr="00EC76FF" w:rsidRDefault="00E032AF" w:rsidP="009C6CE3">
      <w:pPr>
        <w:pStyle w:val="Clause1Head"/>
        <w:numPr>
          <w:ilvl w:val="0"/>
          <w:numId w:val="6"/>
        </w:numPr>
        <w:spacing w:line="360" w:lineRule="auto"/>
        <w:rPr>
          <w:rFonts w:cs="Arial"/>
        </w:rPr>
      </w:pPr>
      <w:bookmarkStart w:id="93" w:name="_Toc211430673"/>
      <w:r w:rsidRPr="00EC76FF">
        <w:rPr>
          <w:rFonts w:cs="Arial"/>
        </w:rPr>
        <w:t>DURATION OF SERVICE SCHEDULE</w:t>
      </w:r>
      <w:bookmarkEnd w:id="61"/>
      <w:bookmarkEnd w:id="62"/>
      <w:bookmarkEnd w:id="63"/>
      <w:bookmarkEnd w:id="64"/>
      <w:bookmarkEnd w:id="65"/>
      <w:bookmarkEnd w:id="66"/>
      <w:bookmarkEnd w:id="67"/>
      <w:bookmarkEnd w:id="93"/>
    </w:p>
    <w:p w14:paraId="70642642" w14:textId="77777777" w:rsidR="00E032AF" w:rsidRPr="00EC76FF" w:rsidRDefault="00E032AF" w:rsidP="009C6CE3">
      <w:pPr>
        <w:pStyle w:val="Clause2Sub"/>
        <w:numPr>
          <w:ilvl w:val="1"/>
          <w:numId w:val="6"/>
        </w:numPr>
        <w:spacing w:line="360" w:lineRule="auto"/>
        <w:rPr>
          <w:rFonts w:cs="Arial"/>
        </w:rPr>
      </w:pPr>
      <w:r w:rsidRPr="00EC76FF">
        <w:rPr>
          <w:rFonts w:cs="Arial"/>
        </w:rPr>
        <w:t>This Service Schedule will commence on the Service Schedule Effective Date and shall endure until terminated in according with the provisions of this Service Schedule or the Master Service Agreement.</w:t>
      </w:r>
    </w:p>
    <w:p w14:paraId="4D1CA1EB" w14:textId="1ED7C3F8" w:rsidR="00E032AF" w:rsidRDefault="00E032AF" w:rsidP="009C6CE3">
      <w:pPr>
        <w:pStyle w:val="Clause2Sub"/>
        <w:numPr>
          <w:ilvl w:val="1"/>
          <w:numId w:val="6"/>
        </w:numPr>
        <w:spacing w:line="360" w:lineRule="auto"/>
        <w:rPr>
          <w:ins w:id="94" w:author="Werksmans" w:date="2025-09-12T18:03:00Z" w16du:dateUtc="2025-09-12T16:03:00Z"/>
          <w:rFonts w:cs="Arial"/>
        </w:rPr>
      </w:pPr>
      <w:r w:rsidRPr="00EC76FF">
        <w:rPr>
          <w:rFonts w:cs="Arial"/>
        </w:rPr>
        <w:t xml:space="preserve">At the end of the Service Schedule Term, the Service Schedule shall </w:t>
      </w:r>
      <w:proofErr w:type="gramStart"/>
      <w:r w:rsidRPr="00EC76FF">
        <w:rPr>
          <w:rFonts w:cs="Arial"/>
        </w:rPr>
        <w:t>continue on</w:t>
      </w:r>
      <w:proofErr w:type="gramEnd"/>
      <w:r w:rsidRPr="00EC76FF">
        <w:rPr>
          <w:rFonts w:cs="Arial"/>
        </w:rPr>
        <w:t xml:space="preserve"> a month-to-month basis until terminated by either Party on 30 (thirty) days prior written notice</w:t>
      </w:r>
      <w:ins w:id="95" w:author="Werksmans" w:date="2025-09-12T18:02:00Z" w16du:dateUtc="2025-09-12T16:02:00Z">
        <w:r w:rsidR="00C92BA9">
          <w:rPr>
            <w:rFonts w:cs="Arial"/>
          </w:rPr>
          <w:t xml:space="preserve"> to the other Party, in which case the </w:t>
        </w:r>
        <w:r w:rsidR="00C92BA9">
          <w:t>date of termination will be the date of receipt of the notice of termination by the relevant Party</w:t>
        </w:r>
      </w:ins>
      <w:r w:rsidRPr="00EC76FF">
        <w:rPr>
          <w:rFonts w:cs="Arial"/>
        </w:rPr>
        <w:t xml:space="preserve">. </w:t>
      </w:r>
    </w:p>
    <w:p w14:paraId="1BCE334A" w14:textId="01B743B6" w:rsidR="00C92BA9" w:rsidRPr="00C92BA9" w:rsidRDefault="00C92BA9" w:rsidP="009C6CE3">
      <w:pPr>
        <w:pStyle w:val="Clause2Sub"/>
        <w:numPr>
          <w:ilvl w:val="1"/>
          <w:numId w:val="6"/>
        </w:numPr>
      </w:pPr>
      <w:ins w:id="96" w:author="Werksmans" w:date="2025-09-12T18:03:00Z" w16du:dateUtc="2025-09-12T16:03:00Z">
        <w:r>
          <w:t xml:space="preserve">For the avoidance of doubt, any </w:t>
        </w:r>
        <w:r w:rsidRPr="00C92BA9">
          <w:rPr>
            <w:rFonts w:eastAsia="Arial"/>
            <w:lang w:val="en-US"/>
          </w:rPr>
          <w:t>expiry or termination of this</w:t>
        </w:r>
        <w:r>
          <w:rPr>
            <w:rFonts w:eastAsia="Arial"/>
            <w:lang w:val="en-US"/>
          </w:rPr>
          <w:t xml:space="preserve"> Service Schedule</w:t>
        </w:r>
        <w:r w:rsidRPr="00C92BA9">
          <w:rPr>
            <w:rFonts w:eastAsia="Arial"/>
            <w:lang w:val="en-US"/>
          </w:rPr>
          <w:t xml:space="preserve"> does not affect any rights of the </w:t>
        </w:r>
        <w:r>
          <w:rPr>
            <w:rFonts w:eastAsia="Arial"/>
            <w:lang w:val="en-US"/>
          </w:rPr>
          <w:t>P</w:t>
        </w:r>
        <w:r w:rsidRPr="00C92BA9">
          <w:rPr>
            <w:rFonts w:eastAsia="Arial"/>
            <w:lang w:val="en-US"/>
          </w:rPr>
          <w:t>arties which may have accrued before the date of expiry or termination</w:t>
        </w:r>
      </w:ins>
      <w:ins w:id="97" w:author="Werksmans" w:date="2025-09-15T19:59:00Z" w16du:dateUtc="2025-09-15T17:59:00Z">
        <w:r w:rsidR="0060692E">
          <w:rPr>
            <w:rFonts w:eastAsia="Arial"/>
            <w:lang w:val="en-US"/>
          </w:rPr>
          <w:t xml:space="preserve"> of the Service Schedule</w:t>
        </w:r>
      </w:ins>
      <w:ins w:id="98" w:author="Werksmans" w:date="2025-09-12T18:03:00Z" w16du:dateUtc="2025-09-12T16:03:00Z">
        <w:r w:rsidRPr="00C92BA9">
          <w:rPr>
            <w:rFonts w:eastAsia="Arial"/>
            <w:lang w:val="en-US"/>
          </w:rPr>
          <w:t>.</w:t>
        </w:r>
      </w:ins>
    </w:p>
    <w:p w14:paraId="3A2B63C9" w14:textId="77777777" w:rsidR="00816211" w:rsidRPr="00C95F5E" w:rsidRDefault="00816211" w:rsidP="009C6CE3">
      <w:pPr>
        <w:pStyle w:val="Clause2Sub"/>
        <w:numPr>
          <w:ilvl w:val="1"/>
          <w:numId w:val="6"/>
        </w:numPr>
        <w:spacing w:line="360" w:lineRule="auto"/>
        <w:rPr>
          <w:rFonts w:cs="Arial"/>
          <w:color w:val="EE0000"/>
        </w:rPr>
      </w:pPr>
      <w:r w:rsidRPr="00C95F5E">
        <w:rPr>
          <w:rFonts w:cs="Arial"/>
          <w:color w:val="EE0000"/>
        </w:rPr>
        <w:t>"</w:t>
      </w:r>
      <w:r w:rsidRPr="00C95F5E">
        <w:rPr>
          <w:rFonts w:cs="Arial"/>
          <w:b/>
          <w:bCs/>
          <w:color w:val="EE0000"/>
        </w:rPr>
        <w:t>Service Level Termination Event</w:t>
      </w:r>
      <w:r w:rsidRPr="00C95F5E">
        <w:rPr>
          <w:rFonts w:cs="Arial"/>
          <w:color w:val="EE0000"/>
        </w:rPr>
        <w:t>"</w:t>
      </w:r>
    </w:p>
    <w:p w14:paraId="2D9FDE1A" w14:textId="76B9CBCE" w:rsidR="00816211" w:rsidRPr="00C95F5E" w:rsidRDefault="00816211" w:rsidP="009C6CE3">
      <w:pPr>
        <w:pStyle w:val="Clause3Sub"/>
        <w:numPr>
          <w:ilvl w:val="2"/>
          <w:numId w:val="6"/>
        </w:numPr>
        <w:spacing w:line="360" w:lineRule="auto"/>
        <w:rPr>
          <w:rFonts w:cs="Arial"/>
          <w:color w:val="EE0000"/>
        </w:rPr>
      </w:pPr>
      <w:r w:rsidRPr="00C95F5E">
        <w:rPr>
          <w:rFonts w:cs="Arial"/>
          <w:color w:val="EE0000"/>
        </w:rPr>
        <w:t xml:space="preserve">In addition to any other termination rights available to the Customer under this Service Schedule, the Customer shall have the right to terminate this </w:t>
      </w:r>
      <w:r w:rsidRPr="00C95F5E">
        <w:rPr>
          <w:rFonts w:cs="Arial"/>
          <w:color w:val="EE0000"/>
        </w:rPr>
        <w:lastRenderedPageBreak/>
        <w:t>Service Schedule, in whole or in part, on written notice to the Service Provider, if the Service Provider fails to remedy continuous poor performance and/or fails to achieve a minimum average of 80 (eight</w:t>
      </w:r>
      <w:r w:rsidRPr="00E35641">
        <w:rPr>
          <w:rFonts w:cs="Arial"/>
          <w:color w:val="EE0000"/>
        </w:rPr>
        <w:t xml:space="preserve">y) </w:t>
      </w:r>
      <w:ins w:id="99" w:author="Werksmans" w:date="2025-10-15T14:26:00Z" w16du:dateUtc="2025-10-15T12:26:00Z">
        <w:r w:rsidR="002879E9">
          <w:rPr>
            <w:rFonts w:cs="Arial"/>
          </w:rPr>
          <w:t>C</w:t>
        </w:r>
        <w:r w:rsidR="002879E9" w:rsidRPr="00816211">
          <w:rPr>
            <w:rFonts w:cs="Arial"/>
          </w:rPr>
          <w:t xml:space="preserve">onnected </w:t>
        </w:r>
        <w:r w:rsidR="002879E9">
          <w:rPr>
            <w:rFonts w:cs="Arial"/>
          </w:rPr>
          <w:t>D</w:t>
        </w:r>
        <w:r w:rsidR="002879E9" w:rsidRPr="00816211">
          <w:rPr>
            <w:rFonts w:cs="Arial"/>
          </w:rPr>
          <w:t xml:space="preserve">wellings </w:t>
        </w:r>
      </w:ins>
      <w:del w:id="100" w:author="Werksmans" w:date="2025-10-15T14:26:00Z" w16du:dateUtc="2025-10-15T12:26:00Z">
        <w:r w:rsidRPr="00816211" w:rsidDel="002879E9">
          <w:rPr>
            <w:rFonts w:cs="Arial"/>
          </w:rPr>
          <w:delText xml:space="preserve">connected dwellings </w:delText>
        </w:r>
      </w:del>
      <w:r w:rsidRPr="00C95F5E">
        <w:rPr>
          <w:rFonts w:cs="Arial"/>
          <w:color w:val="EE0000"/>
        </w:rPr>
        <w:t>per day, within 14 (fourteen) calendar days after receipt of a written notice from the Customer specifying the performance deficiencies and stating the Customer’s dissatisfaction with the Service Provider’s performance (“</w:t>
      </w:r>
      <w:r w:rsidRPr="00C95F5E">
        <w:rPr>
          <w:rFonts w:cs="Arial"/>
          <w:b/>
          <w:bCs/>
          <w:color w:val="EE0000"/>
        </w:rPr>
        <w:t>Service Level Termination Event</w:t>
      </w:r>
      <w:r w:rsidRPr="00C95F5E">
        <w:rPr>
          <w:rFonts w:cs="Arial"/>
          <w:color w:val="EE0000"/>
        </w:rPr>
        <w:t>”).</w:t>
      </w:r>
    </w:p>
    <w:p w14:paraId="66714485" w14:textId="1417C510" w:rsidR="00816211" w:rsidRPr="00C95F5E" w:rsidRDefault="00816211" w:rsidP="009C6CE3">
      <w:pPr>
        <w:pStyle w:val="Clause3Sub"/>
        <w:numPr>
          <w:ilvl w:val="2"/>
          <w:numId w:val="6"/>
        </w:numPr>
        <w:spacing w:line="360" w:lineRule="auto"/>
        <w:rPr>
          <w:rFonts w:cs="Arial"/>
          <w:color w:val="EE0000"/>
        </w:rPr>
      </w:pPr>
      <w:r w:rsidRPr="00C95F5E">
        <w:rPr>
          <w:rFonts w:cs="Arial"/>
          <w:color w:val="EE0000"/>
        </w:rPr>
        <w:t>For the purposes of this clause, "continuous poor performance" shall include, but not be limited to, repeated failure to meet agreed service levels, delays in deployment, or failure to deliver results materially in accordance with the timelines or key performance indicators specified in this Service Schedule or any annexed service schedule.</w:t>
      </w:r>
    </w:p>
    <w:p w14:paraId="200142DC" w14:textId="325A2778" w:rsidR="00816211" w:rsidRPr="00816211" w:rsidRDefault="00816211" w:rsidP="009C6CE3">
      <w:pPr>
        <w:pStyle w:val="Clause3Sub"/>
        <w:numPr>
          <w:ilvl w:val="2"/>
          <w:numId w:val="6"/>
        </w:numPr>
        <w:spacing w:line="360" w:lineRule="auto"/>
        <w:rPr>
          <w:rFonts w:cs="Arial"/>
        </w:rPr>
      </w:pPr>
      <w:r w:rsidRPr="00C95F5E">
        <w:rPr>
          <w:rFonts w:cs="Arial"/>
          <w:color w:val="EE0000"/>
        </w:rPr>
        <w:t>Termination under this clause shall be without prejudice to any other rights or remedies available to the Customer</w:t>
      </w:r>
      <w:ins w:id="101" w:author="Werksmans" w:date="2025-09-12T19:53:00Z" w16du:dateUtc="2025-09-12T17:53:00Z">
        <w:r w:rsidR="00D703D3">
          <w:rPr>
            <w:rFonts w:cs="Arial"/>
          </w:rPr>
          <w:t>, in terms of this Service Schedule</w:t>
        </w:r>
      </w:ins>
      <w:ins w:id="102" w:author="Werksmans" w:date="2025-09-12T20:08:00Z" w16du:dateUtc="2025-09-12T18:08:00Z">
        <w:r w:rsidR="00DA5C23">
          <w:rPr>
            <w:rFonts w:cs="Arial"/>
          </w:rPr>
          <w:t xml:space="preserve">, </w:t>
        </w:r>
      </w:ins>
      <w:ins w:id="103" w:author="Werksmans" w:date="2025-09-12T19:53:00Z" w16du:dateUtc="2025-09-12T17:53:00Z">
        <w:r w:rsidR="00D703D3">
          <w:rPr>
            <w:rFonts w:cs="Arial"/>
          </w:rPr>
          <w:t>the Master Service Agre</w:t>
        </w:r>
      </w:ins>
      <w:ins w:id="104" w:author="Werksmans" w:date="2025-09-12T19:54:00Z" w16du:dateUtc="2025-09-12T17:54:00Z">
        <w:r w:rsidR="00D703D3">
          <w:rPr>
            <w:rFonts w:cs="Arial"/>
          </w:rPr>
          <w:t>ement</w:t>
        </w:r>
      </w:ins>
      <w:ins w:id="105" w:author="Werksmans" w:date="2025-09-12T20:08:00Z" w16du:dateUtc="2025-09-12T18:08:00Z">
        <w:r w:rsidR="00DA5C23">
          <w:rPr>
            <w:rFonts w:cs="Arial"/>
          </w:rPr>
          <w:t xml:space="preserve"> or otherwise</w:t>
        </w:r>
      </w:ins>
      <w:r w:rsidRPr="00816211">
        <w:rPr>
          <w:rFonts w:cs="Arial"/>
        </w:rPr>
        <w:t xml:space="preserve">, </w:t>
      </w:r>
      <w:r w:rsidRPr="00C95F5E">
        <w:rPr>
          <w:rFonts w:cs="Arial"/>
          <w:color w:val="EE0000"/>
        </w:rPr>
        <w:t>including the right to claim damages or performance guarantees where applicable.</w:t>
      </w:r>
    </w:p>
    <w:p w14:paraId="5E7C9C98" w14:textId="77777777" w:rsidR="00E032AF" w:rsidRPr="0051606A" w:rsidRDefault="00E032AF" w:rsidP="009C6CE3">
      <w:pPr>
        <w:pStyle w:val="Clause1Head"/>
        <w:numPr>
          <w:ilvl w:val="0"/>
          <w:numId w:val="6"/>
        </w:numPr>
        <w:spacing w:line="360" w:lineRule="auto"/>
        <w:rPr>
          <w:rFonts w:cs="Arial"/>
        </w:rPr>
      </w:pPr>
      <w:bookmarkStart w:id="106" w:name="_Ref224633780"/>
      <w:bookmarkStart w:id="107" w:name="_Toc492301539"/>
      <w:bookmarkStart w:id="108" w:name="_Toc492290287"/>
      <w:bookmarkStart w:id="109" w:name="_Toc480874015"/>
      <w:bookmarkStart w:id="110" w:name="_Toc157607943"/>
      <w:bookmarkStart w:id="111" w:name="_Toc157607989"/>
      <w:bookmarkStart w:id="112" w:name="_Toc157608035"/>
      <w:bookmarkStart w:id="113" w:name="_Toc158634618"/>
      <w:bookmarkStart w:id="114" w:name="_Toc211430674"/>
      <w:bookmarkEnd w:id="106"/>
      <w:r w:rsidRPr="0051606A">
        <w:rPr>
          <w:rFonts w:cs="Arial"/>
        </w:rPr>
        <w:t>SCOPE OF THE SERVICES</w:t>
      </w:r>
      <w:bookmarkEnd w:id="107"/>
      <w:bookmarkEnd w:id="108"/>
      <w:bookmarkEnd w:id="109"/>
      <w:bookmarkEnd w:id="110"/>
      <w:bookmarkEnd w:id="111"/>
      <w:bookmarkEnd w:id="112"/>
      <w:bookmarkEnd w:id="113"/>
      <w:bookmarkEnd w:id="114"/>
    </w:p>
    <w:p w14:paraId="6D906675" w14:textId="77777777" w:rsidR="00E032AF" w:rsidRPr="00EC76FF" w:rsidRDefault="00E032AF" w:rsidP="009C6CE3">
      <w:pPr>
        <w:pStyle w:val="Clause2Sub"/>
        <w:numPr>
          <w:ilvl w:val="1"/>
          <w:numId w:val="6"/>
        </w:numPr>
        <w:spacing w:line="360" w:lineRule="auto"/>
        <w:rPr>
          <w:rFonts w:cs="Arial"/>
        </w:rPr>
      </w:pPr>
      <w:r w:rsidRPr="00EC76FF">
        <w:rPr>
          <w:rFonts w:cs="Arial"/>
        </w:rPr>
        <w:t>As of the Service Schedule Effective Date, the Service Provider shall carry out the Services:</w:t>
      </w:r>
    </w:p>
    <w:p w14:paraId="57B77E47" w14:textId="77777777" w:rsidR="00E032AF" w:rsidRPr="00EC76FF" w:rsidRDefault="00E032AF" w:rsidP="009C6CE3">
      <w:pPr>
        <w:pStyle w:val="Clause3Sub"/>
        <w:numPr>
          <w:ilvl w:val="2"/>
          <w:numId w:val="6"/>
        </w:numPr>
        <w:spacing w:line="360" w:lineRule="auto"/>
        <w:rPr>
          <w:rFonts w:cs="Arial"/>
        </w:rPr>
      </w:pPr>
      <w:r w:rsidRPr="00EC76FF">
        <w:rPr>
          <w:rFonts w:cs="Arial"/>
        </w:rPr>
        <w:t xml:space="preserve">within the timeframes and milestones set out in the Project Schedule attached hereto as Appendix </w:t>
      </w:r>
      <w:proofErr w:type="gramStart"/>
      <w:r w:rsidRPr="00EC76FF">
        <w:rPr>
          <w:rFonts w:cs="Arial"/>
        </w:rPr>
        <w:t>A;</w:t>
      </w:r>
      <w:proofErr w:type="gramEnd"/>
    </w:p>
    <w:p w14:paraId="357459A9" w14:textId="52F1F233" w:rsidR="00E032AF" w:rsidRPr="0051606A" w:rsidRDefault="00E032AF" w:rsidP="009C6CE3">
      <w:pPr>
        <w:pStyle w:val="Clause3Sub"/>
        <w:numPr>
          <w:ilvl w:val="2"/>
          <w:numId w:val="6"/>
        </w:numPr>
        <w:spacing w:line="360" w:lineRule="auto"/>
        <w:rPr>
          <w:rFonts w:cs="Arial"/>
        </w:rPr>
      </w:pPr>
      <w:r w:rsidRPr="00EC76FF">
        <w:rPr>
          <w:rFonts w:cs="Arial"/>
        </w:rPr>
        <w:t xml:space="preserve">in accordance with the Customer Specifications </w:t>
      </w:r>
      <w:r w:rsidR="00C8541B">
        <w:rPr>
          <w:rFonts w:cs="Arial"/>
        </w:rPr>
        <w:t xml:space="preserve">provided by the Customer </w:t>
      </w:r>
      <w:r w:rsidR="00C8541B" w:rsidRPr="0051606A">
        <w:rPr>
          <w:rFonts w:cs="Arial"/>
        </w:rPr>
        <w:t>to the Service Provider in writing</w:t>
      </w:r>
      <w:r w:rsidRPr="0051606A">
        <w:rPr>
          <w:rFonts w:cs="Arial"/>
        </w:rPr>
        <w:t>; and</w:t>
      </w:r>
    </w:p>
    <w:p w14:paraId="4BA08980" w14:textId="26E580B8" w:rsidR="00E032AF" w:rsidRPr="0051606A" w:rsidRDefault="00E032AF" w:rsidP="009C6CE3">
      <w:pPr>
        <w:pStyle w:val="Clause3Sub"/>
        <w:numPr>
          <w:ilvl w:val="2"/>
          <w:numId w:val="6"/>
        </w:numPr>
        <w:spacing w:line="360" w:lineRule="auto"/>
        <w:rPr>
          <w:rFonts w:cs="Arial"/>
        </w:rPr>
      </w:pPr>
      <w:r w:rsidRPr="0051606A">
        <w:rPr>
          <w:rFonts w:cs="Arial"/>
        </w:rPr>
        <w:t xml:space="preserve">in compliance with the Customer Code of Conduct attached hereto as Appendix </w:t>
      </w:r>
      <w:r w:rsidR="00C8541B" w:rsidRPr="0051606A">
        <w:rPr>
          <w:rFonts w:cs="Arial"/>
        </w:rPr>
        <w:t xml:space="preserve">D, as may be updated from time to time by the </w:t>
      </w:r>
      <w:proofErr w:type="gramStart"/>
      <w:r w:rsidR="00C8541B" w:rsidRPr="0051606A">
        <w:rPr>
          <w:rFonts w:cs="Arial"/>
        </w:rPr>
        <w:t>Customer</w:t>
      </w:r>
      <w:r w:rsidRPr="0051606A">
        <w:rPr>
          <w:rFonts w:cs="Arial"/>
        </w:rPr>
        <w:t>;</w:t>
      </w:r>
      <w:proofErr w:type="gramEnd"/>
    </w:p>
    <w:p w14:paraId="17EC5682" w14:textId="42AB9106" w:rsidR="00D703D3" w:rsidRDefault="00E032AF" w:rsidP="00D703D3">
      <w:pPr>
        <w:pStyle w:val="Clause3Sub"/>
        <w:numPr>
          <w:ilvl w:val="0"/>
          <w:numId w:val="0"/>
        </w:numPr>
        <w:spacing w:line="360" w:lineRule="auto"/>
        <w:ind w:left="2552"/>
        <w:rPr>
          <w:ins w:id="115" w:author="Werksmans" w:date="2025-09-12T19:54:00Z" w16du:dateUtc="2025-09-12T17:54:00Z"/>
          <w:rFonts w:cs="Arial"/>
        </w:rPr>
      </w:pPr>
      <w:r w:rsidRPr="0051606A">
        <w:rPr>
          <w:rFonts w:cs="Arial"/>
        </w:rPr>
        <w:t>all as read with</w:t>
      </w:r>
      <w:ins w:id="116" w:author="Werksmans" w:date="2025-09-15T20:00:00Z" w16du:dateUtc="2025-09-15T18:00:00Z">
        <w:r w:rsidR="0060692E">
          <w:rPr>
            <w:rFonts w:cs="Arial"/>
          </w:rPr>
          <w:t xml:space="preserve"> and in compliance with</w:t>
        </w:r>
      </w:ins>
      <w:r w:rsidRPr="0051606A">
        <w:rPr>
          <w:rFonts w:cs="Arial"/>
        </w:rPr>
        <w:t xml:space="preserve"> the terms</w:t>
      </w:r>
      <w:ins w:id="117" w:author="Werksmans" w:date="2025-09-15T20:00:00Z" w16du:dateUtc="2025-09-15T18:00:00Z">
        <w:r w:rsidR="0060692E">
          <w:rPr>
            <w:rFonts w:cs="Arial"/>
          </w:rPr>
          <w:t xml:space="preserve"> and conditions</w:t>
        </w:r>
      </w:ins>
      <w:r w:rsidRPr="0051606A">
        <w:rPr>
          <w:rFonts w:cs="Arial"/>
        </w:rPr>
        <w:t xml:space="preserve"> contained in the Master Service Agreement.</w:t>
      </w:r>
    </w:p>
    <w:p w14:paraId="053E48F7" w14:textId="77777777" w:rsidR="0044553A" w:rsidRDefault="0044553A" w:rsidP="009C6CE3">
      <w:pPr>
        <w:pStyle w:val="Clause1Head"/>
        <w:numPr>
          <w:ilvl w:val="0"/>
          <w:numId w:val="6"/>
        </w:numPr>
        <w:spacing w:line="360" w:lineRule="auto"/>
        <w:rPr>
          <w:ins w:id="118" w:author="Werksmans" w:date="2025-10-15T14:22:00Z" w16du:dateUtc="2025-10-15T12:22:00Z"/>
          <w:rFonts w:cs="Arial"/>
        </w:rPr>
      </w:pPr>
      <w:bookmarkStart w:id="119" w:name="_Toc480873400"/>
      <w:bookmarkStart w:id="120" w:name="_Toc480873511"/>
      <w:bookmarkStart w:id="121" w:name="_Toc480873600"/>
      <w:bookmarkStart w:id="122" w:name="_Toc480873684"/>
      <w:bookmarkStart w:id="123" w:name="_Toc480873889"/>
      <w:bookmarkStart w:id="124" w:name="_Toc480874017"/>
      <w:bookmarkStart w:id="125" w:name="_Toc211430150"/>
      <w:bookmarkStart w:id="126" w:name="_Toc211430675"/>
      <w:bookmarkStart w:id="127" w:name="_Toc480874018"/>
      <w:bookmarkStart w:id="128" w:name="_Toc492290289"/>
      <w:bookmarkStart w:id="129" w:name="_Toc492301541"/>
      <w:bookmarkStart w:id="130" w:name="_Toc157607944"/>
      <w:bookmarkStart w:id="131" w:name="_Toc157607990"/>
      <w:bookmarkStart w:id="132" w:name="_Toc157608036"/>
      <w:bookmarkStart w:id="133" w:name="_Toc158634619"/>
      <w:bookmarkEnd w:id="119"/>
      <w:bookmarkEnd w:id="120"/>
      <w:bookmarkEnd w:id="121"/>
      <w:bookmarkEnd w:id="122"/>
      <w:bookmarkEnd w:id="123"/>
      <w:bookmarkEnd w:id="124"/>
      <w:ins w:id="134" w:author="Werksmans" w:date="2025-10-15T14:22:00Z" w16du:dateUtc="2025-10-15T12:22:00Z">
        <w:r>
          <w:rPr>
            <w:rFonts w:cs="Arial"/>
          </w:rPr>
          <w:t>STANDARD OF PERFORMANCE</w:t>
        </w:r>
        <w:bookmarkEnd w:id="125"/>
        <w:bookmarkEnd w:id="126"/>
      </w:ins>
    </w:p>
    <w:p w14:paraId="4181D9E3" w14:textId="77777777" w:rsidR="0044553A" w:rsidRPr="002A622B" w:rsidRDefault="0044553A" w:rsidP="009C6CE3">
      <w:pPr>
        <w:pStyle w:val="Clause2Sub"/>
        <w:numPr>
          <w:ilvl w:val="1"/>
          <w:numId w:val="6"/>
        </w:numPr>
        <w:rPr>
          <w:ins w:id="135" w:author="Werksmans" w:date="2025-10-15T14:22:00Z" w16du:dateUtc="2025-10-15T12:22:00Z"/>
          <w:rFonts w:cs="Arial"/>
        </w:rPr>
      </w:pPr>
      <w:ins w:id="136" w:author="Werksmans" w:date="2025-10-15T14:22:00Z" w16du:dateUtc="2025-10-15T12:22:00Z">
        <w:r w:rsidRPr="002A622B">
          <w:rPr>
            <w:rFonts w:cs="Arial"/>
          </w:rPr>
          <w:t xml:space="preserve">The Service Provider expressly acknowledges that it has reviewed the terms of the Customer Specifications and the Customer’s Code of Conduct for Service Providers and will carry out its obligations under this </w:t>
        </w:r>
        <w:r>
          <w:rPr>
            <w:rFonts w:cs="Arial"/>
          </w:rPr>
          <w:t>Service Schedule</w:t>
        </w:r>
        <w:r w:rsidRPr="002A622B">
          <w:rPr>
            <w:rFonts w:cs="Arial"/>
          </w:rPr>
          <w:t xml:space="preserve"> and in accordance with the Customer Specifications and Customer’s Code of Conduct for Service Providers.</w:t>
        </w:r>
      </w:ins>
    </w:p>
    <w:p w14:paraId="15762BB3" w14:textId="0231C236" w:rsidR="0044553A" w:rsidRPr="0044553A" w:rsidRDefault="0044553A" w:rsidP="009C6CE3">
      <w:pPr>
        <w:pStyle w:val="Clause2Sub"/>
        <w:numPr>
          <w:ilvl w:val="1"/>
          <w:numId w:val="6"/>
        </w:numPr>
        <w:spacing w:line="360" w:lineRule="auto"/>
        <w:rPr>
          <w:ins w:id="137" w:author="Werksmans" w:date="2025-10-15T14:22:00Z" w16du:dateUtc="2025-10-15T12:22:00Z"/>
          <w:rFonts w:cs="Arial"/>
        </w:rPr>
      </w:pPr>
      <w:ins w:id="138" w:author="Werksmans" w:date="2025-10-15T14:22:00Z" w16du:dateUtc="2025-10-15T12:22:00Z">
        <w:r w:rsidRPr="002A622B">
          <w:rPr>
            <w:rFonts w:cs="Arial"/>
          </w:rPr>
          <w:lastRenderedPageBreak/>
          <w:t>The Service Provider shall perform the Services exercising due care, skill and judgment and in accordance with Best Practices, the Customer Specifications and the Customer’s Code of Conduct.</w:t>
        </w:r>
      </w:ins>
    </w:p>
    <w:p w14:paraId="56733960" w14:textId="630A1937" w:rsidR="00E032AF" w:rsidRPr="0051606A" w:rsidRDefault="00E032AF" w:rsidP="009C6CE3">
      <w:pPr>
        <w:pStyle w:val="Clause1Head"/>
        <w:numPr>
          <w:ilvl w:val="0"/>
          <w:numId w:val="6"/>
        </w:numPr>
        <w:spacing w:line="360" w:lineRule="auto"/>
        <w:rPr>
          <w:rFonts w:cs="Arial"/>
        </w:rPr>
      </w:pPr>
      <w:bookmarkStart w:id="139" w:name="_Toc211430676"/>
      <w:r w:rsidRPr="0051606A">
        <w:rPr>
          <w:rFonts w:cs="Arial"/>
        </w:rPr>
        <w:t>FEES</w:t>
      </w:r>
      <w:bookmarkEnd w:id="127"/>
      <w:bookmarkEnd w:id="128"/>
      <w:bookmarkEnd w:id="129"/>
      <w:bookmarkEnd w:id="130"/>
      <w:bookmarkEnd w:id="131"/>
      <w:bookmarkEnd w:id="132"/>
      <w:bookmarkEnd w:id="133"/>
      <w:bookmarkEnd w:id="139"/>
    </w:p>
    <w:p w14:paraId="1D6D0A71" w14:textId="00F72EBD" w:rsidR="00E032AF" w:rsidRPr="0051606A" w:rsidRDefault="00E032AF" w:rsidP="009C6CE3">
      <w:pPr>
        <w:pStyle w:val="Clause2Sub"/>
        <w:numPr>
          <w:ilvl w:val="1"/>
          <w:numId w:val="6"/>
        </w:numPr>
        <w:spacing w:line="360" w:lineRule="auto"/>
        <w:rPr>
          <w:rFonts w:cs="Arial"/>
        </w:rPr>
      </w:pPr>
      <w:r w:rsidRPr="0051606A">
        <w:rPr>
          <w:rFonts w:cs="Arial"/>
        </w:rPr>
        <w:t>The Fees for this Service Schedule are set out in Appendix A: Project Schedule</w:t>
      </w:r>
      <w:r w:rsidR="00E1655D" w:rsidRPr="0051606A">
        <w:rPr>
          <w:rFonts w:cs="Arial"/>
        </w:rPr>
        <w:t>.</w:t>
      </w:r>
    </w:p>
    <w:p w14:paraId="7B366079" w14:textId="6FEA0CBA" w:rsidR="00E032AF" w:rsidRDefault="00E032AF" w:rsidP="009C6CE3">
      <w:pPr>
        <w:pStyle w:val="Clause2Sub"/>
        <w:numPr>
          <w:ilvl w:val="1"/>
          <w:numId w:val="6"/>
        </w:numPr>
        <w:spacing w:line="360" w:lineRule="auto"/>
        <w:rPr>
          <w:rFonts w:cs="Arial"/>
        </w:rPr>
      </w:pPr>
      <w:r w:rsidRPr="0051606A">
        <w:rPr>
          <w:rFonts w:cs="Arial"/>
        </w:rPr>
        <w:t>Payment</w:t>
      </w:r>
      <w:r w:rsidRPr="00EC76FF">
        <w:rPr>
          <w:rFonts w:cs="Arial"/>
        </w:rPr>
        <w:t xml:space="preserve"> terms for this Service Schedule are set out in Appendix A: Project Schedule</w:t>
      </w:r>
      <w:r w:rsidR="00E1655D" w:rsidRPr="00EC76FF">
        <w:rPr>
          <w:rFonts w:cs="Arial"/>
        </w:rPr>
        <w:t>.</w:t>
      </w:r>
    </w:p>
    <w:p w14:paraId="4428EABD" w14:textId="0F8B65F2" w:rsidR="00997D6B" w:rsidRPr="00997D6B" w:rsidRDefault="00997D6B" w:rsidP="009C6CE3">
      <w:pPr>
        <w:pStyle w:val="Clause2Sub"/>
        <w:numPr>
          <w:ilvl w:val="1"/>
          <w:numId w:val="6"/>
        </w:numPr>
        <w:rPr>
          <w:ins w:id="140" w:author="Werksmans" w:date="2025-09-15T20:06:00Z" w16du:dateUtc="2025-09-15T18:06:00Z"/>
        </w:rPr>
      </w:pPr>
      <w:ins w:id="141" w:author="Werksmans" w:date="2025-09-15T20:06:00Z" w16du:dateUtc="2025-09-15T18:06:00Z">
        <w:r w:rsidRPr="00997D6B">
          <w:t xml:space="preserve">All invoices for the Fees under this Service Schedule shall be submitted in accordance with the Master Service Agreement. </w:t>
        </w:r>
      </w:ins>
    </w:p>
    <w:p w14:paraId="7FAC5E78" w14:textId="70C23265" w:rsidR="00DA5C23" w:rsidRDefault="00DA5C23" w:rsidP="00997D6B">
      <w:pPr>
        <w:pStyle w:val="Clause2Sub"/>
        <w:numPr>
          <w:ilvl w:val="0"/>
          <w:numId w:val="0"/>
        </w:numPr>
        <w:ind w:left="1440"/>
      </w:pPr>
    </w:p>
    <w:p w14:paraId="2414F001" w14:textId="77777777" w:rsidR="00DA5C23" w:rsidRPr="00EC76FF" w:rsidRDefault="00DA5C23" w:rsidP="00DA5C23">
      <w:pPr>
        <w:pStyle w:val="Clause2Sub"/>
        <w:numPr>
          <w:ilvl w:val="0"/>
          <w:numId w:val="0"/>
        </w:numPr>
        <w:spacing w:line="360" w:lineRule="auto"/>
        <w:ind w:left="1440"/>
        <w:rPr>
          <w:rFonts w:cs="Arial"/>
        </w:rPr>
      </w:pPr>
    </w:p>
    <w:p w14:paraId="701FF079" w14:textId="3D6BD8AB" w:rsidR="00816211" w:rsidRDefault="00816211">
      <w:pPr>
        <w:spacing w:after="200" w:line="276" w:lineRule="auto"/>
        <w:jc w:val="left"/>
        <w:rPr>
          <w:rFonts w:cs="Arial"/>
        </w:rPr>
      </w:pPr>
      <w:r>
        <w:rPr>
          <w:rFonts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4"/>
        <w:gridCol w:w="3549"/>
        <w:gridCol w:w="4053"/>
      </w:tblGrid>
      <w:tr w:rsidR="00E032AF" w:rsidRPr="00EC76FF" w14:paraId="2037A850" w14:textId="77777777" w:rsidTr="00C23D3A">
        <w:tc>
          <w:tcPr>
            <w:tcW w:w="1404" w:type="dxa"/>
            <w:tcBorders>
              <w:top w:val="nil"/>
              <w:left w:val="nil"/>
              <w:bottom w:val="nil"/>
              <w:right w:val="nil"/>
            </w:tcBorders>
            <w:hideMark/>
          </w:tcPr>
          <w:p w14:paraId="14594F2A" w14:textId="77777777" w:rsidR="00E032AF" w:rsidRPr="00EC76FF" w:rsidRDefault="00E032AF" w:rsidP="0051606A">
            <w:pPr>
              <w:spacing w:line="360" w:lineRule="auto"/>
              <w:rPr>
                <w:rFonts w:cs="Arial"/>
              </w:rPr>
            </w:pPr>
            <w:r w:rsidRPr="00EC76FF">
              <w:rPr>
                <w:rFonts w:cs="Arial"/>
              </w:rPr>
              <w:lastRenderedPageBreak/>
              <w:fldChar w:fldCharType="begin">
                <w:ffData>
                  <w:name w:val="F"/>
                  <w:enabled/>
                  <w:calcOnExit w:val="0"/>
                  <w:textInput/>
                </w:ffData>
              </w:fldChar>
            </w:r>
            <w:r w:rsidRPr="00EC76FF">
              <w:rPr>
                <w:rFonts w:cs="Arial"/>
              </w:rPr>
              <w:instrText xml:space="preserve"> FORMTEXT </w:instrText>
            </w:r>
            <w:r w:rsidRPr="00EC76FF">
              <w:rPr>
                <w:rFonts w:cs="Arial"/>
              </w:rPr>
            </w:r>
            <w:r w:rsidRPr="00EC76FF">
              <w:rPr>
                <w:rFonts w:cs="Arial"/>
              </w:rPr>
              <w:fldChar w:fldCharType="separate"/>
            </w:r>
            <w:r w:rsidRPr="00EC76FF">
              <w:rPr>
                <w:rFonts w:cs="Arial"/>
                <w:noProof/>
              </w:rPr>
              <w:t> </w:t>
            </w:r>
            <w:r w:rsidRPr="00EC76FF">
              <w:rPr>
                <w:rFonts w:cs="Arial"/>
                <w:noProof/>
              </w:rPr>
              <w:t> </w:t>
            </w:r>
            <w:r w:rsidRPr="00EC76FF">
              <w:rPr>
                <w:rFonts w:cs="Arial"/>
                <w:noProof/>
              </w:rPr>
              <w:t> </w:t>
            </w:r>
            <w:r w:rsidRPr="00EC76FF">
              <w:rPr>
                <w:rFonts w:cs="Arial"/>
                <w:noProof/>
              </w:rPr>
              <w:t> </w:t>
            </w:r>
            <w:r w:rsidRPr="00EC76FF">
              <w:rPr>
                <w:rFonts w:cs="Arial"/>
                <w:noProof/>
              </w:rPr>
              <w:t> </w:t>
            </w:r>
            <w:r w:rsidRPr="00EC76FF">
              <w:rPr>
                <w:rFonts w:cs="Arial"/>
              </w:rPr>
              <w:fldChar w:fldCharType="end"/>
            </w:r>
          </w:p>
        </w:tc>
        <w:tc>
          <w:tcPr>
            <w:tcW w:w="7602" w:type="dxa"/>
            <w:gridSpan w:val="2"/>
            <w:tcBorders>
              <w:top w:val="nil"/>
              <w:left w:val="nil"/>
              <w:bottom w:val="nil"/>
              <w:right w:val="nil"/>
            </w:tcBorders>
            <w:hideMark/>
          </w:tcPr>
          <w:p w14:paraId="413EC5D1" w14:textId="77777777" w:rsidR="00E032AF" w:rsidRPr="00EC76FF" w:rsidRDefault="00E032AF" w:rsidP="0051606A">
            <w:pPr>
              <w:spacing w:line="360" w:lineRule="auto"/>
              <w:rPr>
                <w:rFonts w:cs="Arial"/>
                <w:b/>
                <w:bCs/>
              </w:rPr>
            </w:pPr>
            <w:r w:rsidRPr="00EC76FF">
              <w:rPr>
                <w:rFonts w:cs="Arial"/>
                <w:b/>
                <w:bCs/>
              </w:rPr>
              <w:t>SERVICE PROVIDER</w:t>
            </w:r>
          </w:p>
        </w:tc>
      </w:tr>
      <w:tr w:rsidR="00E032AF" w:rsidRPr="00EC76FF" w14:paraId="23C29AFB" w14:textId="77777777" w:rsidTr="00C23D3A">
        <w:tc>
          <w:tcPr>
            <w:tcW w:w="1404" w:type="dxa"/>
            <w:tcBorders>
              <w:top w:val="nil"/>
              <w:left w:val="nil"/>
              <w:bottom w:val="nil"/>
              <w:right w:val="nil"/>
            </w:tcBorders>
            <w:vAlign w:val="bottom"/>
            <w:hideMark/>
          </w:tcPr>
          <w:p w14:paraId="1240C02F" w14:textId="77777777" w:rsidR="00E032AF" w:rsidRPr="00EC76FF" w:rsidRDefault="00E032AF" w:rsidP="0051606A">
            <w:pPr>
              <w:spacing w:line="360" w:lineRule="auto"/>
              <w:rPr>
                <w:rFonts w:cs="Arial"/>
              </w:rPr>
            </w:pPr>
            <w:r w:rsidRPr="00EC76FF">
              <w:rPr>
                <w:rFonts w:cs="Arial"/>
              </w:rPr>
              <w:t>Signature:</w:t>
            </w:r>
          </w:p>
        </w:tc>
        <w:tc>
          <w:tcPr>
            <w:tcW w:w="3549" w:type="dxa"/>
            <w:tcBorders>
              <w:top w:val="nil"/>
              <w:left w:val="nil"/>
              <w:bottom w:val="single" w:sz="6" w:space="0" w:color="auto"/>
              <w:right w:val="nil"/>
            </w:tcBorders>
            <w:vAlign w:val="bottom"/>
          </w:tcPr>
          <w:p w14:paraId="59198A9D" w14:textId="77777777" w:rsidR="00E032AF" w:rsidRPr="00EC76FF" w:rsidRDefault="00E032AF" w:rsidP="0051606A">
            <w:pPr>
              <w:spacing w:line="360" w:lineRule="auto"/>
              <w:rPr>
                <w:rFonts w:cs="Arial"/>
              </w:rPr>
            </w:pPr>
          </w:p>
        </w:tc>
        <w:tc>
          <w:tcPr>
            <w:tcW w:w="4053" w:type="dxa"/>
            <w:tcBorders>
              <w:top w:val="nil"/>
              <w:left w:val="nil"/>
              <w:bottom w:val="nil"/>
              <w:right w:val="nil"/>
            </w:tcBorders>
          </w:tcPr>
          <w:p w14:paraId="43E78413" w14:textId="77777777" w:rsidR="00E032AF" w:rsidRPr="00EC76FF" w:rsidRDefault="00E032AF" w:rsidP="0051606A">
            <w:pPr>
              <w:spacing w:line="360" w:lineRule="auto"/>
              <w:rPr>
                <w:rFonts w:cs="Arial"/>
              </w:rPr>
            </w:pPr>
          </w:p>
        </w:tc>
      </w:tr>
      <w:tr w:rsidR="00E032AF" w:rsidRPr="00EC76FF" w14:paraId="6C0BBD79" w14:textId="77777777" w:rsidTr="00C23D3A">
        <w:tc>
          <w:tcPr>
            <w:tcW w:w="1404" w:type="dxa"/>
            <w:tcBorders>
              <w:top w:val="nil"/>
              <w:left w:val="nil"/>
              <w:bottom w:val="nil"/>
              <w:right w:val="nil"/>
            </w:tcBorders>
            <w:vAlign w:val="bottom"/>
          </w:tcPr>
          <w:p w14:paraId="7BC04CFF" w14:textId="77777777" w:rsidR="00E032AF" w:rsidRPr="00EC76FF" w:rsidRDefault="00E032AF" w:rsidP="0051606A">
            <w:pPr>
              <w:spacing w:line="360" w:lineRule="auto"/>
              <w:rPr>
                <w:rFonts w:cs="Arial"/>
              </w:rPr>
            </w:pPr>
          </w:p>
        </w:tc>
        <w:tc>
          <w:tcPr>
            <w:tcW w:w="7602" w:type="dxa"/>
            <w:gridSpan w:val="2"/>
            <w:tcBorders>
              <w:top w:val="nil"/>
              <w:left w:val="nil"/>
              <w:bottom w:val="nil"/>
              <w:right w:val="nil"/>
            </w:tcBorders>
            <w:vAlign w:val="bottom"/>
            <w:hideMark/>
          </w:tcPr>
          <w:p w14:paraId="1B56CD39" w14:textId="39BEAAB1" w:rsidR="00E032AF" w:rsidRPr="00EC76FF" w:rsidRDefault="00CF7BFF" w:rsidP="0051606A">
            <w:pPr>
              <w:spacing w:line="360" w:lineRule="auto"/>
              <w:rPr>
                <w:rFonts w:cs="Arial"/>
              </w:rPr>
            </w:pPr>
            <w:r>
              <w:rPr>
                <w:rFonts w:cs="Arial"/>
              </w:rPr>
              <w:fldChar w:fldCharType="begin">
                <w:ffData>
                  <w:name w:val="heshe3"/>
                  <w:enabled/>
                  <w:calcOnExit w:val="0"/>
                  <w:statusText w:type="text" w:val="Insert he or she for entity 3"/>
                  <w:textInput>
                    <w:default w:val="who warrants that he is duly authorised thereto"/>
                  </w:textInput>
                </w:ffData>
              </w:fldChar>
            </w:r>
            <w:bookmarkStart w:id="142" w:name="heshe3"/>
            <w:r>
              <w:rPr>
                <w:rFonts w:cs="Arial"/>
              </w:rPr>
              <w:instrText xml:space="preserve"> FORMTEXT </w:instrText>
            </w:r>
            <w:r>
              <w:rPr>
                <w:rFonts w:cs="Arial"/>
              </w:rPr>
            </w:r>
            <w:r>
              <w:rPr>
                <w:rFonts w:cs="Arial"/>
              </w:rPr>
              <w:fldChar w:fldCharType="separate"/>
            </w:r>
            <w:r>
              <w:rPr>
                <w:rFonts w:cs="Arial"/>
                <w:noProof/>
              </w:rPr>
              <w:t>who warrants that he is duly authorised thereto</w:t>
            </w:r>
            <w:r>
              <w:rPr>
                <w:rFonts w:cs="Arial"/>
              </w:rPr>
              <w:fldChar w:fldCharType="end"/>
            </w:r>
            <w:bookmarkEnd w:id="142"/>
          </w:p>
        </w:tc>
      </w:tr>
      <w:tr w:rsidR="00E032AF" w:rsidRPr="00EC76FF" w14:paraId="7B4C43D8" w14:textId="77777777" w:rsidTr="00C23D3A">
        <w:tc>
          <w:tcPr>
            <w:tcW w:w="1404" w:type="dxa"/>
            <w:tcBorders>
              <w:top w:val="nil"/>
              <w:left w:val="nil"/>
              <w:bottom w:val="nil"/>
              <w:right w:val="nil"/>
            </w:tcBorders>
            <w:vAlign w:val="bottom"/>
            <w:hideMark/>
          </w:tcPr>
          <w:p w14:paraId="1970CCE3" w14:textId="77777777" w:rsidR="00E032AF" w:rsidRPr="00EC76FF" w:rsidRDefault="00E032AF" w:rsidP="0051606A">
            <w:pPr>
              <w:spacing w:line="360" w:lineRule="auto"/>
              <w:rPr>
                <w:rFonts w:cs="Arial"/>
              </w:rPr>
            </w:pPr>
            <w:r w:rsidRPr="00EC76FF">
              <w:rPr>
                <w:rFonts w:cs="Arial"/>
              </w:rPr>
              <w:t>Name:</w:t>
            </w:r>
          </w:p>
        </w:tc>
        <w:tc>
          <w:tcPr>
            <w:tcW w:w="3549" w:type="dxa"/>
            <w:tcBorders>
              <w:top w:val="nil"/>
              <w:left w:val="nil"/>
              <w:bottom w:val="single" w:sz="4" w:space="0" w:color="auto"/>
              <w:right w:val="nil"/>
            </w:tcBorders>
            <w:vAlign w:val="bottom"/>
          </w:tcPr>
          <w:p w14:paraId="1770D2BF" w14:textId="3B0B5A50" w:rsidR="00E032AF" w:rsidRPr="00EC76FF" w:rsidRDefault="00E032AF" w:rsidP="0051606A">
            <w:pPr>
              <w:spacing w:line="360" w:lineRule="auto"/>
              <w:rPr>
                <w:rFonts w:cs="Arial"/>
              </w:rPr>
            </w:pPr>
          </w:p>
        </w:tc>
        <w:tc>
          <w:tcPr>
            <w:tcW w:w="4053" w:type="dxa"/>
            <w:tcBorders>
              <w:top w:val="nil"/>
              <w:left w:val="nil"/>
              <w:bottom w:val="nil"/>
              <w:right w:val="nil"/>
            </w:tcBorders>
          </w:tcPr>
          <w:p w14:paraId="5E51984A" w14:textId="77777777" w:rsidR="00E032AF" w:rsidRPr="00EC76FF" w:rsidRDefault="00E032AF" w:rsidP="0051606A">
            <w:pPr>
              <w:spacing w:line="360" w:lineRule="auto"/>
              <w:rPr>
                <w:rFonts w:cs="Arial"/>
              </w:rPr>
            </w:pPr>
          </w:p>
        </w:tc>
      </w:tr>
      <w:tr w:rsidR="00E032AF" w:rsidRPr="00EC76FF" w14:paraId="18F48850" w14:textId="77777777" w:rsidTr="00C23D3A">
        <w:tc>
          <w:tcPr>
            <w:tcW w:w="1404" w:type="dxa"/>
            <w:tcBorders>
              <w:top w:val="nil"/>
              <w:left w:val="nil"/>
              <w:bottom w:val="nil"/>
              <w:right w:val="nil"/>
            </w:tcBorders>
            <w:vAlign w:val="bottom"/>
            <w:hideMark/>
          </w:tcPr>
          <w:p w14:paraId="37D3A410" w14:textId="77777777" w:rsidR="00E032AF" w:rsidRPr="00EC76FF" w:rsidRDefault="00E032AF" w:rsidP="0051606A">
            <w:pPr>
              <w:spacing w:line="360" w:lineRule="auto"/>
              <w:rPr>
                <w:rFonts w:cs="Arial"/>
              </w:rPr>
            </w:pPr>
            <w:r w:rsidRPr="00EC76FF">
              <w:rPr>
                <w:rFonts w:cs="Arial"/>
              </w:rPr>
              <w:t>Date:</w:t>
            </w:r>
          </w:p>
        </w:tc>
        <w:tc>
          <w:tcPr>
            <w:tcW w:w="3549" w:type="dxa"/>
            <w:tcBorders>
              <w:top w:val="single" w:sz="4" w:space="0" w:color="auto"/>
              <w:left w:val="nil"/>
              <w:bottom w:val="single" w:sz="4" w:space="0" w:color="auto"/>
              <w:right w:val="nil"/>
            </w:tcBorders>
            <w:vAlign w:val="bottom"/>
          </w:tcPr>
          <w:p w14:paraId="4D49D78C" w14:textId="77777777" w:rsidR="00E032AF" w:rsidRPr="00EC76FF" w:rsidRDefault="00E032AF" w:rsidP="0051606A">
            <w:pPr>
              <w:spacing w:line="360" w:lineRule="auto"/>
              <w:rPr>
                <w:rFonts w:cs="Arial"/>
              </w:rPr>
            </w:pPr>
          </w:p>
        </w:tc>
        <w:tc>
          <w:tcPr>
            <w:tcW w:w="4053" w:type="dxa"/>
            <w:tcBorders>
              <w:top w:val="nil"/>
              <w:left w:val="nil"/>
              <w:bottom w:val="nil"/>
              <w:right w:val="nil"/>
            </w:tcBorders>
          </w:tcPr>
          <w:p w14:paraId="24DEF89E" w14:textId="77777777" w:rsidR="00E032AF" w:rsidRPr="00EC76FF" w:rsidRDefault="00E032AF" w:rsidP="0051606A">
            <w:pPr>
              <w:spacing w:line="360" w:lineRule="auto"/>
              <w:rPr>
                <w:rFonts w:cs="Arial"/>
              </w:rPr>
            </w:pPr>
          </w:p>
        </w:tc>
      </w:tr>
      <w:tr w:rsidR="00E032AF" w:rsidRPr="00EC76FF" w14:paraId="3DFD4B75" w14:textId="77777777" w:rsidTr="00C23D3A">
        <w:tc>
          <w:tcPr>
            <w:tcW w:w="1404" w:type="dxa"/>
            <w:tcBorders>
              <w:top w:val="nil"/>
              <w:left w:val="nil"/>
              <w:bottom w:val="nil"/>
              <w:right w:val="nil"/>
            </w:tcBorders>
            <w:vAlign w:val="bottom"/>
            <w:hideMark/>
          </w:tcPr>
          <w:p w14:paraId="781E2067" w14:textId="77777777" w:rsidR="00E032AF" w:rsidRPr="00EC76FF" w:rsidRDefault="00E032AF" w:rsidP="0051606A">
            <w:pPr>
              <w:spacing w:line="360" w:lineRule="auto"/>
              <w:rPr>
                <w:rFonts w:cs="Arial"/>
              </w:rPr>
            </w:pPr>
            <w:r w:rsidRPr="00EC76FF">
              <w:rPr>
                <w:rFonts w:cs="Arial"/>
              </w:rPr>
              <w:t>Place:</w:t>
            </w:r>
          </w:p>
        </w:tc>
        <w:tc>
          <w:tcPr>
            <w:tcW w:w="3549" w:type="dxa"/>
            <w:tcBorders>
              <w:top w:val="single" w:sz="4" w:space="0" w:color="auto"/>
              <w:left w:val="nil"/>
              <w:bottom w:val="single" w:sz="4" w:space="0" w:color="auto"/>
              <w:right w:val="nil"/>
            </w:tcBorders>
            <w:vAlign w:val="bottom"/>
          </w:tcPr>
          <w:p w14:paraId="36CE0A3A" w14:textId="3F90C03F" w:rsidR="00E032AF" w:rsidRPr="00EC76FF" w:rsidRDefault="00E032AF" w:rsidP="0051606A">
            <w:pPr>
              <w:spacing w:line="360" w:lineRule="auto"/>
              <w:rPr>
                <w:rFonts w:cs="Arial"/>
              </w:rPr>
            </w:pPr>
          </w:p>
        </w:tc>
        <w:tc>
          <w:tcPr>
            <w:tcW w:w="4053" w:type="dxa"/>
            <w:tcBorders>
              <w:top w:val="nil"/>
              <w:left w:val="nil"/>
              <w:bottom w:val="nil"/>
              <w:right w:val="nil"/>
            </w:tcBorders>
          </w:tcPr>
          <w:p w14:paraId="196B21D3" w14:textId="77777777" w:rsidR="00E032AF" w:rsidRPr="00EC76FF" w:rsidRDefault="00E032AF" w:rsidP="0051606A">
            <w:pPr>
              <w:spacing w:line="360" w:lineRule="auto"/>
              <w:rPr>
                <w:rFonts w:cs="Arial"/>
              </w:rPr>
            </w:pPr>
          </w:p>
        </w:tc>
      </w:tr>
    </w:tbl>
    <w:p w14:paraId="39449CFF" w14:textId="77777777" w:rsidR="00E032AF" w:rsidRPr="00EC76FF" w:rsidRDefault="00E032AF" w:rsidP="0051606A">
      <w:pPr>
        <w:spacing w:line="360" w:lineRule="auto"/>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3627"/>
        <w:gridCol w:w="3999"/>
      </w:tblGrid>
      <w:tr w:rsidR="00E032AF" w:rsidRPr="00EC76FF" w14:paraId="6ECEF68E" w14:textId="77777777" w:rsidTr="00C23D3A">
        <w:tc>
          <w:tcPr>
            <w:tcW w:w="1431" w:type="dxa"/>
            <w:tcBorders>
              <w:top w:val="nil"/>
              <w:left w:val="nil"/>
              <w:bottom w:val="nil"/>
              <w:right w:val="nil"/>
            </w:tcBorders>
            <w:hideMark/>
          </w:tcPr>
          <w:p w14:paraId="1847C625" w14:textId="77777777" w:rsidR="00E032AF" w:rsidRPr="00EC76FF" w:rsidRDefault="00E032AF" w:rsidP="0051606A">
            <w:pPr>
              <w:spacing w:line="360" w:lineRule="auto"/>
              <w:rPr>
                <w:rFonts w:cs="Arial"/>
              </w:rPr>
            </w:pPr>
            <w:r w:rsidRPr="00EC76FF">
              <w:rPr>
                <w:rFonts w:cs="Arial"/>
              </w:rPr>
              <w:fldChar w:fldCharType="begin">
                <w:ffData>
                  <w:name w:val="F"/>
                  <w:enabled/>
                  <w:calcOnExit w:val="0"/>
                  <w:textInput/>
                </w:ffData>
              </w:fldChar>
            </w:r>
            <w:r w:rsidRPr="00EC76FF">
              <w:rPr>
                <w:rFonts w:cs="Arial"/>
              </w:rPr>
              <w:instrText xml:space="preserve"> FORMTEXT </w:instrText>
            </w:r>
            <w:r w:rsidRPr="00EC76FF">
              <w:rPr>
                <w:rFonts w:cs="Arial"/>
              </w:rPr>
            </w:r>
            <w:r w:rsidRPr="00EC76FF">
              <w:rPr>
                <w:rFonts w:cs="Arial"/>
              </w:rPr>
              <w:fldChar w:fldCharType="separate"/>
            </w:r>
            <w:r w:rsidRPr="00EC76FF">
              <w:rPr>
                <w:rFonts w:cs="Arial"/>
                <w:noProof/>
              </w:rPr>
              <w:t> </w:t>
            </w:r>
            <w:r w:rsidRPr="00EC76FF">
              <w:rPr>
                <w:rFonts w:cs="Arial"/>
                <w:noProof/>
              </w:rPr>
              <w:t> </w:t>
            </w:r>
            <w:r w:rsidRPr="00EC76FF">
              <w:rPr>
                <w:rFonts w:cs="Arial"/>
                <w:noProof/>
              </w:rPr>
              <w:t> </w:t>
            </w:r>
            <w:r w:rsidRPr="00EC76FF">
              <w:rPr>
                <w:rFonts w:cs="Arial"/>
                <w:noProof/>
              </w:rPr>
              <w:t> </w:t>
            </w:r>
            <w:r w:rsidRPr="00EC76FF">
              <w:rPr>
                <w:rFonts w:cs="Arial"/>
                <w:noProof/>
              </w:rPr>
              <w:t> </w:t>
            </w:r>
            <w:r w:rsidRPr="00EC76FF">
              <w:rPr>
                <w:rFonts w:cs="Arial"/>
              </w:rPr>
              <w:fldChar w:fldCharType="end"/>
            </w:r>
          </w:p>
        </w:tc>
        <w:tc>
          <w:tcPr>
            <w:tcW w:w="8207" w:type="dxa"/>
            <w:gridSpan w:val="2"/>
            <w:tcBorders>
              <w:top w:val="nil"/>
              <w:left w:val="nil"/>
              <w:bottom w:val="nil"/>
              <w:right w:val="nil"/>
            </w:tcBorders>
            <w:hideMark/>
          </w:tcPr>
          <w:p w14:paraId="14893550" w14:textId="779EA610" w:rsidR="00E032AF" w:rsidRPr="00EC76FF" w:rsidRDefault="00CB78C8" w:rsidP="0051606A">
            <w:pPr>
              <w:spacing w:line="360" w:lineRule="auto"/>
              <w:rPr>
                <w:rFonts w:cs="Arial"/>
                <w:b/>
                <w:bCs/>
              </w:rPr>
            </w:pPr>
            <w:ins w:id="143" w:author="Werksmans" w:date="2025-09-15T20:04:00Z">
              <w:r w:rsidRPr="00CB78C8">
                <w:rPr>
                  <w:rFonts w:cs="Arial"/>
                  <w:b/>
                  <w:bCs/>
                </w:rPr>
                <w:t>C</w:t>
              </w:r>
            </w:ins>
            <w:ins w:id="144" w:author="Werksmans" w:date="2025-09-15T20:04:00Z" w16du:dateUtc="2025-09-15T18:04:00Z">
              <w:r>
                <w:rPr>
                  <w:rFonts w:cs="Arial"/>
                  <w:b/>
                  <w:bCs/>
                </w:rPr>
                <w:t>USTOMER</w:t>
              </w:r>
            </w:ins>
            <w:del w:id="145" w:author="Werksmans" w:date="2025-09-15T20:04:00Z" w16du:dateUtc="2025-09-15T18:04:00Z">
              <w:r w:rsidR="00E032AF" w:rsidRPr="00EC76FF" w:rsidDel="00CB78C8">
                <w:rPr>
                  <w:rFonts w:cs="Arial"/>
                  <w:b/>
                  <w:bCs/>
                </w:rPr>
                <w:delText>COMPANY</w:delText>
              </w:r>
            </w:del>
          </w:p>
        </w:tc>
      </w:tr>
      <w:tr w:rsidR="00E032AF" w:rsidRPr="00EC76FF" w14:paraId="6B14CDF9" w14:textId="77777777" w:rsidTr="00C23D3A">
        <w:tc>
          <w:tcPr>
            <w:tcW w:w="1431" w:type="dxa"/>
            <w:tcBorders>
              <w:top w:val="nil"/>
              <w:left w:val="nil"/>
              <w:bottom w:val="nil"/>
              <w:right w:val="nil"/>
            </w:tcBorders>
            <w:vAlign w:val="bottom"/>
            <w:hideMark/>
          </w:tcPr>
          <w:p w14:paraId="14D5A425" w14:textId="77777777" w:rsidR="00E032AF" w:rsidRPr="00EC76FF" w:rsidRDefault="00E032AF" w:rsidP="0051606A">
            <w:pPr>
              <w:spacing w:line="360" w:lineRule="auto"/>
              <w:rPr>
                <w:rFonts w:cs="Arial"/>
              </w:rPr>
            </w:pPr>
            <w:r w:rsidRPr="00EC76FF">
              <w:rPr>
                <w:rFonts w:cs="Arial"/>
              </w:rPr>
              <w:t>Signature:</w:t>
            </w:r>
          </w:p>
        </w:tc>
        <w:tc>
          <w:tcPr>
            <w:tcW w:w="3820" w:type="dxa"/>
            <w:tcBorders>
              <w:top w:val="nil"/>
              <w:left w:val="nil"/>
              <w:bottom w:val="single" w:sz="6" w:space="0" w:color="auto"/>
              <w:right w:val="nil"/>
            </w:tcBorders>
            <w:vAlign w:val="bottom"/>
          </w:tcPr>
          <w:p w14:paraId="6306CAF9" w14:textId="77777777" w:rsidR="00E032AF" w:rsidRPr="00EC76FF" w:rsidRDefault="00E032AF" w:rsidP="0051606A">
            <w:pPr>
              <w:spacing w:line="360" w:lineRule="auto"/>
              <w:rPr>
                <w:rFonts w:cs="Arial"/>
              </w:rPr>
            </w:pPr>
          </w:p>
        </w:tc>
        <w:tc>
          <w:tcPr>
            <w:tcW w:w="4387" w:type="dxa"/>
            <w:tcBorders>
              <w:top w:val="nil"/>
              <w:left w:val="nil"/>
              <w:bottom w:val="nil"/>
              <w:right w:val="nil"/>
            </w:tcBorders>
          </w:tcPr>
          <w:p w14:paraId="16A5A0C1" w14:textId="77777777" w:rsidR="00E032AF" w:rsidRPr="00EC76FF" w:rsidRDefault="00E032AF" w:rsidP="0051606A">
            <w:pPr>
              <w:spacing w:line="360" w:lineRule="auto"/>
              <w:rPr>
                <w:rFonts w:cs="Arial"/>
              </w:rPr>
            </w:pPr>
          </w:p>
        </w:tc>
      </w:tr>
      <w:tr w:rsidR="00E032AF" w:rsidRPr="00EC76FF" w14:paraId="19F9D839" w14:textId="77777777" w:rsidTr="00C23D3A">
        <w:tc>
          <w:tcPr>
            <w:tcW w:w="1431" w:type="dxa"/>
            <w:tcBorders>
              <w:top w:val="nil"/>
              <w:left w:val="nil"/>
              <w:bottom w:val="nil"/>
              <w:right w:val="nil"/>
            </w:tcBorders>
            <w:vAlign w:val="bottom"/>
          </w:tcPr>
          <w:p w14:paraId="182EBCB3" w14:textId="77777777" w:rsidR="00E032AF" w:rsidRPr="00EC76FF" w:rsidRDefault="00E032AF" w:rsidP="0051606A">
            <w:pPr>
              <w:spacing w:line="360" w:lineRule="auto"/>
              <w:rPr>
                <w:rFonts w:cs="Arial"/>
              </w:rPr>
            </w:pPr>
          </w:p>
        </w:tc>
        <w:tc>
          <w:tcPr>
            <w:tcW w:w="8207" w:type="dxa"/>
            <w:gridSpan w:val="2"/>
            <w:tcBorders>
              <w:top w:val="nil"/>
              <w:left w:val="nil"/>
              <w:bottom w:val="nil"/>
              <w:right w:val="nil"/>
            </w:tcBorders>
            <w:vAlign w:val="bottom"/>
            <w:hideMark/>
          </w:tcPr>
          <w:p w14:paraId="5409E097" w14:textId="68893391" w:rsidR="00E032AF" w:rsidRPr="00EC76FF" w:rsidRDefault="00CF7BFF" w:rsidP="0051606A">
            <w:pPr>
              <w:spacing w:line="360" w:lineRule="auto"/>
              <w:rPr>
                <w:rFonts w:cs="Arial"/>
              </w:rPr>
            </w:pPr>
            <w:r>
              <w:rPr>
                <w:rFonts w:cs="Arial"/>
              </w:rPr>
              <w:fldChar w:fldCharType="begin">
                <w:ffData>
                  <w:name w:val=""/>
                  <w:enabled/>
                  <w:calcOnExit w:val="0"/>
                  <w:statusText w:type="text" w:val="Insert he or she for entity 3"/>
                  <w:textInput>
                    <w:default w:val="who warrants that he is duly authorised thereto"/>
                  </w:textInput>
                </w:ffData>
              </w:fldChar>
            </w:r>
            <w:r>
              <w:rPr>
                <w:rFonts w:cs="Arial"/>
              </w:rPr>
              <w:instrText xml:space="preserve"> FORMTEXT </w:instrText>
            </w:r>
            <w:r>
              <w:rPr>
                <w:rFonts w:cs="Arial"/>
              </w:rPr>
            </w:r>
            <w:r>
              <w:rPr>
                <w:rFonts w:cs="Arial"/>
              </w:rPr>
              <w:fldChar w:fldCharType="separate"/>
            </w:r>
            <w:r>
              <w:rPr>
                <w:rFonts w:cs="Arial"/>
                <w:noProof/>
              </w:rPr>
              <w:t>who warrants that he is duly authorised thereto</w:t>
            </w:r>
            <w:r>
              <w:rPr>
                <w:rFonts w:cs="Arial"/>
              </w:rPr>
              <w:fldChar w:fldCharType="end"/>
            </w:r>
          </w:p>
        </w:tc>
      </w:tr>
      <w:tr w:rsidR="00E032AF" w:rsidRPr="00EC76FF" w14:paraId="60D1B4D7" w14:textId="77777777" w:rsidTr="00C23D3A">
        <w:tc>
          <w:tcPr>
            <w:tcW w:w="1431" w:type="dxa"/>
            <w:tcBorders>
              <w:top w:val="nil"/>
              <w:left w:val="nil"/>
              <w:bottom w:val="nil"/>
              <w:right w:val="nil"/>
            </w:tcBorders>
            <w:vAlign w:val="bottom"/>
            <w:hideMark/>
          </w:tcPr>
          <w:p w14:paraId="20E8D49B" w14:textId="77777777" w:rsidR="00E032AF" w:rsidRPr="00EC76FF" w:rsidRDefault="00E032AF" w:rsidP="0051606A">
            <w:pPr>
              <w:spacing w:line="360" w:lineRule="auto"/>
              <w:rPr>
                <w:rFonts w:cs="Arial"/>
              </w:rPr>
            </w:pPr>
            <w:r w:rsidRPr="00EC76FF">
              <w:rPr>
                <w:rFonts w:cs="Arial"/>
              </w:rPr>
              <w:t>Name:</w:t>
            </w:r>
          </w:p>
        </w:tc>
        <w:tc>
          <w:tcPr>
            <w:tcW w:w="3820" w:type="dxa"/>
            <w:tcBorders>
              <w:top w:val="nil"/>
              <w:left w:val="nil"/>
              <w:bottom w:val="single" w:sz="4" w:space="0" w:color="auto"/>
              <w:right w:val="nil"/>
            </w:tcBorders>
            <w:vAlign w:val="bottom"/>
          </w:tcPr>
          <w:p w14:paraId="1F31063E" w14:textId="097D52E7" w:rsidR="00E032AF" w:rsidRPr="00EC76FF" w:rsidRDefault="00CF7BFF" w:rsidP="0051606A">
            <w:pPr>
              <w:spacing w:line="360" w:lineRule="auto"/>
              <w:rPr>
                <w:rFonts w:cs="Arial"/>
              </w:rPr>
            </w:pPr>
            <w:r>
              <w:rPr>
                <w:rFonts w:cs="Arial"/>
              </w:rPr>
              <w:t>Matthew Campbell</w:t>
            </w:r>
          </w:p>
        </w:tc>
        <w:tc>
          <w:tcPr>
            <w:tcW w:w="4387" w:type="dxa"/>
            <w:tcBorders>
              <w:top w:val="nil"/>
              <w:left w:val="nil"/>
              <w:bottom w:val="nil"/>
              <w:right w:val="nil"/>
            </w:tcBorders>
          </w:tcPr>
          <w:p w14:paraId="36C93A63" w14:textId="77777777" w:rsidR="00E032AF" w:rsidRPr="00EC76FF" w:rsidRDefault="00E032AF" w:rsidP="0051606A">
            <w:pPr>
              <w:spacing w:line="360" w:lineRule="auto"/>
              <w:rPr>
                <w:rFonts w:cs="Arial"/>
              </w:rPr>
            </w:pPr>
          </w:p>
        </w:tc>
      </w:tr>
      <w:tr w:rsidR="00E032AF" w:rsidRPr="00EC76FF" w14:paraId="069BDF0C" w14:textId="77777777" w:rsidTr="00C23D3A">
        <w:tc>
          <w:tcPr>
            <w:tcW w:w="1431" w:type="dxa"/>
            <w:tcBorders>
              <w:top w:val="nil"/>
              <w:left w:val="nil"/>
              <w:bottom w:val="nil"/>
              <w:right w:val="nil"/>
            </w:tcBorders>
            <w:vAlign w:val="bottom"/>
            <w:hideMark/>
          </w:tcPr>
          <w:p w14:paraId="681383E1" w14:textId="77777777" w:rsidR="00E032AF" w:rsidRPr="00EC76FF" w:rsidRDefault="00E032AF" w:rsidP="0051606A">
            <w:pPr>
              <w:spacing w:line="360" w:lineRule="auto"/>
              <w:rPr>
                <w:rFonts w:cs="Arial"/>
              </w:rPr>
            </w:pPr>
            <w:r w:rsidRPr="00EC76FF">
              <w:rPr>
                <w:rFonts w:cs="Arial"/>
              </w:rPr>
              <w:t>Date:</w:t>
            </w:r>
          </w:p>
        </w:tc>
        <w:tc>
          <w:tcPr>
            <w:tcW w:w="3820" w:type="dxa"/>
            <w:tcBorders>
              <w:top w:val="single" w:sz="4" w:space="0" w:color="auto"/>
              <w:left w:val="nil"/>
              <w:bottom w:val="single" w:sz="4" w:space="0" w:color="auto"/>
              <w:right w:val="nil"/>
            </w:tcBorders>
            <w:vAlign w:val="bottom"/>
          </w:tcPr>
          <w:p w14:paraId="4FB73E88" w14:textId="348F5D9B" w:rsidR="00E032AF" w:rsidRPr="00EC76FF" w:rsidRDefault="00E032AF" w:rsidP="0051606A">
            <w:pPr>
              <w:spacing w:line="360" w:lineRule="auto"/>
              <w:rPr>
                <w:rFonts w:cs="Arial"/>
              </w:rPr>
            </w:pPr>
          </w:p>
        </w:tc>
        <w:tc>
          <w:tcPr>
            <w:tcW w:w="4387" w:type="dxa"/>
            <w:tcBorders>
              <w:top w:val="nil"/>
              <w:left w:val="nil"/>
              <w:bottom w:val="nil"/>
              <w:right w:val="nil"/>
            </w:tcBorders>
          </w:tcPr>
          <w:p w14:paraId="43E6C18C" w14:textId="77777777" w:rsidR="00E032AF" w:rsidRPr="00EC76FF" w:rsidRDefault="00E032AF" w:rsidP="0051606A">
            <w:pPr>
              <w:spacing w:line="360" w:lineRule="auto"/>
              <w:rPr>
                <w:rFonts w:cs="Arial"/>
              </w:rPr>
            </w:pPr>
          </w:p>
        </w:tc>
      </w:tr>
      <w:tr w:rsidR="00E032AF" w:rsidRPr="00EC76FF" w14:paraId="29522BF5" w14:textId="77777777" w:rsidTr="00C23D3A">
        <w:tc>
          <w:tcPr>
            <w:tcW w:w="1431" w:type="dxa"/>
            <w:tcBorders>
              <w:top w:val="nil"/>
              <w:left w:val="nil"/>
              <w:bottom w:val="nil"/>
              <w:right w:val="nil"/>
            </w:tcBorders>
            <w:vAlign w:val="bottom"/>
            <w:hideMark/>
          </w:tcPr>
          <w:p w14:paraId="24C871E7" w14:textId="77777777" w:rsidR="00E032AF" w:rsidRPr="00EC76FF" w:rsidRDefault="00E032AF" w:rsidP="0051606A">
            <w:pPr>
              <w:spacing w:line="360" w:lineRule="auto"/>
              <w:rPr>
                <w:rFonts w:cs="Arial"/>
              </w:rPr>
            </w:pPr>
            <w:r w:rsidRPr="00EC76FF">
              <w:rPr>
                <w:rFonts w:cs="Arial"/>
              </w:rPr>
              <w:t>Place:</w:t>
            </w:r>
          </w:p>
        </w:tc>
        <w:tc>
          <w:tcPr>
            <w:tcW w:w="3820" w:type="dxa"/>
            <w:tcBorders>
              <w:top w:val="single" w:sz="4" w:space="0" w:color="auto"/>
              <w:left w:val="nil"/>
              <w:bottom w:val="single" w:sz="4" w:space="0" w:color="auto"/>
              <w:right w:val="nil"/>
            </w:tcBorders>
            <w:vAlign w:val="bottom"/>
          </w:tcPr>
          <w:p w14:paraId="38C67AA4" w14:textId="629BEBD9" w:rsidR="00E032AF" w:rsidRPr="00EC76FF" w:rsidRDefault="00CF7BFF" w:rsidP="0051606A">
            <w:pPr>
              <w:spacing w:line="360" w:lineRule="auto"/>
              <w:rPr>
                <w:rFonts w:cs="Arial"/>
              </w:rPr>
            </w:pPr>
            <w:r>
              <w:rPr>
                <w:rFonts w:cs="Arial"/>
              </w:rPr>
              <w:t>Stellenbosch</w:t>
            </w:r>
          </w:p>
        </w:tc>
        <w:tc>
          <w:tcPr>
            <w:tcW w:w="4387" w:type="dxa"/>
            <w:tcBorders>
              <w:top w:val="nil"/>
              <w:left w:val="nil"/>
              <w:bottom w:val="nil"/>
              <w:right w:val="nil"/>
            </w:tcBorders>
          </w:tcPr>
          <w:p w14:paraId="315BC99C" w14:textId="77777777" w:rsidR="00E032AF" w:rsidRPr="00EC76FF" w:rsidRDefault="00E032AF" w:rsidP="0051606A">
            <w:pPr>
              <w:spacing w:line="360" w:lineRule="auto"/>
              <w:rPr>
                <w:rFonts w:cs="Arial"/>
              </w:rPr>
            </w:pPr>
          </w:p>
        </w:tc>
      </w:tr>
    </w:tbl>
    <w:p w14:paraId="506D1804" w14:textId="77777777" w:rsidR="00E032AF" w:rsidRPr="00EC76FF" w:rsidRDefault="00E032AF" w:rsidP="0051606A">
      <w:pPr>
        <w:spacing w:line="360" w:lineRule="auto"/>
        <w:rPr>
          <w:rFonts w:cs="Arial"/>
        </w:rPr>
      </w:pPr>
      <w:r w:rsidRPr="00EC76FF">
        <w:rPr>
          <w:rFonts w:cs="Arial"/>
        </w:rPr>
        <w:br w:type="page"/>
      </w:r>
    </w:p>
    <w:p w14:paraId="043F2C45" w14:textId="1C4593EC" w:rsidR="00E032AF" w:rsidRPr="00EC76FF" w:rsidRDefault="00AD3DC9" w:rsidP="005C7E29">
      <w:pPr>
        <w:pStyle w:val="Clause1Head"/>
        <w:numPr>
          <w:ilvl w:val="0"/>
          <w:numId w:val="0"/>
        </w:numPr>
        <w:spacing w:line="360" w:lineRule="auto"/>
        <w:ind w:left="142"/>
        <w:rPr>
          <w:rFonts w:cs="Arial"/>
        </w:rPr>
      </w:pPr>
      <w:bookmarkStart w:id="146" w:name="_Toc157607945"/>
      <w:bookmarkStart w:id="147" w:name="_Toc157607991"/>
      <w:bookmarkStart w:id="148" w:name="_Toc157608037"/>
      <w:bookmarkStart w:id="149" w:name="_Toc158634620"/>
      <w:bookmarkStart w:id="150" w:name="_Toc211430677"/>
      <w:r w:rsidRPr="00EC76FF">
        <w:rPr>
          <w:rFonts w:cs="Arial"/>
        </w:rPr>
        <w:lastRenderedPageBreak/>
        <w:t>APPENDIX A</w:t>
      </w:r>
      <w:r w:rsidR="00E032AF" w:rsidRPr="00EC76FF">
        <w:rPr>
          <w:rFonts w:cs="Arial"/>
        </w:rPr>
        <w:t xml:space="preserve"> PROJECT SCHEDUL</w:t>
      </w:r>
      <w:bookmarkEnd w:id="146"/>
      <w:bookmarkEnd w:id="147"/>
      <w:bookmarkEnd w:id="148"/>
      <w:r w:rsidR="00E032AF" w:rsidRPr="00EC76FF">
        <w:rPr>
          <w:rFonts w:cs="Arial"/>
        </w:rPr>
        <w:t>E</w:t>
      </w:r>
      <w:bookmarkEnd w:id="149"/>
      <w:bookmarkEnd w:id="150"/>
    </w:p>
    <w:tbl>
      <w:tblPr>
        <w:tblStyle w:val="TableGrid"/>
        <w:tblW w:w="0" w:type="auto"/>
        <w:tblInd w:w="137" w:type="dxa"/>
        <w:tblLook w:val="04A0" w:firstRow="1" w:lastRow="0" w:firstColumn="1" w:lastColumn="0" w:noHBand="0" w:noVBand="1"/>
      </w:tblPr>
      <w:tblGrid>
        <w:gridCol w:w="3260"/>
        <w:gridCol w:w="5619"/>
      </w:tblGrid>
      <w:tr w:rsidR="00E032AF" w:rsidRPr="009C6CE3" w14:paraId="22ECBEB4" w14:textId="77777777" w:rsidTr="005C7E29">
        <w:tc>
          <w:tcPr>
            <w:tcW w:w="3260" w:type="dxa"/>
          </w:tcPr>
          <w:p w14:paraId="06920C3E" w14:textId="77777777" w:rsidR="00E032AF" w:rsidRPr="009C6CE3" w:rsidRDefault="00E032AF" w:rsidP="0051606A">
            <w:pPr>
              <w:pStyle w:val="Clause2Sub"/>
              <w:numPr>
                <w:ilvl w:val="0"/>
                <w:numId w:val="0"/>
              </w:numPr>
              <w:spacing w:line="360" w:lineRule="auto"/>
              <w:rPr>
                <w:rFonts w:cs="Arial"/>
                <w:b/>
                <w:bCs/>
              </w:rPr>
            </w:pPr>
            <w:bookmarkStart w:id="151" w:name="_Toc158634621"/>
            <w:r w:rsidRPr="009C6CE3">
              <w:rPr>
                <w:rFonts w:cs="Arial"/>
                <w:b/>
                <w:bCs/>
              </w:rPr>
              <w:t>Municipality</w:t>
            </w:r>
            <w:bookmarkEnd w:id="151"/>
          </w:p>
        </w:tc>
        <w:tc>
          <w:tcPr>
            <w:tcW w:w="5619" w:type="dxa"/>
          </w:tcPr>
          <w:p w14:paraId="2BEC4A57" w14:textId="14F8F4D5" w:rsidR="00E032AF" w:rsidRPr="009C6CE3" w:rsidRDefault="00E032AF" w:rsidP="0051606A">
            <w:pPr>
              <w:pStyle w:val="Clause2Sub"/>
              <w:numPr>
                <w:ilvl w:val="0"/>
                <w:numId w:val="0"/>
              </w:numPr>
              <w:spacing w:line="360" w:lineRule="auto"/>
              <w:rPr>
                <w:rFonts w:cs="Arial"/>
                <w:b/>
              </w:rPr>
            </w:pPr>
          </w:p>
        </w:tc>
      </w:tr>
      <w:tr w:rsidR="00E032AF" w:rsidRPr="009C6CE3" w14:paraId="6B2FF4A6" w14:textId="77777777" w:rsidTr="005C7E29">
        <w:tc>
          <w:tcPr>
            <w:tcW w:w="3260" w:type="dxa"/>
          </w:tcPr>
          <w:p w14:paraId="6F5CC3B9" w14:textId="77777777" w:rsidR="00E032AF" w:rsidRPr="009C6CE3" w:rsidRDefault="00E032AF" w:rsidP="0051606A">
            <w:pPr>
              <w:pStyle w:val="Clause2Sub"/>
              <w:numPr>
                <w:ilvl w:val="0"/>
                <w:numId w:val="0"/>
              </w:numPr>
              <w:spacing w:line="360" w:lineRule="auto"/>
              <w:rPr>
                <w:rFonts w:cs="Arial"/>
                <w:b/>
                <w:bCs/>
              </w:rPr>
            </w:pPr>
            <w:bookmarkStart w:id="152" w:name="_Toc158634623"/>
            <w:r w:rsidRPr="009C6CE3">
              <w:rPr>
                <w:rFonts w:cs="Arial"/>
                <w:b/>
                <w:bCs/>
              </w:rPr>
              <w:t>Name of Township</w:t>
            </w:r>
            <w:bookmarkEnd w:id="152"/>
          </w:p>
        </w:tc>
        <w:tc>
          <w:tcPr>
            <w:tcW w:w="5619" w:type="dxa"/>
          </w:tcPr>
          <w:p w14:paraId="54CD8339" w14:textId="7B06BFEC" w:rsidR="00E032AF" w:rsidRPr="009C6CE3" w:rsidRDefault="00E032AF" w:rsidP="0051606A">
            <w:pPr>
              <w:pStyle w:val="Clause2Sub"/>
              <w:numPr>
                <w:ilvl w:val="0"/>
                <w:numId w:val="0"/>
              </w:numPr>
              <w:spacing w:line="360" w:lineRule="auto"/>
              <w:rPr>
                <w:rFonts w:cs="Arial"/>
              </w:rPr>
            </w:pPr>
          </w:p>
        </w:tc>
      </w:tr>
      <w:tr w:rsidR="00E032AF" w:rsidRPr="009C6CE3" w14:paraId="1F9F726C" w14:textId="77777777" w:rsidTr="005C7E29">
        <w:tc>
          <w:tcPr>
            <w:tcW w:w="3260" w:type="dxa"/>
          </w:tcPr>
          <w:p w14:paraId="29C9876E" w14:textId="77777777" w:rsidR="00E032AF" w:rsidRPr="009C6CE3" w:rsidRDefault="00E032AF" w:rsidP="0051606A">
            <w:pPr>
              <w:pStyle w:val="Clause2Sub"/>
              <w:numPr>
                <w:ilvl w:val="0"/>
                <w:numId w:val="0"/>
              </w:numPr>
              <w:spacing w:line="360" w:lineRule="auto"/>
              <w:rPr>
                <w:rFonts w:cs="Arial"/>
                <w:b/>
                <w:bCs/>
              </w:rPr>
            </w:pPr>
            <w:bookmarkStart w:id="153" w:name="_Toc158634625"/>
            <w:r w:rsidRPr="009C6CE3">
              <w:rPr>
                <w:rFonts w:cs="Arial"/>
                <w:b/>
                <w:bCs/>
              </w:rPr>
              <w:t>Other Comments</w:t>
            </w:r>
            <w:bookmarkEnd w:id="153"/>
          </w:p>
        </w:tc>
        <w:tc>
          <w:tcPr>
            <w:tcW w:w="5619" w:type="dxa"/>
          </w:tcPr>
          <w:p w14:paraId="335D5C01" w14:textId="77777777" w:rsidR="00E032AF" w:rsidRPr="009C6CE3" w:rsidRDefault="00E032AF" w:rsidP="0051606A">
            <w:pPr>
              <w:pStyle w:val="Clause2Sub"/>
              <w:numPr>
                <w:ilvl w:val="0"/>
                <w:numId w:val="0"/>
              </w:numPr>
              <w:spacing w:line="360" w:lineRule="auto"/>
              <w:rPr>
                <w:rFonts w:cs="Arial"/>
              </w:rPr>
            </w:pPr>
            <w:bookmarkStart w:id="154" w:name="_Toc158634626"/>
            <w:r w:rsidRPr="009C6CE3">
              <w:rPr>
                <w:rFonts w:cs="Arial"/>
              </w:rPr>
              <w:t>Area marked in yellow (below)</w:t>
            </w:r>
            <w:bookmarkEnd w:id="154"/>
          </w:p>
        </w:tc>
      </w:tr>
    </w:tbl>
    <w:p w14:paraId="25B5B628" w14:textId="689133B3" w:rsidR="009F382E" w:rsidRPr="009C6CE3" w:rsidRDefault="009F382E" w:rsidP="009F382E">
      <w:pPr>
        <w:pStyle w:val="Clause2Sub"/>
        <w:numPr>
          <w:ilvl w:val="0"/>
          <w:numId w:val="0"/>
        </w:numPr>
        <w:spacing w:line="360" w:lineRule="auto"/>
        <w:ind w:left="1440"/>
        <w:jc w:val="left"/>
        <w:rPr>
          <w:rFonts w:cs="Arial"/>
          <w:noProof/>
        </w:rPr>
      </w:pPr>
    </w:p>
    <w:p w14:paraId="2BED07FC" w14:textId="5E090662" w:rsidR="002F71B9" w:rsidRPr="009C6CE3" w:rsidRDefault="002F71B9" w:rsidP="0051606A">
      <w:pPr>
        <w:pStyle w:val="Clause2Sub"/>
        <w:numPr>
          <w:ilvl w:val="0"/>
          <w:numId w:val="0"/>
        </w:numPr>
        <w:spacing w:line="360" w:lineRule="auto"/>
        <w:ind w:left="1440"/>
        <w:rPr>
          <w:rFonts w:cs="Arial"/>
          <w:noProof/>
        </w:rPr>
      </w:pPr>
    </w:p>
    <w:p w14:paraId="7BDFC687" w14:textId="2FD6C6B5" w:rsidR="002F71B9" w:rsidRDefault="00BF6572" w:rsidP="0051606A">
      <w:pPr>
        <w:pStyle w:val="Clause2Sub"/>
        <w:numPr>
          <w:ilvl w:val="0"/>
          <w:numId w:val="0"/>
        </w:numPr>
        <w:spacing w:line="360" w:lineRule="auto"/>
        <w:ind w:left="1440"/>
        <w:rPr>
          <w:rFonts w:cs="Arial"/>
        </w:rPr>
      </w:pPr>
      <w:r w:rsidRPr="009C6CE3">
        <w:rPr>
          <w:rFonts w:cs="Arial"/>
        </w:rPr>
        <w:t>POLYGON</w:t>
      </w:r>
    </w:p>
    <w:p w14:paraId="5B9B0761" w14:textId="77777777" w:rsidR="009F382E" w:rsidRDefault="009F382E" w:rsidP="0051606A">
      <w:pPr>
        <w:pStyle w:val="Clause2Sub"/>
        <w:numPr>
          <w:ilvl w:val="0"/>
          <w:numId w:val="0"/>
        </w:numPr>
        <w:spacing w:line="360" w:lineRule="auto"/>
        <w:ind w:left="1440"/>
        <w:rPr>
          <w:rFonts w:cs="Arial"/>
        </w:rPr>
      </w:pPr>
    </w:p>
    <w:p w14:paraId="70103617" w14:textId="77777777" w:rsidR="009F382E" w:rsidRDefault="009F382E" w:rsidP="0051606A">
      <w:pPr>
        <w:pStyle w:val="Clause2Sub"/>
        <w:numPr>
          <w:ilvl w:val="0"/>
          <w:numId w:val="0"/>
        </w:numPr>
        <w:spacing w:line="360" w:lineRule="auto"/>
        <w:ind w:left="1440"/>
        <w:rPr>
          <w:rFonts w:cs="Arial"/>
        </w:rPr>
      </w:pPr>
    </w:p>
    <w:p w14:paraId="6B366799" w14:textId="77777777" w:rsidR="009F382E" w:rsidRDefault="009F382E" w:rsidP="0051606A">
      <w:pPr>
        <w:pStyle w:val="Clause2Sub"/>
        <w:numPr>
          <w:ilvl w:val="0"/>
          <w:numId w:val="0"/>
        </w:numPr>
        <w:spacing w:line="360" w:lineRule="auto"/>
        <w:ind w:left="1440"/>
        <w:rPr>
          <w:rFonts w:cs="Arial"/>
        </w:rPr>
      </w:pPr>
    </w:p>
    <w:p w14:paraId="7C05AC0B" w14:textId="77777777" w:rsidR="009F382E" w:rsidRDefault="009F382E" w:rsidP="0051606A">
      <w:pPr>
        <w:pStyle w:val="Clause2Sub"/>
        <w:numPr>
          <w:ilvl w:val="0"/>
          <w:numId w:val="0"/>
        </w:numPr>
        <w:spacing w:line="360" w:lineRule="auto"/>
        <w:ind w:left="1440"/>
        <w:rPr>
          <w:rFonts w:cs="Arial"/>
        </w:rPr>
      </w:pPr>
    </w:p>
    <w:p w14:paraId="222BB2A8" w14:textId="77777777" w:rsidR="009F382E" w:rsidRDefault="009F382E" w:rsidP="0051606A">
      <w:pPr>
        <w:pStyle w:val="Clause2Sub"/>
        <w:numPr>
          <w:ilvl w:val="0"/>
          <w:numId w:val="0"/>
        </w:numPr>
        <w:spacing w:line="360" w:lineRule="auto"/>
        <w:ind w:left="1440"/>
        <w:rPr>
          <w:rFonts w:cs="Arial"/>
        </w:rPr>
      </w:pPr>
    </w:p>
    <w:p w14:paraId="47D10492" w14:textId="77777777" w:rsidR="009F382E" w:rsidRDefault="009F382E" w:rsidP="0051606A">
      <w:pPr>
        <w:pStyle w:val="Clause2Sub"/>
        <w:numPr>
          <w:ilvl w:val="0"/>
          <w:numId w:val="0"/>
        </w:numPr>
        <w:spacing w:line="360" w:lineRule="auto"/>
        <w:ind w:left="1440"/>
        <w:rPr>
          <w:rFonts w:cs="Arial"/>
        </w:rPr>
      </w:pPr>
    </w:p>
    <w:p w14:paraId="1B65DFC9" w14:textId="77777777" w:rsidR="009F382E" w:rsidRPr="00EC76FF" w:rsidRDefault="009F382E" w:rsidP="0051606A">
      <w:pPr>
        <w:pStyle w:val="Clause2Sub"/>
        <w:numPr>
          <w:ilvl w:val="0"/>
          <w:numId w:val="0"/>
        </w:numPr>
        <w:spacing w:line="360" w:lineRule="auto"/>
        <w:ind w:left="1440"/>
        <w:rPr>
          <w:rFonts w:cs="Arial"/>
        </w:rPr>
      </w:pPr>
    </w:p>
    <w:tbl>
      <w:tblPr>
        <w:tblStyle w:val="TableGrid"/>
        <w:tblW w:w="0" w:type="auto"/>
        <w:tblLook w:val="04A0" w:firstRow="1" w:lastRow="0" w:firstColumn="1" w:lastColumn="0" w:noHBand="0" w:noVBand="1"/>
      </w:tblPr>
      <w:tblGrid>
        <w:gridCol w:w="4106"/>
        <w:gridCol w:w="4910"/>
      </w:tblGrid>
      <w:tr w:rsidR="00E032AF" w:rsidRPr="00EC76FF" w14:paraId="6FE90261" w14:textId="77777777" w:rsidTr="00094179">
        <w:trPr>
          <w:trHeight w:val="997"/>
        </w:trPr>
        <w:tc>
          <w:tcPr>
            <w:tcW w:w="4106" w:type="dxa"/>
          </w:tcPr>
          <w:p w14:paraId="316CF972" w14:textId="77777777" w:rsidR="00E032AF" w:rsidRPr="00094179" w:rsidRDefault="00E032AF" w:rsidP="0051606A">
            <w:pPr>
              <w:pStyle w:val="paragraph"/>
              <w:spacing w:before="0" w:beforeAutospacing="0" w:after="0" w:afterAutospacing="0" w:line="360" w:lineRule="auto"/>
              <w:jc w:val="both"/>
              <w:textAlignment w:val="baseline"/>
              <w:rPr>
                <w:rFonts w:cs="Arial"/>
                <w:b/>
                <w:bCs/>
              </w:rPr>
            </w:pPr>
            <w:bookmarkStart w:id="155" w:name="_Toc158634628"/>
            <w:r w:rsidRPr="00094179">
              <w:rPr>
                <w:rStyle w:val="normaltextrun"/>
                <w:rFonts w:ascii="Arial" w:hAnsi="Arial"/>
                <w:b/>
                <w:bCs/>
                <w:sz w:val="20"/>
                <w:szCs w:val="20"/>
              </w:rPr>
              <w:t>Estimated number of dwellings to be connected:</w:t>
            </w:r>
            <w:bookmarkEnd w:id="155"/>
            <w:r w:rsidRPr="00094179">
              <w:rPr>
                <w:rFonts w:cs="Arial"/>
                <w:b/>
                <w:bCs/>
              </w:rPr>
              <w:t xml:space="preserve"> </w:t>
            </w:r>
          </w:p>
        </w:tc>
        <w:tc>
          <w:tcPr>
            <w:tcW w:w="4910" w:type="dxa"/>
          </w:tcPr>
          <w:p w14:paraId="3CAA64C7" w14:textId="0B4F978C" w:rsidR="00E032AF" w:rsidRPr="00B511C7" w:rsidRDefault="00A26844" w:rsidP="0051606A">
            <w:pPr>
              <w:pStyle w:val="paragraph"/>
              <w:spacing w:before="0" w:beforeAutospacing="0" w:after="0" w:afterAutospacing="0" w:line="360" w:lineRule="auto"/>
              <w:jc w:val="both"/>
              <w:textAlignment w:val="baseline"/>
              <w:rPr>
                <w:rStyle w:val="normaltextrun"/>
                <w:rFonts w:ascii="Arial" w:hAnsi="Arial"/>
                <w:sz w:val="20"/>
                <w:szCs w:val="20"/>
              </w:rPr>
            </w:pPr>
            <w:r w:rsidRPr="00A26844">
              <w:rPr>
                <w:rStyle w:val="normaltextrun"/>
                <w:rFonts w:ascii="Arial" w:hAnsi="Arial"/>
                <w:sz w:val="20"/>
                <w:szCs w:val="20"/>
                <w:highlight w:val="yellow"/>
              </w:rPr>
              <w:t>XXX</w:t>
            </w:r>
          </w:p>
        </w:tc>
      </w:tr>
      <w:tr w:rsidR="00E032AF" w:rsidRPr="00EC76FF" w14:paraId="24CC3259" w14:textId="77777777" w:rsidTr="00C23D3A">
        <w:tc>
          <w:tcPr>
            <w:tcW w:w="4106" w:type="dxa"/>
          </w:tcPr>
          <w:p w14:paraId="0FD90904" w14:textId="77777777" w:rsidR="00E032AF"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56" w:name="_Toc158634630"/>
            <w:r w:rsidRPr="00094179">
              <w:rPr>
                <w:rStyle w:val="normaltextrun"/>
                <w:rFonts w:ascii="Arial" w:hAnsi="Arial"/>
                <w:b/>
                <w:bCs/>
                <w:sz w:val="20"/>
                <w:szCs w:val="20"/>
              </w:rPr>
              <w:t>The date on which the Service Provider must commence with the Services in the Subarea:</w:t>
            </w:r>
            <w:bookmarkEnd w:id="156"/>
          </w:p>
          <w:p w14:paraId="590D2624" w14:textId="1FBF7ADC" w:rsidR="00094179" w:rsidRP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p>
        </w:tc>
        <w:tc>
          <w:tcPr>
            <w:tcW w:w="4910" w:type="dxa"/>
          </w:tcPr>
          <w:p w14:paraId="687D2A49" w14:textId="602FFC15" w:rsidR="00E032AF" w:rsidRPr="00B511C7" w:rsidRDefault="00A26844" w:rsidP="0051606A">
            <w:pPr>
              <w:pStyle w:val="paragraph"/>
              <w:spacing w:before="0" w:beforeAutospacing="0" w:after="0" w:afterAutospacing="0" w:line="360" w:lineRule="auto"/>
              <w:jc w:val="both"/>
              <w:textAlignment w:val="baseline"/>
              <w:rPr>
                <w:rStyle w:val="normaltextrun"/>
                <w:rFonts w:ascii="Arial" w:hAnsi="Arial"/>
                <w:sz w:val="20"/>
                <w:szCs w:val="20"/>
              </w:rPr>
            </w:pPr>
            <w:r w:rsidRPr="00A26844">
              <w:rPr>
                <w:rStyle w:val="normaltextrun"/>
                <w:rFonts w:ascii="Arial" w:hAnsi="Arial"/>
                <w:sz w:val="20"/>
                <w:szCs w:val="20"/>
                <w:highlight w:val="yellow"/>
              </w:rPr>
              <w:t>XXX</w:t>
            </w:r>
          </w:p>
        </w:tc>
      </w:tr>
      <w:tr w:rsidR="00E032AF" w:rsidRPr="00EC76FF" w14:paraId="7FC83032" w14:textId="77777777" w:rsidTr="00C23D3A">
        <w:tc>
          <w:tcPr>
            <w:tcW w:w="4106" w:type="dxa"/>
          </w:tcPr>
          <w:p w14:paraId="51919F2A" w14:textId="77777777" w:rsidR="00E032AF"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57" w:name="_Toc158634632"/>
            <w:r w:rsidRPr="00094179">
              <w:rPr>
                <w:rStyle w:val="normaltextrun"/>
                <w:rFonts w:ascii="Arial" w:hAnsi="Arial"/>
                <w:b/>
                <w:bCs/>
                <w:sz w:val="20"/>
                <w:szCs w:val="20"/>
              </w:rPr>
              <w:t>The date on or before which the Services must be completed in the Subarea (“Deadline”):</w:t>
            </w:r>
            <w:bookmarkEnd w:id="157"/>
          </w:p>
          <w:p w14:paraId="48B45586" w14:textId="4DA86E05" w:rsidR="00094179" w:rsidRP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p>
        </w:tc>
        <w:tc>
          <w:tcPr>
            <w:tcW w:w="4910" w:type="dxa"/>
          </w:tcPr>
          <w:p w14:paraId="4941E3AD" w14:textId="72A52003" w:rsidR="00E032AF" w:rsidRPr="00B511C7" w:rsidRDefault="00A26844" w:rsidP="0051606A">
            <w:pPr>
              <w:pStyle w:val="paragraph"/>
              <w:spacing w:before="0" w:beforeAutospacing="0" w:after="0" w:afterAutospacing="0" w:line="360" w:lineRule="auto"/>
              <w:jc w:val="both"/>
              <w:textAlignment w:val="baseline"/>
              <w:rPr>
                <w:rStyle w:val="normaltextrun"/>
                <w:rFonts w:ascii="Arial" w:hAnsi="Arial"/>
                <w:sz w:val="20"/>
                <w:szCs w:val="20"/>
              </w:rPr>
            </w:pPr>
            <w:r w:rsidRPr="00A26844">
              <w:rPr>
                <w:rStyle w:val="normaltextrun"/>
                <w:rFonts w:ascii="Arial" w:hAnsi="Arial"/>
                <w:sz w:val="20"/>
                <w:szCs w:val="20"/>
                <w:highlight w:val="yellow"/>
              </w:rPr>
              <w:t>XXX</w:t>
            </w:r>
          </w:p>
        </w:tc>
      </w:tr>
      <w:tr w:rsidR="00E032AF" w:rsidRPr="00EC76FF" w14:paraId="0BB54B49" w14:textId="77777777" w:rsidTr="00C23D3A">
        <w:tc>
          <w:tcPr>
            <w:tcW w:w="4106" w:type="dxa"/>
          </w:tcPr>
          <w:p w14:paraId="2E055450" w14:textId="77777777" w:rsidR="00E032AF"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58" w:name="_Toc158634634"/>
            <w:r w:rsidRPr="00094179">
              <w:rPr>
                <w:rStyle w:val="normaltextrun"/>
                <w:rFonts w:ascii="Arial" w:hAnsi="Arial"/>
                <w:b/>
                <w:bCs/>
                <w:sz w:val="20"/>
                <w:szCs w:val="20"/>
              </w:rPr>
              <w:t>The penalty amount to be imposed for failure to meet the Service timelines:</w:t>
            </w:r>
            <w:bookmarkEnd w:id="158"/>
          </w:p>
          <w:p w14:paraId="3DEDF1E3" w14:textId="186D23DB" w:rsidR="00094179" w:rsidRP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p>
        </w:tc>
        <w:tc>
          <w:tcPr>
            <w:tcW w:w="4910" w:type="dxa"/>
          </w:tcPr>
          <w:p w14:paraId="6C6577E4" w14:textId="39FD0DED" w:rsidR="00E032AF" w:rsidRPr="00B511C7" w:rsidRDefault="00E032AF" w:rsidP="0051606A">
            <w:pPr>
              <w:pStyle w:val="paragraph"/>
              <w:spacing w:before="0" w:beforeAutospacing="0" w:after="0" w:afterAutospacing="0" w:line="360" w:lineRule="auto"/>
              <w:jc w:val="both"/>
              <w:textAlignment w:val="baseline"/>
              <w:rPr>
                <w:rStyle w:val="normaltextrun"/>
                <w:rFonts w:ascii="Arial" w:hAnsi="Arial"/>
                <w:sz w:val="20"/>
                <w:szCs w:val="20"/>
              </w:rPr>
            </w:pPr>
            <w:bookmarkStart w:id="159" w:name="_Toc158634635"/>
            <w:r w:rsidRPr="00B511C7">
              <w:rPr>
                <w:rStyle w:val="normaltextrun"/>
                <w:rFonts w:ascii="Arial" w:hAnsi="Arial"/>
                <w:sz w:val="20"/>
                <w:szCs w:val="20"/>
              </w:rPr>
              <w:t xml:space="preserve">Up to 5% of the Fee for </w:t>
            </w:r>
            <w:r w:rsidR="00D122E6" w:rsidRPr="00B511C7">
              <w:rPr>
                <w:rStyle w:val="normaltextrun"/>
                <w:rFonts w:ascii="Arial" w:hAnsi="Arial"/>
                <w:sz w:val="20"/>
                <w:szCs w:val="20"/>
              </w:rPr>
              <w:t xml:space="preserve">Connected </w:t>
            </w:r>
            <w:r w:rsidRPr="00B511C7">
              <w:rPr>
                <w:rStyle w:val="normaltextrun"/>
                <w:rFonts w:ascii="Arial" w:hAnsi="Arial"/>
                <w:sz w:val="20"/>
                <w:szCs w:val="20"/>
              </w:rPr>
              <w:t>Dwellings after the Deadline</w:t>
            </w:r>
            <w:bookmarkEnd w:id="159"/>
          </w:p>
        </w:tc>
      </w:tr>
      <w:tr w:rsidR="00E032AF" w:rsidRPr="00EC76FF" w14:paraId="78C61CFA" w14:textId="77777777" w:rsidTr="00C23D3A">
        <w:tc>
          <w:tcPr>
            <w:tcW w:w="4106" w:type="dxa"/>
          </w:tcPr>
          <w:p w14:paraId="4515E0E6" w14:textId="77777777" w:rsidR="00E032AF" w:rsidRPr="00094179"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60" w:name="_Toc158634636"/>
            <w:r w:rsidRPr="00094179">
              <w:rPr>
                <w:rStyle w:val="normaltextrun"/>
                <w:rFonts w:ascii="Arial" w:hAnsi="Arial"/>
                <w:b/>
                <w:bCs/>
                <w:sz w:val="20"/>
                <w:szCs w:val="20"/>
              </w:rPr>
              <w:lastRenderedPageBreak/>
              <w:t>Fee and Payment Terms:</w:t>
            </w:r>
            <w:bookmarkEnd w:id="160"/>
          </w:p>
        </w:tc>
        <w:tc>
          <w:tcPr>
            <w:tcW w:w="4910" w:type="dxa"/>
          </w:tcPr>
          <w:p w14:paraId="6CEF6947" w14:textId="30D4678C" w:rsidR="00E032AF" w:rsidRDefault="00E032AF" w:rsidP="0051606A">
            <w:pPr>
              <w:pStyle w:val="paragraph"/>
              <w:spacing w:before="0" w:beforeAutospacing="0" w:after="0" w:afterAutospacing="0" w:line="360" w:lineRule="auto"/>
              <w:jc w:val="both"/>
              <w:textAlignment w:val="baseline"/>
              <w:rPr>
                <w:rStyle w:val="normaltextrun"/>
                <w:rFonts w:ascii="Arial" w:hAnsi="Arial"/>
                <w:sz w:val="20"/>
                <w:szCs w:val="20"/>
              </w:rPr>
            </w:pPr>
            <w:bookmarkStart w:id="161" w:name="_Toc158634637"/>
            <w:r w:rsidRPr="00E54E1B">
              <w:rPr>
                <w:rStyle w:val="normaltextrun"/>
                <w:rFonts w:ascii="Arial" w:hAnsi="Arial"/>
                <w:sz w:val="20"/>
                <w:szCs w:val="20"/>
              </w:rPr>
              <w:t xml:space="preserve">The Service Provider shall be paid </w:t>
            </w:r>
            <w:r w:rsidRPr="00A26844">
              <w:rPr>
                <w:rStyle w:val="normaltextrun"/>
                <w:rFonts w:ascii="Arial" w:hAnsi="Arial"/>
                <w:sz w:val="20"/>
                <w:szCs w:val="20"/>
                <w:highlight w:val="yellow"/>
              </w:rPr>
              <w:t>R2,</w:t>
            </w:r>
            <w:r w:rsidR="00E54E1B" w:rsidRPr="00A26844">
              <w:rPr>
                <w:rStyle w:val="normaltextrun"/>
                <w:rFonts w:ascii="Arial" w:hAnsi="Arial"/>
                <w:sz w:val="20"/>
                <w:szCs w:val="20"/>
                <w:highlight w:val="yellow"/>
              </w:rPr>
              <w:t>70</w:t>
            </w:r>
            <w:r w:rsidR="00FA6637">
              <w:rPr>
                <w:rStyle w:val="normaltextrun"/>
                <w:rFonts w:ascii="Arial" w:hAnsi="Arial"/>
                <w:sz w:val="20"/>
                <w:szCs w:val="20"/>
                <w:highlight w:val="yellow"/>
              </w:rPr>
              <w:t>0</w:t>
            </w:r>
            <w:r w:rsidRPr="00A26844">
              <w:rPr>
                <w:rStyle w:val="normaltextrun"/>
                <w:rFonts w:ascii="Arial" w:hAnsi="Arial"/>
                <w:sz w:val="20"/>
                <w:szCs w:val="20"/>
                <w:highlight w:val="yellow"/>
              </w:rPr>
              <w:t xml:space="preserve"> (two thousand s</w:t>
            </w:r>
            <w:r w:rsidR="00E54E1B" w:rsidRPr="00A26844">
              <w:rPr>
                <w:rStyle w:val="normaltextrun"/>
                <w:rFonts w:ascii="Arial" w:hAnsi="Arial"/>
                <w:sz w:val="20"/>
                <w:szCs w:val="20"/>
                <w:highlight w:val="yellow"/>
              </w:rPr>
              <w:t>even</w:t>
            </w:r>
            <w:r w:rsidRPr="00A26844">
              <w:rPr>
                <w:rStyle w:val="normaltextrun"/>
                <w:rFonts w:ascii="Arial" w:hAnsi="Arial"/>
                <w:sz w:val="20"/>
                <w:szCs w:val="20"/>
                <w:highlight w:val="yellow"/>
              </w:rPr>
              <w:t xml:space="preserve"> hundred Rand</w:t>
            </w:r>
            <w:r w:rsidRPr="00E54E1B">
              <w:rPr>
                <w:rStyle w:val="normaltextrun"/>
                <w:rFonts w:ascii="Arial" w:hAnsi="Arial"/>
                <w:sz w:val="20"/>
                <w:szCs w:val="20"/>
              </w:rPr>
              <w:t>) for each Connected Dwelling.</w:t>
            </w:r>
            <w:bookmarkEnd w:id="161"/>
          </w:p>
          <w:p w14:paraId="04277527" w14:textId="5EDCAEDF" w:rsidR="00C42882" w:rsidRPr="0051606A" w:rsidRDefault="00C42882" w:rsidP="0051606A">
            <w:pPr>
              <w:pStyle w:val="paragraph"/>
              <w:spacing w:before="0" w:beforeAutospacing="0" w:after="0" w:afterAutospacing="0" w:line="360" w:lineRule="auto"/>
              <w:jc w:val="both"/>
              <w:textAlignment w:val="baseline"/>
              <w:rPr>
                <w:rStyle w:val="normaltextrun"/>
                <w:rFonts w:ascii="Arial" w:hAnsi="Arial"/>
                <w:sz w:val="20"/>
                <w:szCs w:val="20"/>
                <w:highlight w:val="yellow"/>
              </w:rPr>
            </w:pPr>
          </w:p>
        </w:tc>
      </w:tr>
      <w:tr w:rsidR="00B511C7" w:rsidRPr="00EC76FF" w14:paraId="473EF020" w14:textId="77777777" w:rsidTr="00C23D3A">
        <w:tc>
          <w:tcPr>
            <w:tcW w:w="4106" w:type="dxa"/>
          </w:tcPr>
          <w:p w14:paraId="0A0090BD" w14:textId="3093FEB2" w:rsidR="00B511C7" w:rsidRPr="00094179" w:rsidRDefault="00B511C7" w:rsidP="0051606A">
            <w:pPr>
              <w:pStyle w:val="paragraph"/>
              <w:spacing w:before="0" w:beforeAutospacing="0" w:after="0" w:afterAutospacing="0" w:line="360" w:lineRule="auto"/>
              <w:jc w:val="both"/>
              <w:textAlignment w:val="baseline"/>
              <w:rPr>
                <w:rStyle w:val="normaltextrun"/>
                <w:rFonts w:ascii="Arial" w:hAnsi="Arial"/>
                <w:b/>
                <w:bCs/>
                <w:sz w:val="20"/>
                <w:szCs w:val="20"/>
              </w:rPr>
            </w:pPr>
            <w:r w:rsidRPr="00094179">
              <w:rPr>
                <w:rStyle w:val="normaltextrun"/>
                <w:rFonts w:ascii="Arial" w:hAnsi="Arial"/>
                <w:b/>
                <w:bCs/>
                <w:sz w:val="20"/>
                <w:szCs w:val="20"/>
              </w:rPr>
              <w:t>Other Terms</w:t>
            </w:r>
            <w:r w:rsidR="00094179" w:rsidRPr="00094179">
              <w:rPr>
                <w:rStyle w:val="normaltextrun"/>
                <w:rFonts w:ascii="Arial" w:hAnsi="Arial"/>
                <w:b/>
                <w:bCs/>
                <w:sz w:val="20"/>
                <w:szCs w:val="20"/>
              </w:rPr>
              <w:t>:</w:t>
            </w:r>
          </w:p>
        </w:tc>
        <w:tc>
          <w:tcPr>
            <w:tcW w:w="4910" w:type="dxa"/>
          </w:tcPr>
          <w:p w14:paraId="1EC1FE12" w14:textId="102A752E" w:rsidR="00B511C7" w:rsidRDefault="00B511C7"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sidRPr="00EC76FF">
              <w:rPr>
                <w:rStyle w:val="normaltextrun"/>
                <w:rFonts w:ascii="Arial" w:hAnsi="Arial" w:cs="Arial"/>
                <w:sz w:val="20"/>
                <w:szCs w:val="20"/>
              </w:rPr>
              <w:t>Payment will only be made for Connected Dwelling</w:t>
            </w:r>
            <w:r>
              <w:rPr>
                <w:rStyle w:val="normaltextrun"/>
                <w:rFonts w:ascii="Arial" w:hAnsi="Arial" w:cs="Arial"/>
                <w:sz w:val="20"/>
                <w:szCs w:val="20"/>
              </w:rPr>
              <w:t>s, connected on the standards and specifications as shared by fibertime™ and approved in writing before commencement of project.</w:t>
            </w:r>
          </w:p>
          <w:p w14:paraId="47DE167D" w14:textId="77777777" w:rsidR="00B511C7" w:rsidRDefault="00B511C7"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32C41242" w14:textId="454A13E3" w:rsidR="00B511C7" w:rsidRDefault="00B511C7"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t xml:space="preserve">A Connected Dwelling must be unique, meaning that not more than one set of Customer Equipment will be connected at a single dwelling. Furthermore, it means that a unique Dwelling can only be counted once for the sake of calculating </w:t>
            </w:r>
            <w:r w:rsidR="00094179">
              <w:rPr>
                <w:rStyle w:val="normaltextrun"/>
                <w:rFonts w:ascii="Arial" w:hAnsi="Arial" w:cs="Arial"/>
                <w:sz w:val="20"/>
                <w:szCs w:val="20"/>
              </w:rPr>
              <w:t>number of Connected Dwellings.</w:t>
            </w:r>
          </w:p>
          <w:p w14:paraId="52BD67AB" w14:textId="72BF5F9E" w:rsidR="00B511C7" w:rsidRPr="00B511C7" w:rsidRDefault="00B511C7" w:rsidP="0051606A">
            <w:pPr>
              <w:pStyle w:val="paragraph"/>
              <w:spacing w:before="0" w:beforeAutospacing="0" w:after="0" w:afterAutospacing="0" w:line="360" w:lineRule="auto"/>
              <w:jc w:val="both"/>
              <w:textAlignment w:val="baseline"/>
              <w:rPr>
                <w:rStyle w:val="normaltextrun"/>
              </w:rPr>
            </w:pPr>
          </w:p>
        </w:tc>
      </w:tr>
      <w:tr w:rsidR="00094179" w:rsidRPr="00EC76FF" w14:paraId="7E46A952" w14:textId="77777777" w:rsidTr="00C23D3A">
        <w:tc>
          <w:tcPr>
            <w:tcW w:w="4106" w:type="dxa"/>
          </w:tcPr>
          <w:p w14:paraId="0EF2849A" w14:textId="77777777" w:rsid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r w:rsidRPr="00094179">
              <w:rPr>
                <w:rStyle w:val="normaltextrun"/>
                <w:rFonts w:ascii="Arial" w:hAnsi="Arial"/>
                <w:b/>
                <w:bCs/>
                <w:sz w:val="20"/>
                <w:szCs w:val="20"/>
              </w:rPr>
              <w:t>Official Connected Dwelling count:</w:t>
            </w:r>
          </w:p>
          <w:p w14:paraId="19574674" w14:textId="672EF178" w:rsidR="00094179" w:rsidRP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p>
        </w:tc>
        <w:tc>
          <w:tcPr>
            <w:tcW w:w="4910" w:type="dxa"/>
          </w:tcPr>
          <w:p w14:paraId="5BFC20FF" w14:textId="1B2E2C62" w:rsidR="00094179" w:rsidRDefault="00CE5DAA"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t xml:space="preserve">All Connected Dwellings which successfully passed the testing requirements will be logged on the Customer’s Nokia </w:t>
            </w:r>
            <w:proofErr w:type="spellStart"/>
            <w:r>
              <w:rPr>
                <w:rStyle w:val="normaltextrun"/>
                <w:rFonts w:ascii="Arial" w:hAnsi="Arial" w:cs="Arial"/>
                <w:sz w:val="20"/>
                <w:szCs w:val="20"/>
              </w:rPr>
              <w:t>EasyStart</w:t>
            </w:r>
            <w:proofErr w:type="spellEnd"/>
            <w:r>
              <w:rPr>
                <w:rStyle w:val="normaltextrun"/>
                <w:rFonts w:ascii="Arial" w:hAnsi="Arial" w:cs="Arial"/>
                <w:sz w:val="20"/>
                <w:szCs w:val="20"/>
              </w:rPr>
              <w:t xml:space="preserve"> system. The Connected Dwellings as per the </w:t>
            </w:r>
            <w:proofErr w:type="spellStart"/>
            <w:r>
              <w:rPr>
                <w:rStyle w:val="normaltextrun"/>
                <w:rFonts w:ascii="Arial" w:hAnsi="Arial" w:cs="Arial"/>
                <w:sz w:val="20"/>
                <w:szCs w:val="20"/>
              </w:rPr>
              <w:t>EasyStart</w:t>
            </w:r>
            <w:proofErr w:type="spellEnd"/>
            <w:r>
              <w:rPr>
                <w:rStyle w:val="normaltextrun"/>
                <w:rFonts w:ascii="Arial" w:hAnsi="Arial" w:cs="Arial"/>
                <w:sz w:val="20"/>
                <w:szCs w:val="20"/>
              </w:rPr>
              <w:t xml:space="preserve"> system will be the final and true count of Connected Dwellings.</w:t>
            </w:r>
          </w:p>
          <w:p w14:paraId="556964EC" w14:textId="475189DA" w:rsidR="00CE5DAA" w:rsidRDefault="00CE5DAA"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10F6A4CD" w14:textId="77777777" w:rsidR="002879E9" w:rsidRDefault="00CE5DAA" w:rsidP="0051606A">
            <w:pPr>
              <w:pStyle w:val="paragraph"/>
              <w:spacing w:before="0" w:beforeAutospacing="0" w:after="0" w:afterAutospacing="0" w:line="360" w:lineRule="auto"/>
              <w:jc w:val="both"/>
              <w:textAlignment w:val="baseline"/>
              <w:rPr>
                <w:ins w:id="162" w:author="Werksmans" w:date="2025-10-15T14:26:00Z" w16du:dateUtc="2025-10-15T12:26:00Z"/>
                <w:rStyle w:val="normaltextrun"/>
                <w:rFonts w:ascii="Arial" w:hAnsi="Arial" w:cs="Arial"/>
                <w:sz w:val="20"/>
                <w:szCs w:val="20"/>
              </w:rPr>
            </w:pPr>
            <w:r>
              <w:rPr>
                <w:rStyle w:val="normaltextrun"/>
                <w:rFonts w:ascii="Arial" w:hAnsi="Arial" w:cs="Arial"/>
                <w:sz w:val="20"/>
                <w:szCs w:val="20"/>
              </w:rPr>
              <w:t xml:space="preserve">The Connected Dwelling data as per </w:t>
            </w:r>
            <w:proofErr w:type="spellStart"/>
            <w:r>
              <w:rPr>
                <w:rStyle w:val="normaltextrun"/>
                <w:rFonts w:ascii="Arial" w:hAnsi="Arial" w:cs="Arial"/>
                <w:sz w:val="20"/>
                <w:szCs w:val="20"/>
              </w:rPr>
              <w:t>EasyStart</w:t>
            </w:r>
            <w:proofErr w:type="spellEnd"/>
            <w:r>
              <w:rPr>
                <w:rStyle w:val="normaltextrun"/>
                <w:rFonts w:ascii="Arial" w:hAnsi="Arial" w:cs="Arial"/>
                <w:sz w:val="20"/>
                <w:szCs w:val="20"/>
              </w:rPr>
              <w:t xml:space="preserve"> will be shared with the Service Provider on a weekly basis.</w:t>
            </w:r>
          </w:p>
          <w:p w14:paraId="3B773F72" w14:textId="77777777" w:rsidR="002879E9" w:rsidRDefault="002879E9" w:rsidP="0051606A">
            <w:pPr>
              <w:pStyle w:val="paragraph"/>
              <w:spacing w:before="0" w:beforeAutospacing="0" w:after="0" w:afterAutospacing="0" w:line="360" w:lineRule="auto"/>
              <w:jc w:val="both"/>
              <w:textAlignment w:val="baseline"/>
              <w:rPr>
                <w:ins w:id="163" w:author="Werksmans" w:date="2025-10-15T14:26:00Z" w16du:dateUtc="2025-10-15T12:26:00Z"/>
                <w:rStyle w:val="normaltextrun"/>
                <w:rFonts w:ascii="Arial" w:hAnsi="Arial"/>
                <w:sz w:val="20"/>
                <w:szCs w:val="20"/>
              </w:rPr>
            </w:pPr>
          </w:p>
          <w:p w14:paraId="1E223B0D" w14:textId="00DD1234" w:rsidR="00CE5DAA" w:rsidRDefault="002879E9" w:rsidP="0051606A">
            <w:pPr>
              <w:pStyle w:val="paragraph"/>
              <w:spacing w:before="0" w:beforeAutospacing="0" w:after="0" w:afterAutospacing="0" w:line="360" w:lineRule="auto"/>
              <w:jc w:val="both"/>
              <w:textAlignment w:val="baseline"/>
              <w:rPr>
                <w:rStyle w:val="normaltextrun"/>
                <w:rFonts w:ascii="Arial" w:hAnsi="Arial" w:cs="Arial"/>
                <w:sz w:val="20"/>
                <w:szCs w:val="20"/>
              </w:rPr>
            </w:pPr>
            <w:ins w:id="164" w:author="Werksmans" w:date="2025-10-15T14:26:00Z" w16du:dateUtc="2025-10-15T12:26:00Z">
              <w:r>
                <w:rPr>
                  <w:rStyle w:val="normaltextrun"/>
                  <w:rFonts w:ascii="Arial" w:hAnsi="Arial" w:cs="Arial"/>
                  <w:sz w:val="20"/>
                  <w:szCs w:val="20"/>
                </w:rPr>
                <w:t xml:space="preserve">For the avoidance of doubt, the dwelling count referred to herein is a rooftop estimate, with the Service Provider to confirm electrification. </w:t>
              </w:r>
            </w:ins>
            <w:r w:rsidR="00CE5DAA">
              <w:rPr>
                <w:rStyle w:val="normaltextrun"/>
                <w:rFonts w:ascii="Arial" w:hAnsi="Arial" w:cs="Arial"/>
                <w:sz w:val="20"/>
                <w:szCs w:val="20"/>
              </w:rPr>
              <w:t xml:space="preserve"> </w:t>
            </w:r>
          </w:p>
          <w:p w14:paraId="44369D8B" w14:textId="3E158E2D" w:rsidR="00094179" w:rsidRPr="00EC76FF" w:rsidRDefault="00094179"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tc>
      </w:tr>
      <w:tr w:rsidR="00E032AF" w:rsidRPr="00EC76FF" w14:paraId="62E7AF06" w14:textId="77777777" w:rsidTr="00C23D3A">
        <w:tc>
          <w:tcPr>
            <w:tcW w:w="4106" w:type="dxa"/>
          </w:tcPr>
          <w:p w14:paraId="63528B6B" w14:textId="77777777" w:rsidR="00E032AF" w:rsidRPr="00094179"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65" w:name="_Toc158634639"/>
            <w:r w:rsidRPr="00094179">
              <w:rPr>
                <w:rStyle w:val="normaltextrun"/>
                <w:rFonts w:ascii="Arial" w:hAnsi="Arial"/>
                <w:b/>
                <w:bCs/>
                <w:sz w:val="20"/>
                <w:szCs w:val="20"/>
              </w:rPr>
              <w:t>Wayleave conditions:</w:t>
            </w:r>
            <w:bookmarkEnd w:id="165"/>
          </w:p>
        </w:tc>
        <w:tc>
          <w:tcPr>
            <w:tcW w:w="4910" w:type="dxa"/>
          </w:tcPr>
          <w:p w14:paraId="661A1B84" w14:textId="5716751F" w:rsidR="00E032AF" w:rsidRDefault="00E032AF" w:rsidP="0051606A">
            <w:pPr>
              <w:pStyle w:val="paragraph"/>
              <w:spacing w:before="0" w:beforeAutospacing="0" w:after="0" w:afterAutospacing="0" w:line="360" w:lineRule="auto"/>
              <w:jc w:val="both"/>
              <w:textAlignment w:val="baseline"/>
              <w:rPr>
                <w:rStyle w:val="normaltextrun"/>
                <w:rFonts w:ascii="Arial" w:hAnsi="Arial"/>
                <w:sz w:val="20"/>
                <w:szCs w:val="20"/>
              </w:rPr>
            </w:pPr>
            <w:bookmarkStart w:id="166" w:name="_Toc158634640"/>
            <w:r w:rsidRPr="00B511C7">
              <w:rPr>
                <w:rStyle w:val="normaltextrun"/>
                <w:rFonts w:ascii="Arial" w:hAnsi="Arial"/>
                <w:sz w:val="20"/>
                <w:szCs w:val="20"/>
              </w:rPr>
              <w:t>Wayleave to be issued to the Customer or any of its Affiliates.</w:t>
            </w:r>
            <w:bookmarkEnd w:id="166"/>
            <w:r w:rsidR="00CE5DAA">
              <w:rPr>
                <w:rStyle w:val="normaltextrun"/>
                <w:rFonts w:ascii="Arial" w:hAnsi="Arial"/>
                <w:sz w:val="20"/>
                <w:szCs w:val="20"/>
              </w:rPr>
              <w:t xml:space="preserve"> The Service Provider must ensure that all wayleaves are ceded or transferred to the Customer. If the wayleave cannot be transferred, the wayleave must be issued directly in the name of the Customer.</w:t>
            </w:r>
          </w:p>
          <w:p w14:paraId="70BB7796" w14:textId="40A3C71B" w:rsidR="00094179" w:rsidRPr="00B511C7" w:rsidRDefault="00094179" w:rsidP="0051606A">
            <w:pPr>
              <w:pStyle w:val="paragraph"/>
              <w:spacing w:before="0" w:beforeAutospacing="0" w:after="0" w:afterAutospacing="0" w:line="360" w:lineRule="auto"/>
              <w:jc w:val="both"/>
              <w:textAlignment w:val="baseline"/>
              <w:rPr>
                <w:rStyle w:val="normaltextrun"/>
                <w:rFonts w:ascii="Arial" w:hAnsi="Arial"/>
                <w:sz w:val="20"/>
                <w:szCs w:val="20"/>
              </w:rPr>
            </w:pPr>
          </w:p>
        </w:tc>
      </w:tr>
      <w:tr w:rsidR="00E032AF" w:rsidRPr="00EC76FF" w14:paraId="1B61C9F7" w14:textId="77777777" w:rsidTr="00C23D3A">
        <w:tc>
          <w:tcPr>
            <w:tcW w:w="4106" w:type="dxa"/>
          </w:tcPr>
          <w:p w14:paraId="0E0D672C" w14:textId="77777777" w:rsidR="00E032AF"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67" w:name="_Toc158634641"/>
            <w:r w:rsidRPr="00094179">
              <w:rPr>
                <w:rStyle w:val="normaltextrun"/>
                <w:rFonts w:ascii="Arial" w:hAnsi="Arial"/>
                <w:b/>
                <w:bCs/>
                <w:sz w:val="20"/>
                <w:szCs w:val="20"/>
              </w:rPr>
              <w:t>Any specific conditions pertaining to the Subarea:</w:t>
            </w:r>
            <w:bookmarkEnd w:id="167"/>
          </w:p>
          <w:p w14:paraId="6D326AFE" w14:textId="08D5D307" w:rsidR="00094179" w:rsidRPr="00094179" w:rsidRDefault="00094179" w:rsidP="0051606A">
            <w:pPr>
              <w:pStyle w:val="paragraph"/>
              <w:spacing w:before="0" w:beforeAutospacing="0" w:after="0" w:afterAutospacing="0" w:line="360" w:lineRule="auto"/>
              <w:jc w:val="both"/>
              <w:textAlignment w:val="baseline"/>
              <w:rPr>
                <w:rStyle w:val="normaltextrun"/>
                <w:rFonts w:ascii="Arial" w:hAnsi="Arial"/>
                <w:b/>
                <w:bCs/>
                <w:sz w:val="20"/>
                <w:szCs w:val="20"/>
              </w:rPr>
            </w:pPr>
          </w:p>
        </w:tc>
        <w:tc>
          <w:tcPr>
            <w:tcW w:w="4910" w:type="dxa"/>
          </w:tcPr>
          <w:p w14:paraId="423F8F1B" w14:textId="0E997906" w:rsidR="00E032AF" w:rsidRPr="00B511C7" w:rsidRDefault="00674A8E" w:rsidP="0051606A">
            <w:pPr>
              <w:pStyle w:val="paragraph"/>
              <w:spacing w:before="0" w:beforeAutospacing="0" w:after="0" w:afterAutospacing="0" w:line="360" w:lineRule="auto"/>
              <w:jc w:val="both"/>
              <w:textAlignment w:val="baseline"/>
              <w:rPr>
                <w:rStyle w:val="normaltextrun"/>
                <w:rFonts w:ascii="Arial" w:hAnsi="Arial"/>
                <w:sz w:val="20"/>
                <w:szCs w:val="20"/>
              </w:rPr>
            </w:pPr>
            <w:r>
              <w:rPr>
                <w:rStyle w:val="normaltextrun"/>
                <w:rFonts w:ascii="Arial" w:hAnsi="Arial"/>
                <w:sz w:val="20"/>
                <w:szCs w:val="20"/>
              </w:rPr>
              <w:t>N/A</w:t>
            </w:r>
          </w:p>
        </w:tc>
      </w:tr>
      <w:tr w:rsidR="00E032AF" w:rsidRPr="00EC76FF" w14:paraId="3DFC13E6" w14:textId="77777777" w:rsidTr="00C23D3A">
        <w:tc>
          <w:tcPr>
            <w:tcW w:w="4106" w:type="dxa"/>
          </w:tcPr>
          <w:p w14:paraId="118DC354" w14:textId="77777777" w:rsidR="00E032AF" w:rsidRPr="00094179" w:rsidRDefault="00E032AF" w:rsidP="0051606A">
            <w:pPr>
              <w:pStyle w:val="paragraph"/>
              <w:spacing w:before="0" w:beforeAutospacing="0" w:after="0" w:afterAutospacing="0" w:line="360" w:lineRule="auto"/>
              <w:jc w:val="both"/>
              <w:textAlignment w:val="baseline"/>
              <w:rPr>
                <w:rStyle w:val="normaltextrun"/>
                <w:rFonts w:ascii="Arial" w:hAnsi="Arial"/>
                <w:b/>
                <w:bCs/>
                <w:sz w:val="20"/>
                <w:szCs w:val="20"/>
              </w:rPr>
            </w:pPr>
            <w:bookmarkStart w:id="168" w:name="_Toc158634642"/>
            <w:r w:rsidRPr="00094179">
              <w:rPr>
                <w:rStyle w:val="normaltextrun"/>
                <w:rFonts w:ascii="Arial" w:hAnsi="Arial"/>
                <w:b/>
                <w:bCs/>
                <w:sz w:val="20"/>
                <w:szCs w:val="20"/>
              </w:rPr>
              <w:t>Frequency of which build status updates are to be provided:</w:t>
            </w:r>
            <w:bookmarkEnd w:id="168"/>
          </w:p>
        </w:tc>
        <w:tc>
          <w:tcPr>
            <w:tcW w:w="4910" w:type="dxa"/>
          </w:tcPr>
          <w:p w14:paraId="068B22A5" w14:textId="77777777" w:rsidR="00E032AF" w:rsidRPr="00B511C7" w:rsidRDefault="00E032AF" w:rsidP="0051606A">
            <w:pPr>
              <w:pStyle w:val="paragraph"/>
              <w:spacing w:before="0" w:beforeAutospacing="0" w:after="0" w:afterAutospacing="0" w:line="360" w:lineRule="auto"/>
              <w:jc w:val="both"/>
              <w:textAlignment w:val="baseline"/>
              <w:rPr>
                <w:rStyle w:val="normaltextrun"/>
                <w:rFonts w:ascii="Arial" w:hAnsi="Arial"/>
                <w:sz w:val="20"/>
                <w:szCs w:val="20"/>
              </w:rPr>
            </w:pPr>
            <w:bookmarkStart w:id="169" w:name="_Toc158634643"/>
            <w:r w:rsidRPr="00B511C7">
              <w:rPr>
                <w:rStyle w:val="normaltextrun"/>
                <w:rFonts w:ascii="Arial" w:hAnsi="Arial"/>
                <w:sz w:val="20"/>
                <w:szCs w:val="20"/>
              </w:rPr>
              <w:t>The Service Provider is required to use the field applications and systems provided by the Customer.</w:t>
            </w:r>
            <w:bookmarkEnd w:id="169"/>
          </w:p>
          <w:p w14:paraId="22BCBF1A" w14:textId="55AA3C93" w:rsidR="00E032AF" w:rsidRPr="00B511C7" w:rsidRDefault="00E032AF" w:rsidP="0051606A">
            <w:pPr>
              <w:pStyle w:val="paragraph"/>
              <w:spacing w:before="0" w:beforeAutospacing="0" w:after="0" w:afterAutospacing="0" w:line="360" w:lineRule="auto"/>
              <w:jc w:val="both"/>
              <w:textAlignment w:val="baseline"/>
              <w:rPr>
                <w:rStyle w:val="normaltextrun"/>
                <w:rFonts w:ascii="Arial" w:hAnsi="Arial"/>
                <w:sz w:val="20"/>
                <w:szCs w:val="20"/>
              </w:rPr>
            </w:pPr>
            <w:bookmarkStart w:id="170" w:name="_Toc158634644"/>
            <w:r w:rsidRPr="00B511C7">
              <w:rPr>
                <w:rStyle w:val="normaltextrun"/>
                <w:rFonts w:ascii="Arial" w:hAnsi="Arial"/>
                <w:sz w:val="20"/>
                <w:szCs w:val="20"/>
              </w:rPr>
              <w:lastRenderedPageBreak/>
              <w:t>Furthermore, the Service Provider is required to provide weekly updates on the build status</w:t>
            </w:r>
            <w:ins w:id="171" w:author="Werksmans" w:date="2025-09-12T20:10:00Z" w16du:dateUtc="2025-09-12T18:10:00Z">
              <w:r w:rsidR="00DA5C23">
                <w:rPr>
                  <w:rStyle w:val="normaltextrun"/>
                  <w:rFonts w:ascii="Arial" w:hAnsi="Arial"/>
                  <w:sz w:val="20"/>
                  <w:szCs w:val="20"/>
                </w:rPr>
                <w:t xml:space="preserve"> to the Customer in writing</w:t>
              </w:r>
            </w:ins>
            <w:r w:rsidRPr="00B511C7">
              <w:rPr>
                <w:rStyle w:val="normaltextrun"/>
                <w:rFonts w:ascii="Arial" w:hAnsi="Arial"/>
                <w:sz w:val="20"/>
                <w:szCs w:val="20"/>
              </w:rPr>
              <w:t>.</w:t>
            </w:r>
            <w:bookmarkEnd w:id="170"/>
          </w:p>
        </w:tc>
      </w:tr>
    </w:tbl>
    <w:p w14:paraId="0A943507" w14:textId="77777777" w:rsidR="00E032AF" w:rsidRPr="00EC76FF" w:rsidRDefault="00E032AF" w:rsidP="0051606A">
      <w:pPr>
        <w:pStyle w:val="Clause2Sub"/>
        <w:spacing w:line="360" w:lineRule="auto"/>
        <w:rPr>
          <w:rFonts w:cs="Arial"/>
        </w:rPr>
        <w:sectPr w:rsidR="00E032AF" w:rsidRPr="00EC76FF" w:rsidSect="00094179">
          <w:pgSz w:w="11906" w:h="16838"/>
          <w:pgMar w:top="1440" w:right="1440" w:bottom="1440" w:left="1440" w:header="708" w:footer="708" w:gutter="0"/>
          <w:cols w:space="708"/>
          <w:docGrid w:linePitch="360"/>
        </w:sectPr>
      </w:pPr>
    </w:p>
    <w:p w14:paraId="72C2F22E" w14:textId="7B37A56B" w:rsidR="00E032AF" w:rsidRPr="00EC76FF" w:rsidRDefault="00AD3DC9" w:rsidP="0051606A">
      <w:pPr>
        <w:pStyle w:val="Clause1Head"/>
        <w:numPr>
          <w:ilvl w:val="0"/>
          <w:numId w:val="0"/>
        </w:numPr>
        <w:spacing w:line="360" w:lineRule="auto"/>
        <w:rPr>
          <w:rFonts w:cs="Arial"/>
        </w:rPr>
      </w:pPr>
      <w:bookmarkStart w:id="172" w:name="_Toc157607946"/>
      <w:bookmarkStart w:id="173" w:name="_Toc157607992"/>
      <w:bookmarkStart w:id="174" w:name="_Toc157608038"/>
      <w:bookmarkStart w:id="175" w:name="_Toc158634645"/>
      <w:bookmarkStart w:id="176" w:name="_Toc211430678"/>
      <w:r w:rsidRPr="00EC76FF">
        <w:rPr>
          <w:rFonts w:cs="Arial"/>
        </w:rPr>
        <w:lastRenderedPageBreak/>
        <w:t>APPENDIX B</w:t>
      </w:r>
      <w:r w:rsidR="00E032AF" w:rsidRPr="00EC76FF">
        <w:rPr>
          <w:rFonts w:cs="Arial"/>
        </w:rPr>
        <w:t xml:space="preserve"> COMPLETION CHECKLIST</w:t>
      </w:r>
      <w:bookmarkEnd w:id="172"/>
      <w:bookmarkEnd w:id="173"/>
      <w:bookmarkEnd w:id="174"/>
      <w:bookmarkEnd w:id="175"/>
      <w:bookmarkEnd w:id="176"/>
    </w:p>
    <w:p w14:paraId="3FB37523" w14:textId="7B17A4F0" w:rsidR="00B511C7" w:rsidRDefault="00AA7F46"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sidRPr="5F78A6A2">
        <w:rPr>
          <w:rStyle w:val="normaltextrun"/>
          <w:rFonts w:ascii="Arial" w:hAnsi="Arial" w:cs="Arial"/>
          <w:sz w:val="20"/>
          <w:szCs w:val="20"/>
        </w:rPr>
        <w:t>Payment will only be made for Connected Dwellings.</w:t>
      </w:r>
      <w:r w:rsidR="00674A8E" w:rsidRPr="5F78A6A2">
        <w:rPr>
          <w:rStyle w:val="normaltextrun"/>
          <w:rFonts w:ascii="Arial" w:hAnsi="Arial" w:cs="Arial"/>
          <w:sz w:val="20"/>
          <w:szCs w:val="20"/>
        </w:rPr>
        <w:t xml:space="preserve"> The Service Provider is required to follow the processes and standards provided by fibertime through written communication. </w:t>
      </w:r>
    </w:p>
    <w:p w14:paraId="69EEF7DA" w14:textId="77777777" w:rsidR="00B511C7" w:rsidRDefault="00B511C7"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3BD1C818" w14:textId="62A18818" w:rsidR="00E032AF" w:rsidRPr="00EC76FF" w:rsidRDefault="00D256EF" w:rsidP="0051606A">
      <w:pPr>
        <w:pStyle w:val="paragraph"/>
        <w:spacing w:before="0" w:beforeAutospacing="0" w:after="0" w:afterAutospacing="0" w:line="360" w:lineRule="auto"/>
        <w:jc w:val="both"/>
        <w:textAlignment w:val="baseline"/>
        <w:rPr>
          <w:rFonts w:ascii="Arial" w:hAnsi="Arial" w:cs="Arial"/>
          <w:sz w:val="20"/>
          <w:szCs w:val="20"/>
          <w:highlight w:val="yellow"/>
        </w:rPr>
      </w:pPr>
      <w:r w:rsidRPr="00EC76FF">
        <w:rPr>
          <w:rStyle w:val="normaltextrun"/>
          <w:rFonts w:ascii="Arial" w:hAnsi="Arial" w:cs="Arial"/>
          <w:sz w:val="20"/>
          <w:szCs w:val="20"/>
        </w:rPr>
        <w:t xml:space="preserve">A Completion Checklist is required for </w:t>
      </w:r>
      <w:r w:rsidR="00117650" w:rsidRPr="00EC76FF">
        <w:rPr>
          <w:rStyle w:val="normaltextrun"/>
          <w:rFonts w:ascii="Arial" w:hAnsi="Arial" w:cs="Arial"/>
          <w:sz w:val="20"/>
          <w:szCs w:val="20"/>
        </w:rPr>
        <w:t xml:space="preserve">a Dwelling Unit to be considered a Connected Dwelling. </w:t>
      </w:r>
      <w:r w:rsidR="00E032AF" w:rsidRPr="00EC76FF">
        <w:rPr>
          <w:rStyle w:val="normaltextrun"/>
          <w:rFonts w:ascii="Arial" w:hAnsi="Arial" w:cs="Arial"/>
          <w:sz w:val="20"/>
          <w:szCs w:val="20"/>
        </w:rPr>
        <w:t xml:space="preserve">The following outlines the requirements a Service Provider </w:t>
      </w:r>
      <w:r w:rsidR="00F25193" w:rsidRPr="00EC76FF">
        <w:rPr>
          <w:rStyle w:val="normaltextrun"/>
          <w:rFonts w:ascii="Arial" w:hAnsi="Arial" w:cs="Arial"/>
          <w:sz w:val="20"/>
          <w:szCs w:val="20"/>
        </w:rPr>
        <w:t xml:space="preserve">must met </w:t>
      </w:r>
      <w:proofErr w:type="gramStart"/>
      <w:r w:rsidR="00F25193" w:rsidRPr="00EC76FF">
        <w:rPr>
          <w:rStyle w:val="normaltextrun"/>
          <w:rFonts w:ascii="Arial" w:hAnsi="Arial" w:cs="Arial"/>
          <w:sz w:val="20"/>
          <w:szCs w:val="20"/>
        </w:rPr>
        <w:t>in order to</w:t>
      </w:r>
      <w:proofErr w:type="gramEnd"/>
      <w:r w:rsidR="00F25193" w:rsidRPr="00EC76FF">
        <w:rPr>
          <w:rStyle w:val="normaltextrun"/>
          <w:rFonts w:ascii="Arial" w:hAnsi="Arial" w:cs="Arial"/>
          <w:sz w:val="20"/>
          <w:szCs w:val="20"/>
        </w:rPr>
        <w:t xml:space="preserve"> receive a </w:t>
      </w:r>
      <w:r w:rsidR="00F95FC3" w:rsidRPr="00EC76FF">
        <w:rPr>
          <w:rStyle w:val="normaltextrun"/>
          <w:rFonts w:ascii="Arial" w:hAnsi="Arial" w:cs="Arial"/>
          <w:sz w:val="20"/>
          <w:szCs w:val="20"/>
        </w:rPr>
        <w:t xml:space="preserve">signed off </w:t>
      </w:r>
      <w:r w:rsidR="00F25193" w:rsidRPr="00EC76FF">
        <w:rPr>
          <w:rStyle w:val="normaltextrun"/>
          <w:rFonts w:ascii="Arial" w:hAnsi="Arial" w:cs="Arial"/>
          <w:sz w:val="20"/>
          <w:szCs w:val="20"/>
        </w:rPr>
        <w:t>Compliance Checklist</w:t>
      </w:r>
      <w:r w:rsidR="00F95FC3" w:rsidRPr="00EC76FF">
        <w:rPr>
          <w:rStyle w:val="normaltextrun"/>
          <w:rFonts w:ascii="Arial" w:hAnsi="Arial" w:cs="Arial"/>
          <w:sz w:val="20"/>
          <w:szCs w:val="20"/>
        </w:rPr>
        <w:t xml:space="preserve"> from the Customer. </w:t>
      </w:r>
    </w:p>
    <w:p w14:paraId="79F62472" w14:textId="77777777" w:rsidR="00E032AF" w:rsidRPr="00EC76FF" w:rsidRDefault="00E032AF" w:rsidP="0051606A">
      <w:pPr>
        <w:pStyle w:val="paragraph"/>
        <w:spacing w:before="0" w:beforeAutospacing="0" w:after="0" w:afterAutospacing="0" w:line="360" w:lineRule="auto"/>
        <w:jc w:val="both"/>
        <w:textAlignment w:val="baseline"/>
        <w:rPr>
          <w:rFonts w:ascii="Arial" w:hAnsi="Arial" w:cs="Arial"/>
          <w:sz w:val="20"/>
          <w:szCs w:val="20"/>
        </w:rPr>
      </w:pPr>
      <w:r w:rsidRPr="00EC76FF">
        <w:rPr>
          <w:rStyle w:val="eop"/>
          <w:rFonts w:ascii="Arial" w:hAnsi="Arial" w:cs="Arial"/>
          <w:sz w:val="20"/>
          <w:szCs w:val="20"/>
        </w:rPr>
        <w:t> </w:t>
      </w:r>
    </w:p>
    <w:p w14:paraId="41AA93DE" w14:textId="77777777" w:rsidR="00E032AF" w:rsidRPr="00EC76FF" w:rsidRDefault="00E032AF" w:rsidP="0051606A">
      <w:pPr>
        <w:pStyle w:val="paragraph"/>
        <w:spacing w:before="0" w:beforeAutospacing="0" w:after="0" w:afterAutospacing="0" w:line="360" w:lineRule="auto"/>
        <w:jc w:val="both"/>
        <w:textAlignment w:val="baseline"/>
        <w:rPr>
          <w:rFonts w:ascii="Arial" w:hAnsi="Arial" w:cs="Arial"/>
          <w:sz w:val="20"/>
          <w:szCs w:val="20"/>
        </w:rPr>
      </w:pPr>
      <w:r w:rsidRPr="00EC76FF">
        <w:rPr>
          <w:rStyle w:val="eop"/>
          <w:rFonts w:ascii="Arial" w:hAnsi="Arial" w:cs="Arial"/>
          <w:sz w:val="20"/>
          <w:szCs w:val="20"/>
        </w:rPr>
        <w:t> </w:t>
      </w:r>
    </w:p>
    <w:p w14:paraId="47F792F9" w14:textId="77777777" w:rsidR="00E032AF" w:rsidRPr="00EC76FF" w:rsidRDefault="00E032AF" w:rsidP="0051606A">
      <w:pPr>
        <w:pStyle w:val="paragraph"/>
        <w:spacing w:before="0" w:beforeAutospacing="0" w:after="0" w:afterAutospacing="0" w:line="360" w:lineRule="auto"/>
        <w:jc w:val="both"/>
        <w:textAlignment w:val="baseline"/>
        <w:rPr>
          <w:rStyle w:val="eop"/>
          <w:rFonts w:ascii="Arial" w:hAnsi="Arial" w:cs="Arial"/>
          <w:sz w:val="20"/>
          <w:szCs w:val="20"/>
        </w:rPr>
      </w:pPr>
      <w:r w:rsidRPr="00EC76FF">
        <w:rPr>
          <w:rStyle w:val="normaltextrun"/>
          <w:rFonts w:ascii="Arial" w:hAnsi="Arial" w:cs="Arial"/>
          <w:b/>
          <w:bCs/>
          <w:sz w:val="20"/>
          <w:szCs w:val="20"/>
        </w:rPr>
        <w:t>Customer installation requirements:</w:t>
      </w:r>
    </w:p>
    <w:p w14:paraId="277F1957" w14:textId="7B568DFF" w:rsidR="00E032AF" w:rsidRPr="00EC76FF" w:rsidRDefault="00E032AF" w:rsidP="0051606A">
      <w:pPr>
        <w:pStyle w:val="paragraph"/>
        <w:spacing w:before="0" w:beforeAutospacing="0" w:after="0" w:afterAutospacing="0" w:line="360" w:lineRule="auto"/>
        <w:jc w:val="both"/>
        <w:textAlignment w:val="baseline"/>
        <w:rPr>
          <w:rFonts w:ascii="Arial" w:hAnsi="Arial" w:cs="Arial"/>
          <w:sz w:val="20"/>
          <w:szCs w:val="20"/>
        </w:rPr>
      </w:pPr>
      <w:r w:rsidRPr="00EC76FF">
        <w:rPr>
          <w:rStyle w:val="normaltextrun"/>
          <w:rFonts w:ascii="Arial" w:hAnsi="Arial" w:cs="Arial"/>
          <w:sz w:val="20"/>
          <w:szCs w:val="20"/>
        </w:rPr>
        <w:t>Connected Dwelling</w:t>
      </w:r>
      <w:r w:rsidR="00861699">
        <w:rPr>
          <w:rStyle w:val="normaltextrun"/>
          <w:rFonts w:ascii="Arial" w:hAnsi="Arial" w:cs="Arial"/>
          <w:sz w:val="20"/>
          <w:szCs w:val="20"/>
        </w:rPr>
        <w:t xml:space="preserve"> has completed the following process</w:t>
      </w:r>
      <w:r w:rsidRPr="00EC76FF">
        <w:rPr>
          <w:rStyle w:val="normaltextrun"/>
          <w:rFonts w:ascii="Arial" w:hAnsi="Arial" w:cs="Arial"/>
          <w:sz w:val="20"/>
          <w:szCs w:val="20"/>
        </w:rPr>
        <w:t>: </w:t>
      </w:r>
      <w:r w:rsidRPr="00EC76FF">
        <w:rPr>
          <w:rStyle w:val="eop"/>
          <w:rFonts w:ascii="Arial" w:hAnsi="Arial" w:cs="Arial"/>
          <w:sz w:val="20"/>
          <w:szCs w:val="20"/>
        </w:rPr>
        <w:t> </w:t>
      </w:r>
    </w:p>
    <w:p w14:paraId="51FBE39D" w14:textId="77777777" w:rsidR="00E032AF" w:rsidRPr="00EC76FF" w:rsidRDefault="00E032AF" w:rsidP="009C6CE3">
      <w:pPr>
        <w:pStyle w:val="paragraph"/>
        <w:numPr>
          <w:ilvl w:val="3"/>
          <w:numId w:val="29"/>
        </w:numPr>
        <w:spacing w:before="0" w:beforeAutospacing="0" w:after="0" w:afterAutospacing="0" w:line="360" w:lineRule="auto"/>
        <w:ind w:left="567" w:hanging="425"/>
        <w:jc w:val="both"/>
        <w:textAlignment w:val="baseline"/>
        <w:rPr>
          <w:rFonts w:ascii="Arial" w:hAnsi="Arial" w:cs="Arial"/>
          <w:sz w:val="20"/>
          <w:szCs w:val="20"/>
        </w:rPr>
      </w:pPr>
      <w:r w:rsidRPr="00EC76FF">
        <w:rPr>
          <w:rStyle w:val="normaltextrun"/>
          <w:rFonts w:ascii="Arial" w:hAnsi="Arial" w:cs="Arial"/>
          <w:sz w:val="20"/>
          <w:szCs w:val="20"/>
        </w:rPr>
        <w:t xml:space="preserve">Physical installation </w:t>
      </w:r>
      <w:r w:rsidRPr="00EC76FF">
        <w:rPr>
          <w:rStyle w:val="normaltextrun"/>
          <w:rFonts w:ascii="Arial" w:hAnsi="Arial" w:cs="Arial"/>
          <w:b/>
          <w:bCs/>
          <w:sz w:val="20"/>
          <w:szCs w:val="20"/>
        </w:rPr>
        <w:t xml:space="preserve">(Note 1); </w:t>
      </w:r>
      <w:r w:rsidRPr="00EC76FF">
        <w:rPr>
          <w:rStyle w:val="normaltextrun"/>
          <w:rFonts w:ascii="Arial" w:hAnsi="Arial" w:cs="Arial"/>
          <w:sz w:val="20"/>
          <w:szCs w:val="20"/>
        </w:rPr>
        <w:t>with</w:t>
      </w:r>
    </w:p>
    <w:p w14:paraId="4757E30A" w14:textId="2C67BEB7" w:rsidR="00E032AF" w:rsidRPr="00EC76FF" w:rsidRDefault="00E032AF" w:rsidP="009C6CE3">
      <w:pPr>
        <w:pStyle w:val="paragraph"/>
        <w:numPr>
          <w:ilvl w:val="3"/>
          <w:numId w:val="29"/>
        </w:numPr>
        <w:spacing w:before="0" w:beforeAutospacing="0" w:after="0" w:afterAutospacing="0" w:line="360" w:lineRule="auto"/>
        <w:ind w:left="567" w:hanging="425"/>
        <w:jc w:val="both"/>
        <w:textAlignment w:val="baseline"/>
        <w:rPr>
          <w:rFonts w:ascii="Arial" w:hAnsi="Arial" w:cs="Arial"/>
          <w:sz w:val="20"/>
          <w:szCs w:val="20"/>
        </w:rPr>
      </w:pPr>
      <w:r w:rsidRPr="00EC76FF">
        <w:rPr>
          <w:rStyle w:val="normaltextrun"/>
          <w:rFonts w:ascii="Arial" w:hAnsi="Arial" w:cs="Arial"/>
          <w:sz w:val="20"/>
          <w:szCs w:val="20"/>
        </w:rPr>
        <w:t xml:space="preserve">An </w:t>
      </w:r>
      <w:r w:rsidR="00A812B0">
        <w:rPr>
          <w:rStyle w:val="normaltextrun"/>
          <w:rFonts w:ascii="Arial" w:hAnsi="Arial" w:cs="Arial"/>
          <w:sz w:val="20"/>
          <w:szCs w:val="20"/>
        </w:rPr>
        <w:t>Optical Network Terminal (“</w:t>
      </w:r>
      <w:r w:rsidR="00A812B0" w:rsidRPr="000C6A4A">
        <w:rPr>
          <w:rStyle w:val="normaltextrun"/>
          <w:rFonts w:ascii="Arial" w:hAnsi="Arial" w:cs="Arial"/>
          <w:b/>
          <w:bCs/>
          <w:sz w:val="20"/>
          <w:szCs w:val="20"/>
        </w:rPr>
        <w:t>ONT</w:t>
      </w:r>
      <w:r w:rsidR="00A812B0">
        <w:rPr>
          <w:rStyle w:val="normaltextrun"/>
          <w:rFonts w:ascii="Arial" w:hAnsi="Arial" w:cs="Arial"/>
          <w:sz w:val="20"/>
          <w:szCs w:val="20"/>
        </w:rPr>
        <w:t>”)</w:t>
      </w:r>
      <w:r w:rsidR="00A812B0" w:rsidRPr="00EC76FF">
        <w:rPr>
          <w:rStyle w:val="normaltextrun"/>
          <w:rFonts w:ascii="Arial" w:hAnsi="Arial" w:cs="Arial"/>
          <w:sz w:val="20"/>
          <w:szCs w:val="20"/>
        </w:rPr>
        <w:t xml:space="preserve"> </w:t>
      </w:r>
      <w:r w:rsidRPr="00EC76FF">
        <w:rPr>
          <w:rStyle w:val="normaltextrun"/>
          <w:rFonts w:ascii="Arial" w:hAnsi="Arial" w:cs="Arial"/>
          <w:sz w:val="20"/>
          <w:szCs w:val="20"/>
        </w:rPr>
        <w:t xml:space="preserve">Activated via Nokia </w:t>
      </w:r>
      <w:proofErr w:type="spellStart"/>
      <w:r w:rsidRPr="00EC76FF">
        <w:rPr>
          <w:rStyle w:val="normaltextrun"/>
          <w:rFonts w:ascii="Arial" w:hAnsi="Arial" w:cs="Arial"/>
          <w:sz w:val="20"/>
          <w:szCs w:val="20"/>
        </w:rPr>
        <w:t>EasyStart</w:t>
      </w:r>
      <w:proofErr w:type="spellEnd"/>
      <w:r w:rsidRPr="00EC76FF">
        <w:rPr>
          <w:rStyle w:val="normaltextrun"/>
          <w:rFonts w:ascii="Arial" w:hAnsi="Arial" w:cs="Arial"/>
          <w:sz w:val="20"/>
          <w:szCs w:val="20"/>
        </w:rPr>
        <w:t xml:space="preserve"> </w:t>
      </w:r>
      <w:r w:rsidRPr="00EC76FF">
        <w:rPr>
          <w:rStyle w:val="normaltextrun"/>
          <w:rFonts w:ascii="Arial" w:hAnsi="Arial" w:cs="Arial"/>
          <w:b/>
          <w:bCs/>
          <w:sz w:val="20"/>
          <w:szCs w:val="20"/>
        </w:rPr>
        <w:t>(Note 2)</w:t>
      </w:r>
      <w:r w:rsidRPr="00EC76FF">
        <w:rPr>
          <w:rStyle w:val="normaltextrun"/>
          <w:rFonts w:ascii="Arial" w:hAnsi="Arial" w:cs="Arial"/>
          <w:sz w:val="20"/>
          <w:szCs w:val="20"/>
        </w:rPr>
        <w:t>; completed with</w:t>
      </w:r>
    </w:p>
    <w:p w14:paraId="11ADCAC8" w14:textId="77777777" w:rsidR="00E032AF" w:rsidRPr="00EC76FF" w:rsidRDefault="00E032AF" w:rsidP="009C6CE3">
      <w:pPr>
        <w:pStyle w:val="paragraph"/>
        <w:numPr>
          <w:ilvl w:val="3"/>
          <w:numId w:val="29"/>
        </w:numPr>
        <w:spacing w:before="0" w:beforeAutospacing="0" w:after="0" w:afterAutospacing="0" w:line="360" w:lineRule="auto"/>
        <w:ind w:left="567" w:hanging="425"/>
        <w:jc w:val="both"/>
        <w:textAlignment w:val="baseline"/>
        <w:rPr>
          <w:rFonts w:ascii="Arial" w:hAnsi="Arial" w:cs="Arial"/>
          <w:sz w:val="20"/>
          <w:szCs w:val="20"/>
        </w:rPr>
      </w:pPr>
      <w:r w:rsidRPr="00EC76FF">
        <w:rPr>
          <w:rStyle w:val="normaltextrun"/>
          <w:rFonts w:ascii="Arial" w:hAnsi="Arial" w:cs="Arial"/>
          <w:sz w:val="20"/>
          <w:szCs w:val="20"/>
        </w:rPr>
        <w:t xml:space="preserve">A Mobile Application submission </w:t>
      </w:r>
      <w:r w:rsidRPr="00EC76FF">
        <w:rPr>
          <w:rStyle w:val="normaltextrun"/>
          <w:rFonts w:ascii="Arial" w:hAnsi="Arial" w:cs="Arial"/>
          <w:b/>
          <w:bCs/>
          <w:sz w:val="20"/>
          <w:szCs w:val="20"/>
        </w:rPr>
        <w:t>(Note 3)</w:t>
      </w:r>
    </w:p>
    <w:p w14:paraId="53490D75" w14:textId="77777777" w:rsidR="00E032AF" w:rsidRPr="00EC76FF" w:rsidRDefault="00E032AF" w:rsidP="0051606A">
      <w:pPr>
        <w:pStyle w:val="paragraph"/>
        <w:spacing w:before="0" w:beforeAutospacing="0" w:after="0" w:afterAutospacing="0" w:line="360" w:lineRule="auto"/>
        <w:ind w:firstLine="60"/>
        <w:jc w:val="both"/>
        <w:textAlignment w:val="baseline"/>
        <w:rPr>
          <w:rStyle w:val="eop"/>
          <w:rFonts w:ascii="Arial" w:hAnsi="Arial" w:cs="Arial"/>
          <w:sz w:val="20"/>
          <w:szCs w:val="20"/>
        </w:rPr>
      </w:pPr>
    </w:p>
    <w:p w14:paraId="34962130" w14:textId="77777777" w:rsidR="00E032AF" w:rsidRPr="00EC76FF" w:rsidRDefault="00E032AF" w:rsidP="0051606A">
      <w:pPr>
        <w:pStyle w:val="paragraph"/>
        <w:spacing w:before="0" w:beforeAutospacing="0" w:after="0" w:afterAutospacing="0" w:line="360" w:lineRule="auto"/>
        <w:jc w:val="both"/>
        <w:textAlignment w:val="baseline"/>
        <w:rPr>
          <w:rStyle w:val="eop"/>
          <w:rFonts w:ascii="Arial" w:hAnsi="Arial" w:cs="Arial"/>
          <w:b/>
          <w:bCs/>
          <w:sz w:val="20"/>
          <w:szCs w:val="20"/>
          <w:u w:val="single"/>
        </w:rPr>
      </w:pPr>
      <w:r w:rsidRPr="00EC76FF">
        <w:rPr>
          <w:rStyle w:val="eop"/>
          <w:rFonts w:ascii="Arial" w:hAnsi="Arial" w:cs="Arial"/>
          <w:b/>
          <w:bCs/>
          <w:sz w:val="20"/>
          <w:szCs w:val="20"/>
          <w:u w:val="single"/>
        </w:rPr>
        <w:t>Notes:</w:t>
      </w:r>
    </w:p>
    <w:p w14:paraId="7E84068D" w14:textId="77777777" w:rsidR="00E032AF" w:rsidRPr="00EC76FF" w:rsidRDefault="00E032AF" w:rsidP="0051606A">
      <w:pPr>
        <w:pStyle w:val="paragraph"/>
        <w:spacing w:before="0" w:beforeAutospacing="0" w:after="0" w:afterAutospacing="0" w:line="360" w:lineRule="auto"/>
        <w:jc w:val="both"/>
        <w:textAlignment w:val="baseline"/>
        <w:rPr>
          <w:rFonts w:ascii="Arial" w:hAnsi="Arial" w:cs="Arial"/>
          <w:sz w:val="20"/>
          <w:szCs w:val="20"/>
        </w:rPr>
      </w:pPr>
    </w:p>
    <w:p w14:paraId="29FC4071" w14:textId="77777777" w:rsidR="00E032AF" w:rsidRPr="00EC76FF" w:rsidRDefault="00E032AF" w:rsidP="009C6CE3">
      <w:pPr>
        <w:pStyle w:val="paragraph"/>
        <w:numPr>
          <w:ilvl w:val="0"/>
          <w:numId w:val="9"/>
        </w:numPr>
        <w:spacing w:before="0" w:beforeAutospacing="0" w:after="0" w:afterAutospacing="0" w:line="360" w:lineRule="auto"/>
        <w:ind w:left="1080" w:hanging="1080"/>
        <w:jc w:val="both"/>
        <w:textAlignment w:val="baseline"/>
        <w:rPr>
          <w:rFonts w:ascii="Arial" w:hAnsi="Arial" w:cs="Arial"/>
          <w:sz w:val="20"/>
          <w:szCs w:val="20"/>
        </w:rPr>
      </w:pPr>
      <w:r w:rsidRPr="00EC76FF">
        <w:rPr>
          <w:rStyle w:val="normaltextrun"/>
          <w:rFonts w:ascii="Arial" w:hAnsi="Arial" w:cs="Arial"/>
          <w:b/>
          <w:bCs/>
          <w:sz w:val="20"/>
          <w:szCs w:val="20"/>
        </w:rPr>
        <w:t>Physical installation:</w:t>
      </w:r>
      <w:r w:rsidRPr="00EC76FF">
        <w:rPr>
          <w:rStyle w:val="eop"/>
          <w:rFonts w:ascii="Arial" w:hAnsi="Arial" w:cs="Arial"/>
          <w:sz w:val="20"/>
          <w:szCs w:val="20"/>
        </w:rPr>
        <w:t> </w:t>
      </w:r>
    </w:p>
    <w:p w14:paraId="4D40F436" w14:textId="77777777" w:rsidR="00E032AF" w:rsidRPr="00EC76FF" w:rsidRDefault="00E032AF" w:rsidP="009C6CE3">
      <w:pPr>
        <w:pStyle w:val="paragraph"/>
        <w:numPr>
          <w:ilvl w:val="0"/>
          <w:numId w:val="10"/>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 xml:space="preserve">Only residents and businesses that have </w:t>
      </w:r>
      <w:proofErr w:type="gramStart"/>
      <w:r w:rsidRPr="00EC76FF">
        <w:rPr>
          <w:rStyle w:val="normaltextrun"/>
          <w:rFonts w:ascii="Arial" w:hAnsi="Arial" w:cs="Arial"/>
          <w:sz w:val="20"/>
          <w:szCs w:val="20"/>
        </w:rPr>
        <w:t>signed-up</w:t>
      </w:r>
      <w:proofErr w:type="gramEnd"/>
      <w:r w:rsidRPr="00EC76FF">
        <w:rPr>
          <w:rStyle w:val="normaltextrun"/>
          <w:rFonts w:ascii="Arial" w:hAnsi="Arial" w:cs="Arial"/>
          <w:sz w:val="20"/>
          <w:szCs w:val="20"/>
        </w:rPr>
        <w:t xml:space="preserve"> for the installation will receive an installation. The details will either be captured by the home permission teams via the Mobile Application (only on paper if specifically instructed by the Customer to do so). </w:t>
      </w:r>
      <w:r w:rsidRPr="00EC76FF">
        <w:rPr>
          <w:rStyle w:val="normaltextrun"/>
          <w:rFonts w:ascii="Arial" w:hAnsi="Arial" w:cs="Arial"/>
          <w:i/>
          <w:iCs/>
          <w:sz w:val="20"/>
          <w:szCs w:val="20"/>
        </w:rPr>
        <w:t>For the Home sign-up process, refer to the Customer field operations standards.</w:t>
      </w:r>
      <w:r w:rsidRPr="00EC76FF">
        <w:rPr>
          <w:rStyle w:val="eop"/>
          <w:rFonts w:ascii="Arial" w:hAnsi="Arial" w:cs="Arial"/>
          <w:sz w:val="20"/>
          <w:szCs w:val="20"/>
        </w:rPr>
        <w:t> </w:t>
      </w:r>
    </w:p>
    <w:p w14:paraId="4FE58831" w14:textId="4948CBD1" w:rsidR="00E032AF" w:rsidRPr="00EC76FF" w:rsidRDefault="00E032AF" w:rsidP="009C6CE3">
      <w:pPr>
        <w:pStyle w:val="paragraph"/>
        <w:numPr>
          <w:ilvl w:val="0"/>
          <w:numId w:val="11"/>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 xml:space="preserve">The installation must be according to the approved Customer </w:t>
      </w:r>
      <w:r w:rsidR="0054215C" w:rsidRPr="00EC76FF">
        <w:rPr>
          <w:rStyle w:val="normaltextrun"/>
          <w:rFonts w:ascii="Arial" w:hAnsi="Arial" w:cs="Arial"/>
          <w:sz w:val="20"/>
          <w:szCs w:val="20"/>
        </w:rPr>
        <w:t>Specifications</w:t>
      </w:r>
      <w:r w:rsidRPr="00EC76FF">
        <w:rPr>
          <w:rStyle w:val="normaltextrun"/>
          <w:rFonts w:ascii="Arial" w:hAnsi="Arial" w:cs="Arial"/>
          <w:sz w:val="20"/>
          <w:szCs w:val="20"/>
        </w:rPr>
        <w:t>.</w:t>
      </w:r>
      <w:r w:rsidRPr="00EC76FF">
        <w:rPr>
          <w:rStyle w:val="eop"/>
          <w:rFonts w:ascii="Arial" w:hAnsi="Arial" w:cs="Arial"/>
          <w:sz w:val="20"/>
          <w:szCs w:val="20"/>
        </w:rPr>
        <w:t> </w:t>
      </w:r>
    </w:p>
    <w:p w14:paraId="33A6B211" w14:textId="77777777" w:rsidR="00E032AF" w:rsidRPr="00EC76FF" w:rsidRDefault="00E032AF" w:rsidP="009C6CE3">
      <w:pPr>
        <w:pStyle w:val="paragraph"/>
        <w:numPr>
          <w:ilvl w:val="0"/>
          <w:numId w:val="12"/>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Customer installation manuals to be shared with Service Provider:</w:t>
      </w:r>
    </w:p>
    <w:p w14:paraId="1D0A1018" w14:textId="77777777" w:rsidR="00E032AF" w:rsidRPr="00EC76FF" w:rsidRDefault="00E032AF" w:rsidP="009C6CE3">
      <w:pPr>
        <w:pStyle w:val="paragraph"/>
        <w:numPr>
          <w:ilvl w:val="0"/>
          <w:numId w:val="13"/>
        </w:numPr>
        <w:spacing w:before="0" w:beforeAutospacing="0" w:after="0" w:afterAutospacing="0" w:line="360" w:lineRule="auto"/>
        <w:ind w:left="2700" w:hanging="1080"/>
        <w:jc w:val="both"/>
        <w:textAlignment w:val="baseline"/>
        <w:rPr>
          <w:rFonts w:ascii="Arial" w:hAnsi="Arial" w:cs="Arial"/>
          <w:sz w:val="20"/>
          <w:szCs w:val="20"/>
        </w:rPr>
      </w:pPr>
      <w:r w:rsidRPr="00EC76FF">
        <w:rPr>
          <w:rStyle w:val="normaltextrun"/>
          <w:rFonts w:ascii="Arial" w:hAnsi="Arial" w:cs="Arial"/>
          <w:sz w:val="20"/>
          <w:szCs w:val="20"/>
        </w:rPr>
        <w:t>Separate manuals for formal (brick &amp; mortar), informal (corrugated metal sheeting) and RDP houses.</w:t>
      </w:r>
      <w:r w:rsidRPr="00EC76FF">
        <w:rPr>
          <w:rStyle w:val="eop"/>
          <w:rFonts w:ascii="Arial" w:hAnsi="Arial" w:cs="Arial"/>
          <w:sz w:val="20"/>
          <w:szCs w:val="20"/>
        </w:rPr>
        <w:t> </w:t>
      </w:r>
    </w:p>
    <w:p w14:paraId="26181AFF" w14:textId="65136795" w:rsidR="00E032AF" w:rsidRPr="00EC76FF" w:rsidRDefault="00E032AF" w:rsidP="009C6CE3">
      <w:pPr>
        <w:pStyle w:val="paragraph"/>
        <w:numPr>
          <w:ilvl w:val="0"/>
          <w:numId w:val="14"/>
        </w:numPr>
        <w:spacing w:before="0" w:beforeAutospacing="0" w:after="0" w:afterAutospacing="0" w:line="360" w:lineRule="auto"/>
        <w:ind w:left="2700" w:hanging="1080"/>
        <w:jc w:val="both"/>
        <w:textAlignment w:val="baseline"/>
        <w:rPr>
          <w:rFonts w:ascii="Arial" w:hAnsi="Arial" w:cs="Arial"/>
          <w:sz w:val="20"/>
          <w:szCs w:val="20"/>
        </w:rPr>
      </w:pPr>
      <w:r w:rsidRPr="00EC76FF">
        <w:rPr>
          <w:rStyle w:val="normaltextrun"/>
          <w:rFonts w:ascii="Arial" w:hAnsi="Arial" w:cs="Arial"/>
          <w:sz w:val="20"/>
          <w:szCs w:val="20"/>
        </w:rPr>
        <w:t>Multi-Dwelling Units (</w:t>
      </w:r>
      <w:r w:rsidR="00DB3E66">
        <w:rPr>
          <w:rStyle w:val="normaltextrun"/>
          <w:rFonts w:ascii="Arial" w:hAnsi="Arial" w:cs="Arial"/>
          <w:sz w:val="20"/>
          <w:szCs w:val="20"/>
        </w:rPr>
        <w:t>“</w:t>
      </w:r>
      <w:r w:rsidRPr="000C6A4A">
        <w:rPr>
          <w:rStyle w:val="normaltextrun"/>
          <w:rFonts w:ascii="Arial" w:hAnsi="Arial" w:cs="Arial"/>
          <w:b/>
          <w:bCs/>
          <w:sz w:val="20"/>
          <w:szCs w:val="20"/>
        </w:rPr>
        <w:t>MDU’s</w:t>
      </w:r>
      <w:r w:rsidR="00DB3E66">
        <w:rPr>
          <w:rStyle w:val="normaltextrun"/>
          <w:rFonts w:ascii="Arial" w:hAnsi="Arial" w:cs="Arial"/>
          <w:sz w:val="20"/>
          <w:szCs w:val="20"/>
        </w:rPr>
        <w:t>”</w:t>
      </w:r>
      <w:r w:rsidRPr="00EC76FF">
        <w:rPr>
          <w:rStyle w:val="normaltextrun"/>
          <w:rFonts w:ascii="Arial" w:hAnsi="Arial" w:cs="Arial"/>
          <w:sz w:val="20"/>
          <w:szCs w:val="20"/>
        </w:rPr>
        <w:t>) to be handled on a case-by-case basis between the Service Provider and Customer.</w:t>
      </w:r>
      <w:r w:rsidRPr="00EC76FF">
        <w:rPr>
          <w:rStyle w:val="eop"/>
          <w:rFonts w:ascii="Arial" w:hAnsi="Arial" w:cs="Arial"/>
          <w:sz w:val="20"/>
          <w:szCs w:val="20"/>
        </w:rPr>
        <w:t> </w:t>
      </w:r>
    </w:p>
    <w:p w14:paraId="05D07DE9" w14:textId="23CBDD17" w:rsidR="00E032AF" w:rsidRPr="00EC76FF" w:rsidRDefault="00E032AF" w:rsidP="009C6CE3">
      <w:pPr>
        <w:pStyle w:val="paragraph"/>
        <w:numPr>
          <w:ilvl w:val="0"/>
          <w:numId w:val="15"/>
        </w:numPr>
        <w:spacing w:before="0" w:beforeAutospacing="0" w:after="0" w:afterAutospacing="0" w:line="360" w:lineRule="auto"/>
        <w:ind w:left="2700" w:hanging="1080"/>
        <w:jc w:val="both"/>
        <w:textAlignment w:val="baseline"/>
        <w:rPr>
          <w:rFonts w:ascii="Arial" w:hAnsi="Arial" w:cs="Arial"/>
          <w:sz w:val="20"/>
          <w:szCs w:val="20"/>
        </w:rPr>
      </w:pPr>
      <w:r w:rsidRPr="00EC76FF">
        <w:rPr>
          <w:rStyle w:val="normaltextrun"/>
          <w:rFonts w:ascii="Arial" w:hAnsi="Arial" w:cs="Arial"/>
          <w:sz w:val="20"/>
          <w:szCs w:val="20"/>
        </w:rPr>
        <w:t>Should a dwelling type not be covered by any of the above, the Service Provider must inform the Customer. Within 10</w:t>
      </w:r>
      <w:r w:rsidR="00DB3E66">
        <w:rPr>
          <w:rStyle w:val="normaltextrun"/>
          <w:rFonts w:ascii="Arial" w:hAnsi="Arial" w:cs="Arial"/>
          <w:sz w:val="20"/>
          <w:szCs w:val="20"/>
        </w:rPr>
        <w:t xml:space="preserve"> (ten)</w:t>
      </w:r>
      <w:r w:rsidRPr="00EC76FF">
        <w:rPr>
          <w:rStyle w:val="normaltextrun"/>
          <w:rFonts w:ascii="Arial" w:hAnsi="Arial" w:cs="Arial"/>
          <w:sz w:val="20"/>
          <w:szCs w:val="20"/>
        </w:rPr>
        <w:t xml:space="preserve"> business days, the Customer will provide guidelines on the installation method and requirements.</w:t>
      </w:r>
      <w:r w:rsidRPr="00EC76FF">
        <w:rPr>
          <w:rStyle w:val="eop"/>
          <w:rFonts w:ascii="Arial" w:hAnsi="Arial" w:cs="Arial"/>
          <w:sz w:val="20"/>
          <w:szCs w:val="20"/>
        </w:rPr>
        <w:t> </w:t>
      </w:r>
    </w:p>
    <w:p w14:paraId="2A7AFBE2" w14:textId="77777777" w:rsidR="00E032AF" w:rsidRPr="00EC76FF" w:rsidRDefault="00E032AF" w:rsidP="009C6CE3">
      <w:pPr>
        <w:pStyle w:val="paragraph"/>
        <w:numPr>
          <w:ilvl w:val="0"/>
          <w:numId w:val="16"/>
        </w:numPr>
        <w:spacing w:before="0" w:beforeAutospacing="0" w:after="0" w:afterAutospacing="0" w:line="360" w:lineRule="auto"/>
        <w:ind w:left="1800" w:hanging="1080"/>
        <w:jc w:val="both"/>
        <w:textAlignment w:val="baseline"/>
        <w:rPr>
          <w:rStyle w:val="normaltextrun"/>
          <w:rFonts w:ascii="Arial" w:hAnsi="Arial" w:cs="Arial"/>
          <w:sz w:val="20"/>
          <w:szCs w:val="20"/>
        </w:rPr>
      </w:pPr>
      <w:r w:rsidRPr="00EC76FF">
        <w:rPr>
          <w:rStyle w:val="normaltextrun"/>
          <w:rFonts w:ascii="Arial" w:hAnsi="Arial" w:cs="Arial"/>
          <w:sz w:val="20"/>
          <w:szCs w:val="20"/>
        </w:rPr>
        <w:t>Service Provider to ensure installation teams undergo the required training on how to install according to Customer standards; and</w:t>
      </w:r>
    </w:p>
    <w:p w14:paraId="4B1DD555" w14:textId="77777777" w:rsidR="00E032AF" w:rsidRPr="00EC76FF" w:rsidRDefault="00E032AF" w:rsidP="009C6CE3">
      <w:pPr>
        <w:pStyle w:val="paragraph"/>
        <w:numPr>
          <w:ilvl w:val="0"/>
          <w:numId w:val="16"/>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Service Provider to ensure controls are in place for teams to adhere to the required standards and specifications as outlined in the Service Schedules.</w:t>
      </w:r>
      <w:r w:rsidRPr="00EC76FF">
        <w:rPr>
          <w:rStyle w:val="eop"/>
          <w:rFonts w:ascii="Arial" w:hAnsi="Arial" w:cs="Arial"/>
          <w:sz w:val="20"/>
          <w:szCs w:val="20"/>
        </w:rPr>
        <w:t> </w:t>
      </w:r>
    </w:p>
    <w:p w14:paraId="528DFB9D" w14:textId="77777777" w:rsidR="00E032AF" w:rsidRPr="00EC76FF" w:rsidRDefault="00E032AF" w:rsidP="009C6CE3">
      <w:pPr>
        <w:pStyle w:val="paragraph"/>
        <w:numPr>
          <w:ilvl w:val="0"/>
          <w:numId w:val="17"/>
        </w:numPr>
        <w:spacing w:before="0" w:beforeAutospacing="0" w:after="0" w:afterAutospacing="0" w:line="360" w:lineRule="auto"/>
        <w:ind w:left="1800" w:hanging="1080"/>
        <w:jc w:val="both"/>
        <w:textAlignment w:val="baseline"/>
        <w:rPr>
          <w:rFonts w:ascii="Arial" w:hAnsi="Arial" w:cs="Arial"/>
          <w:sz w:val="20"/>
          <w:szCs w:val="20"/>
        </w:rPr>
      </w:pPr>
      <w:r w:rsidRPr="6AB7CC79">
        <w:rPr>
          <w:rStyle w:val="normaltextrun"/>
          <w:rFonts w:ascii="Arial" w:hAnsi="Arial" w:cs="Arial"/>
          <w:sz w:val="20"/>
          <w:szCs w:val="20"/>
        </w:rPr>
        <w:t xml:space="preserve">Service Provider to complete </w:t>
      </w:r>
      <w:r w:rsidRPr="00BF0DA3">
        <w:rPr>
          <w:rStyle w:val="normaltextrun"/>
          <w:rFonts w:ascii="Arial" w:hAnsi="Arial" w:cs="Arial"/>
          <w:sz w:val="20"/>
          <w:szCs w:val="20"/>
        </w:rPr>
        <w:t>Customer Home Installations Quality Control Check sheet</w:t>
      </w:r>
      <w:r w:rsidRPr="6AB7CC79">
        <w:rPr>
          <w:rStyle w:val="normaltextrun"/>
          <w:rFonts w:ascii="Arial" w:hAnsi="Arial" w:cs="Arial"/>
          <w:sz w:val="20"/>
          <w:szCs w:val="20"/>
        </w:rPr>
        <w:t xml:space="preserve"> and submit these with handover document pack.</w:t>
      </w:r>
      <w:r w:rsidRPr="6AB7CC79">
        <w:rPr>
          <w:rStyle w:val="eop"/>
          <w:rFonts w:ascii="Arial" w:hAnsi="Arial" w:cs="Arial"/>
          <w:sz w:val="20"/>
          <w:szCs w:val="20"/>
        </w:rPr>
        <w:t> </w:t>
      </w:r>
    </w:p>
    <w:p w14:paraId="2BFA98CB" w14:textId="77777777" w:rsidR="00E032AF" w:rsidRPr="00EC76FF" w:rsidRDefault="00E032AF" w:rsidP="0051606A">
      <w:pPr>
        <w:pStyle w:val="paragraph"/>
        <w:spacing w:before="0" w:beforeAutospacing="0" w:after="0" w:afterAutospacing="0" w:line="360" w:lineRule="auto"/>
        <w:ind w:left="1440" w:hanging="1080"/>
        <w:jc w:val="both"/>
        <w:textAlignment w:val="baseline"/>
        <w:rPr>
          <w:rFonts w:ascii="Arial" w:hAnsi="Arial" w:cs="Arial"/>
          <w:sz w:val="20"/>
          <w:szCs w:val="20"/>
        </w:rPr>
      </w:pPr>
      <w:r w:rsidRPr="00EC76FF">
        <w:rPr>
          <w:rStyle w:val="eop"/>
          <w:rFonts w:ascii="Arial" w:hAnsi="Arial" w:cs="Arial"/>
          <w:sz w:val="20"/>
          <w:szCs w:val="20"/>
        </w:rPr>
        <w:lastRenderedPageBreak/>
        <w:t> </w:t>
      </w:r>
    </w:p>
    <w:p w14:paraId="47C466A8" w14:textId="77777777" w:rsidR="00E032AF" w:rsidRPr="00EC76FF" w:rsidRDefault="00E032AF" w:rsidP="009C6CE3">
      <w:pPr>
        <w:pStyle w:val="paragraph"/>
        <w:numPr>
          <w:ilvl w:val="0"/>
          <w:numId w:val="18"/>
        </w:numPr>
        <w:spacing w:before="0" w:beforeAutospacing="0" w:after="0" w:afterAutospacing="0" w:line="360" w:lineRule="auto"/>
        <w:ind w:left="1080" w:hanging="1080"/>
        <w:jc w:val="both"/>
        <w:textAlignment w:val="baseline"/>
        <w:rPr>
          <w:rFonts w:ascii="Arial" w:hAnsi="Arial" w:cs="Arial"/>
          <w:sz w:val="20"/>
          <w:szCs w:val="20"/>
        </w:rPr>
      </w:pPr>
      <w:r w:rsidRPr="00EC76FF">
        <w:rPr>
          <w:rStyle w:val="normaltextrun"/>
          <w:rFonts w:ascii="Arial" w:hAnsi="Arial" w:cs="Arial"/>
          <w:b/>
          <w:bCs/>
          <w:sz w:val="20"/>
          <w:szCs w:val="20"/>
        </w:rPr>
        <w:t>Nokia ONT is activated via Nokia Easy Start </w:t>
      </w:r>
      <w:r w:rsidRPr="00EC76FF">
        <w:rPr>
          <w:rStyle w:val="eop"/>
          <w:rFonts w:ascii="Arial" w:hAnsi="Arial" w:cs="Arial"/>
          <w:sz w:val="20"/>
          <w:szCs w:val="20"/>
        </w:rPr>
        <w:t> </w:t>
      </w:r>
    </w:p>
    <w:p w14:paraId="54A31CBD" w14:textId="58C81998" w:rsidR="00E032AF" w:rsidRPr="00EC76FF" w:rsidRDefault="00E032AF" w:rsidP="009C6CE3">
      <w:pPr>
        <w:pStyle w:val="paragraph"/>
        <w:numPr>
          <w:ilvl w:val="0"/>
          <w:numId w:val="19"/>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 xml:space="preserve">Once </w:t>
      </w:r>
      <w:r w:rsidR="000E3763">
        <w:rPr>
          <w:rStyle w:val="normaltextrun"/>
          <w:rFonts w:ascii="Arial" w:hAnsi="Arial" w:cs="Arial"/>
          <w:sz w:val="20"/>
          <w:szCs w:val="20"/>
        </w:rPr>
        <w:t>O</w:t>
      </w:r>
      <w:r w:rsidR="00A812B0">
        <w:rPr>
          <w:rStyle w:val="normaltextrun"/>
          <w:rFonts w:ascii="Arial" w:hAnsi="Arial" w:cs="Arial"/>
          <w:sz w:val="20"/>
          <w:szCs w:val="20"/>
        </w:rPr>
        <w:t>NT</w:t>
      </w:r>
      <w:r w:rsidRPr="00EC76FF">
        <w:rPr>
          <w:rStyle w:val="normaltextrun"/>
          <w:rFonts w:ascii="Arial" w:hAnsi="Arial" w:cs="Arial"/>
          <w:sz w:val="20"/>
          <w:szCs w:val="20"/>
        </w:rPr>
        <w:t xml:space="preserve"> is installed, ensure that the ONT is activated via Nokia Easy Start (web application) to ensure that it is connected to the Customer Network. </w:t>
      </w:r>
      <w:r w:rsidRPr="00EC76FF">
        <w:rPr>
          <w:rStyle w:val="eop"/>
          <w:rFonts w:ascii="Arial" w:hAnsi="Arial" w:cs="Arial"/>
          <w:sz w:val="20"/>
          <w:szCs w:val="20"/>
        </w:rPr>
        <w:t> </w:t>
      </w:r>
    </w:p>
    <w:p w14:paraId="1092531C" w14:textId="77777777" w:rsidR="00E032AF" w:rsidRPr="00EC76FF" w:rsidRDefault="00E032AF" w:rsidP="009C6CE3">
      <w:pPr>
        <w:pStyle w:val="paragraph"/>
        <w:numPr>
          <w:ilvl w:val="0"/>
          <w:numId w:val="20"/>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 xml:space="preserve">Nokia </w:t>
      </w:r>
      <w:proofErr w:type="spellStart"/>
      <w:r w:rsidRPr="00EC76FF">
        <w:rPr>
          <w:rStyle w:val="normaltextrun"/>
          <w:rFonts w:ascii="Arial" w:hAnsi="Arial" w:cs="Arial"/>
          <w:sz w:val="20"/>
          <w:szCs w:val="20"/>
        </w:rPr>
        <w:t>EasyStart</w:t>
      </w:r>
      <w:proofErr w:type="spellEnd"/>
      <w:r w:rsidRPr="00EC76FF">
        <w:rPr>
          <w:rStyle w:val="normaltextrun"/>
          <w:rFonts w:ascii="Arial" w:hAnsi="Arial" w:cs="Arial"/>
          <w:sz w:val="20"/>
          <w:szCs w:val="20"/>
        </w:rPr>
        <w:t xml:space="preserve"> manual will be shared with Service Provider.</w:t>
      </w:r>
      <w:r w:rsidRPr="00EC76FF">
        <w:rPr>
          <w:rStyle w:val="eop"/>
          <w:rFonts w:ascii="Arial" w:hAnsi="Arial" w:cs="Arial"/>
          <w:sz w:val="20"/>
          <w:szCs w:val="20"/>
        </w:rPr>
        <w:t> </w:t>
      </w:r>
    </w:p>
    <w:p w14:paraId="588B017B" w14:textId="77777777" w:rsidR="00E032AF" w:rsidRPr="00EC76FF" w:rsidRDefault="00E032AF" w:rsidP="009C6CE3">
      <w:pPr>
        <w:pStyle w:val="paragraph"/>
        <w:numPr>
          <w:ilvl w:val="0"/>
          <w:numId w:val="21"/>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 xml:space="preserve">Nokia </w:t>
      </w:r>
      <w:proofErr w:type="spellStart"/>
      <w:r w:rsidRPr="00EC76FF">
        <w:rPr>
          <w:rStyle w:val="normaltextrun"/>
          <w:rFonts w:ascii="Arial" w:hAnsi="Arial" w:cs="Arial"/>
          <w:sz w:val="20"/>
          <w:szCs w:val="20"/>
        </w:rPr>
        <w:t>EasyStart</w:t>
      </w:r>
      <w:proofErr w:type="spellEnd"/>
      <w:r w:rsidRPr="00EC76FF">
        <w:rPr>
          <w:rStyle w:val="normaltextrun"/>
          <w:rFonts w:ascii="Arial" w:hAnsi="Arial" w:cs="Arial"/>
          <w:sz w:val="20"/>
          <w:szCs w:val="20"/>
        </w:rPr>
        <w:t xml:space="preserve"> ensures that the ONT is only activated if the light level at provisioning is within the acceptable budget light level allocated to the Dwelling</w:t>
      </w:r>
    </w:p>
    <w:p w14:paraId="67C4C13E" w14:textId="635A632F" w:rsidR="00E032AF" w:rsidRPr="00EC76FF" w:rsidRDefault="00E032AF" w:rsidP="009C6CE3">
      <w:pPr>
        <w:pStyle w:val="paragraph"/>
        <w:numPr>
          <w:ilvl w:val="0"/>
          <w:numId w:val="22"/>
        </w:numPr>
        <w:spacing w:before="0" w:beforeAutospacing="0" w:after="0" w:afterAutospacing="0" w:line="360" w:lineRule="auto"/>
        <w:ind w:left="1800" w:hanging="1080"/>
        <w:jc w:val="both"/>
        <w:textAlignment w:val="baseline"/>
        <w:rPr>
          <w:rStyle w:val="normaltextrun"/>
          <w:rFonts w:ascii="Arial" w:hAnsi="Arial" w:cs="Arial"/>
          <w:sz w:val="20"/>
          <w:szCs w:val="20"/>
        </w:rPr>
      </w:pPr>
      <w:r w:rsidRPr="5F78A6A2">
        <w:rPr>
          <w:rStyle w:val="normaltextrun"/>
          <w:rFonts w:ascii="Arial" w:hAnsi="Arial" w:cs="Arial"/>
          <w:sz w:val="20"/>
          <w:szCs w:val="20"/>
        </w:rPr>
        <w:t>Service Provider must be able to verify that each installation is activated upon successful activation on the web application</w:t>
      </w:r>
      <w:r w:rsidR="317B1BC3" w:rsidRPr="5F78A6A2">
        <w:rPr>
          <w:rStyle w:val="normaltextrun"/>
          <w:rFonts w:ascii="Arial" w:hAnsi="Arial" w:cs="Arial"/>
          <w:sz w:val="20"/>
          <w:szCs w:val="20"/>
        </w:rPr>
        <w:t>.</w:t>
      </w:r>
    </w:p>
    <w:p w14:paraId="02366781" w14:textId="77777777" w:rsidR="00E032AF" w:rsidRPr="00EC76FF" w:rsidRDefault="00E032AF" w:rsidP="009C6CE3">
      <w:pPr>
        <w:pStyle w:val="paragraph"/>
        <w:numPr>
          <w:ilvl w:val="0"/>
          <w:numId w:val="22"/>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Confirmation will be received for each successful connection.</w:t>
      </w:r>
      <w:r w:rsidRPr="00EC76FF">
        <w:rPr>
          <w:rStyle w:val="eop"/>
          <w:rFonts w:ascii="Arial" w:hAnsi="Arial" w:cs="Arial"/>
          <w:sz w:val="20"/>
          <w:szCs w:val="20"/>
        </w:rPr>
        <w:t> </w:t>
      </w:r>
    </w:p>
    <w:p w14:paraId="7C2D7CA0" w14:textId="77777777" w:rsidR="00E032AF" w:rsidRPr="00EC76FF" w:rsidRDefault="00E032AF" w:rsidP="0051606A">
      <w:pPr>
        <w:pStyle w:val="paragraph"/>
        <w:spacing w:before="0" w:beforeAutospacing="0" w:after="0" w:afterAutospacing="0" w:line="360" w:lineRule="auto"/>
        <w:ind w:left="720" w:hanging="1080"/>
        <w:jc w:val="both"/>
        <w:textAlignment w:val="baseline"/>
        <w:rPr>
          <w:rFonts w:ascii="Arial" w:hAnsi="Arial" w:cs="Arial"/>
          <w:sz w:val="20"/>
          <w:szCs w:val="20"/>
        </w:rPr>
      </w:pPr>
      <w:r w:rsidRPr="00EC76FF">
        <w:rPr>
          <w:rStyle w:val="eop"/>
          <w:rFonts w:ascii="Arial" w:hAnsi="Arial" w:cs="Arial"/>
          <w:sz w:val="20"/>
          <w:szCs w:val="20"/>
        </w:rPr>
        <w:t> </w:t>
      </w:r>
    </w:p>
    <w:p w14:paraId="7813123D" w14:textId="77777777" w:rsidR="00E032AF" w:rsidRPr="00EC76FF" w:rsidRDefault="00E032AF" w:rsidP="009C6CE3">
      <w:pPr>
        <w:pStyle w:val="paragraph"/>
        <w:numPr>
          <w:ilvl w:val="0"/>
          <w:numId w:val="23"/>
        </w:numPr>
        <w:spacing w:before="0" w:beforeAutospacing="0" w:after="0" w:afterAutospacing="0" w:line="360" w:lineRule="auto"/>
        <w:ind w:left="1080" w:hanging="1080"/>
        <w:jc w:val="both"/>
        <w:textAlignment w:val="baseline"/>
        <w:rPr>
          <w:rFonts w:ascii="Arial" w:hAnsi="Arial" w:cs="Arial"/>
          <w:sz w:val="20"/>
          <w:szCs w:val="20"/>
        </w:rPr>
      </w:pPr>
      <w:r w:rsidRPr="00EC76FF">
        <w:rPr>
          <w:rStyle w:val="normaltextrun"/>
          <w:rFonts w:ascii="Arial" w:hAnsi="Arial" w:cs="Arial"/>
          <w:b/>
          <w:bCs/>
          <w:sz w:val="20"/>
          <w:szCs w:val="20"/>
        </w:rPr>
        <w:t>Installation captured on mobile application.</w:t>
      </w:r>
      <w:r w:rsidRPr="00EC76FF">
        <w:rPr>
          <w:rStyle w:val="eop"/>
          <w:rFonts w:ascii="Arial" w:hAnsi="Arial" w:cs="Arial"/>
          <w:sz w:val="20"/>
          <w:szCs w:val="20"/>
        </w:rPr>
        <w:t> </w:t>
      </w:r>
    </w:p>
    <w:p w14:paraId="0EAFB8B5" w14:textId="77777777" w:rsidR="00E032AF" w:rsidRPr="00EC76FF" w:rsidRDefault="00E032AF" w:rsidP="009C6CE3">
      <w:pPr>
        <w:pStyle w:val="paragraph"/>
        <w:numPr>
          <w:ilvl w:val="0"/>
          <w:numId w:val="24"/>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Installation team captures and submits the required before and after photos and submits on mobile application.</w:t>
      </w:r>
      <w:r w:rsidRPr="00EC76FF">
        <w:rPr>
          <w:rStyle w:val="eop"/>
          <w:rFonts w:ascii="Arial" w:hAnsi="Arial" w:cs="Arial"/>
          <w:sz w:val="20"/>
          <w:szCs w:val="20"/>
        </w:rPr>
        <w:t> </w:t>
      </w:r>
    </w:p>
    <w:p w14:paraId="064DA5B0" w14:textId="77777777" w:rsidR="00E032AF" w:rsidRPr="00EC76FF" w:rsidRDefault="00E032AF" w:rsidP="009C6CE3">
      <w:pPr>
        <w:pStyle w:val="paragraph"/>
        <w:numPr>
          <w:ilvl w:val="0"/>
          <w:numId w:val="25"/>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End User must sign consent form on the mobile application.</w:t>
      </w:r>
      <w:r w:rsidRPr="00EC76FF">
        <w:rPr>
          <w:rStyle w:val="eop"/>
          <w:rFonts w:ascii="Arial" w:hAnsi="Arial" w:cs="Arial"/>
          <w:sz w:val="20"/>
          <w:szCs w:val="20"/>
        </w:rPr>
        <w:t> </w:t>
      </w:r>
    </w:p>
    <w:p w14:paraId="6BDA11AC" w14:textId="77777777" w:rsidR="00E032AF" w:rsidRPr="00EC76FF" w:rsidRDefault="00E032AF" w:rsidP="009C6CE3">
      <w:pPr>
        <w:pStyle w:val="paragraph"/>
        <w:numPr>
          <w:ilvl w:val="0"/>
          <w:numId w:val="26"/>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Service Provider does quality assurance to ensure that installation teams have adhered to required installation standards shared by Customer.</w:t>
      </w:r>
      <w:r w:rsidRPr="00EC76FF">
        <w:rPr>
          <w:rStyle w:val="eop"/>
          <w:rFonts w:ascii="Arial" w:hAnsi="Arial" w:cs="Arial"/>
          <w:sz w:val="20"/>
          <w:szCs w:val="20"/>
        </w:rPr>
        <w:t> </w:t>
      </w:r>
    </w:p>
    <w:p w14:paraId="27E4F14A" w14:textId="77777777" w:rsidR="00E032AF" w:rsidRPr="00EC76FF" w:rsidRDefault="00E032AF" w:rsidP="009C6CE3">
      <w:pPr>
        <w:pStyle w:val="paragraph"/>
        <w:numPr>
          <w:ilvl w:val="0"/>
          <w:numId w:val="27"/>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Once approved by the Service Provider, the Service Provider submits entries to Customer for Quality Control review.</w:t>
      </w:r>
      <w:r w:rsidRPr="00EC76FF">
        <w:rPr>
          <w:rStyle w:val="eop"/>
          <w:rFonts w:ascii="Arial" w:hAnsi="Arial" w:cs="Arial"/>
          <w:sz w:val="20"/>
          <w:szCs w:val="20"/>
        </w:rPr>
        <w:t> </w:t>
      </w:r>
    </w:p>
    <w:p w14:paraId="15097CD3" w14:textId="77777777" w:rsidR="00E032AF" w:rsidRPr="00EC76FF" w:rsidRDefault="00E032AF" w:rsidP="009C6CE3">
      <w:pPr>
        <w:pStyle w:val="paragraph"/>
        <w:numPr>
          <w:ilvl w:val="0"/>
          <w:numId w:val="28"/>
        </w:numPr>
        <w:spacing w:before="0" w:beforeAutospacing="0" w:after="0" w:afterAutospacing="0" w:line="360" w:lineRule="auto"/>
        <w:ind w:left="1800" w:hanging="1080"/>
        <w:jc w:val="both"/>
        <w:textAlignment w:val="baseline"/>
        <w:rPr>
          <w:rFonts w:ascii="Arial" w:hAnsi="Arial" w:cs="Arial"/>
          <w:sz w:val="20"/>
          <w:szCs w:val="20"/>
        </w:rPr>
      </w:pPr>
      <w:r w:rsidRPr="00EC76FF">
        <w:rPr>
          <w:rStyle w:val="normaltextrun"/>
          <w:rFonts w:ascii="Arial" w:hAnsi="Arial" w:cs="Arial"/>
          <w:sz w:val="20"/>
          <w:szCs w:val="20"/>
        </w:rPr>
        <w:t>Approvals by Customer must form part of the handover document pack submitted by the Service Provider.</w:t>
      </w:r>
      <w:r w:rsidRPr="00EC76FF">
        <w:rPr>
          <w:rStyle w:val="eop"/>
          <w:rFonts w:ascii="Arial" w:hAnsi="Arial" w:cs="Arial"/>
          <w:sz w:val="20"/>
          <w:szCs w:val="20"/>
        </w:rPr>
        <w:t> </w:t>
      </w:r>
    </w:p>
    <w:p w14:paraId="12946773" w14:textId="77777777" w:rsidR="00E726E1" w:rsidRDefault="00222A53"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Fonts w:cs="Arial"/>
        </w:rPr>
        <w:br w:type="column"/>
      </w:r>
      <w:r w:rsidR="00E726E1">
        <w:rPr>
          <w:rStyle w:val="normaltextrun"/>
          <w:rFonts w:ascii="Arial" w:hAnsi="Arial" w:cs="Arial"/>
          <w:sz w:val="20"/>
          <w:szCs w:val="20"/>
        </w:rPr>
        <w:lastRenderedPageBreak/>
        <w:t xml:space="preserve"> </w:t>
      </w:r>
    </w:p>
    <w:tbl>
      <w:tblPr>
        <w:tblStyle w:val="TableGrid1"/>
        <w:tblW w:w="9074" w:type="dxa"/>
        <w:tblLook w:val="0000" w:firstRow="0" w:lastRow="0" w:firstColumn="0" w:lastColumn="0" w:noHBand="0" w:noVBand="0"/>
      </w:tblPr>
      <w:tblGrid>
        <w:gridCol w:w="565"/>
        <w:gridCol w:w="3130"/>
        <w:gridCol w:w="76"/>
        <w:gridCol w:w="352"/>
        <w:gridCol w:w="377"/>
        <w:gridCol w:w="51"/>
        <w:gridCol w:w="413"/>
        <w:gridCol w:w="420"/>
        <w:gridCol w:w="1597"/>
        <w:gridCol w:w="1255"/>
        <w:gridCol w:w="838"/>
      </w:tblGrid>
      <w:tr w:rsidR="00E726E1" w:rsidRPr="00E726E1" w14:paraId="65902654" w14:textId="77777777" w:rsidTr="00C23D3A">
        <w:trPr>
          <w:gridBefore w:val="9"/>
          <w:wBefore w:w="6981" w:type="dxa"/>
          <w:trHeight w:val="288"/>
        </w:trPr>
        <w:tc>
          <w:tcPr>
            <w:tcW w:w="2093" w:type="dxa"/>
            <w:gridSpan w:val="2"/>
          </w:tcPr>
          <w:p w14:paraId="62515754"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FTN – QCCS – 1.0</w:t>
            </w:r>
          </w:p>
        </w:tc>
      </w:tr>
      <w:tr w:rsidR="00E726E1" w:rsidRPr="00E726E1" w14:paraId="3F398EF6" w14:textId="77777777" w:rsidTr="00C23D3A">
        <w:tblPrEx>
          <w:tblLook w:val="04A0" w:firstRow="1" w:lastRow="0" w:firstColumn="1" w:lastColumn="0" w:noHBand="0" w:noVBand="1"/>
        </w:tblPrEx>
        <w:trPr>
          <w:trHeight w:val="184"/>
        </w:trPr>
        <w:tc>
          <w:tcPr>
            <w:tcW w:w="9074" w:type="dxa"/>
            <w:gridSpan w:val="11"/>
            <w:tcBorders>
              <w:top w:val="single" w:sz="4" w:space="0" w:color="auto"/>
              <w:left w:val="single" w:sz="4" w:space="0" w:color="auto"/>
              <w:bottom w:val="single" w:sz="4" w:space="0" w:color="auto"/>
              <w:right w:val="single" w:sz="4" w:space="0" w:color="auto"/>
            </w:tcBorders>
            <w:hideMark/>
          </w:tcPr>
          <w:p w14:paraId="661B452C"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CIVIL WORKS - QUALITY CONTROL CHECK SHEET</w:t>
            </w:r>
          </w:p>
        </w:tc>
      </w:tr>
      <w:tr w:rsidR="00E726E1" w:rsidRPr="00E726E1" w14:paraId="728E0DD4" w14:textId="77777777" w:rsidTr="00C23D3A">
        <w:tblPrEx>
          <w:tblLook w:val="04A0" w:firstRow="1" w:lastRow="0" w:firstColumn="1" w:lastColumn="0" w:noHBand="0" w:noVBand="1"/>
        </w:tblPrEx>
        <w:trPr>
          <w:trHeight w:val="184"/>
        </w:trPr>
        <w:tc>
          <w:tcPr>
            <w:tcW w:w="9074" w:type="dxa"/>
            <w:gridSpan w:val="11"/>
            <w:tcBorders>
              <w:top w:val="single" w:sz="4" w:space="0" w:color="auto"/>
              <w:left w:val="single" w:sz="4" w:space="0" w:color="auto"/>
              <w:bottom w:val="single" w:sz="4" w:space="0" w:color="auto"/>
              <w:right w:val="single" w:sz="4" w:space="0" w:color="auto"/>
            </w:tcBorders>
          </w:tcPr>
          <w:p w14:paraId="1E2E5560"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TRENCHING</w:t>
            </w:r>
          </w:p>
        </w:tc>
      </w:tr>
      <w:tr w:rsidR="00E726E1" w:rsidRPr="00E726E1" w14:paraId="70D31CED" w14:textId="77777777" w:rsidTr="00C23D3A">
        <w:tblPrEx>
          <w:tblLook w:val="04A0" w:firstRow="1" w:lastRow="0" w:firstColumn="1" w:lastColumn="0" w:noHBand="0" w:noVBand="1"/>
        </w:tblPrEx>
        <w:trPr>
          <w:trHeight w:val="129"/>
        </w:trPr>
        <w:tc>
          <w:tcPr>
            <w:tcW w:w="3771" w:type="dxa"/>
            <w:gridSpan w:val="3"/>
            <w:tcBorders>
              <w:top w:val="single" w:sz="4" w:space="0" w:color="auto"/>
              <w:left w:val="single" w:sz="4" w:space="0" w:color="auto"/>
              <w:bottom w:val="single" w:sz="4" w:space="0" w:color="auto"/>
              <w:right w:val="single" w:sz="4" w:space="0" w:color="auto"/>
            </w:tcBorders>
          </w:tcPr>
          <w:p w14:paraId="4EB5629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Project name</w:t>
            </w:r>
          </w:p>
        </w:tc>
        <w:tc>
          <w:tcPr>
            <w:tcW w:w="5303" w:type="dxa"/>
            <w:gridSpan w:val="8"/>
            <w:tcBorders>
              <w:top w:val="single" w:sz="4" w:space="0" w:color="auto"/>
              <w:left w:val="single" w:sz="4" w:space="0" w:color="auto"/>
              <w:bottom w:val="single" w:sz="4" w:space="0" w:color="auto"/>
              <w:right w:val="single" w:sz="4" w:space="0" w:color="auto"/>
            </w:tcBorders>
          </w:tcPr>
          <w:p w14:paraId="1F934BE4"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8010D0E" w14:textId="77777777" w:rsidTr="00C23D3A">
        <w:tblPrEx>
          <w:tblLook w:val="04A0" w:firstRow="1" w:lastRow="0" w:firstColumn="1" w:lastColumn="0" w:noHBand="0" w:noVBand="1"/>
        </w:tblPrEx>
        <w:trPr>
          <w:trHeight w:val="129"/>
        </w:trPr>
        <w:tc>
          <w:tcPr>
            <w:tcW w:w="3771" w:type="dxa"/>
            <w:gridSpan w:val="3"/>
            <w:tcBorders>
              <w:top w:val="single" w:sz="4" w:space="0" w:color="auto"/>
              <w:left w:val="single" w:sz="4" w:space="0" w:color="auto"/>
              <w:bottom w:val="single" w:sz="4" w:space="0" w:color="auto"/>
              <w:right w:val="single" w:sz="4" w:space="0" w:color="auto"/>
            </w:tcBorders>
          </w:tcPr>
          <w:p w14:paraId="6E09ABA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Zone</w:t>
            </w:r>
          </w:p>
        </w:tc>
        <w:tc>
          <w:tcPr>
            <w:tcW w:w="5303" w:type="dxa"/>
            <w:gridSpan w:val="8"/>
            <w:tcBorders>
              <w:top w:val="single" w:sz="4" w:space="0" w:color="auto"/>
              <w:left w:val="single" w:sz="4" w:space="0" w:color="auto"/>
              <w:bottom w:val="single" w:sz="4" w:space="0" w:color="auto"/>
              <w:right w:val="single" w:sz="4" w:space="0" w:color="auto"/>
            </w:tcBorders>
          </w:tcPr>
          <w:p w14:paraId="040B13BE"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C4BABAA" w14:textId="77777777" w:rsidTr="00C23D3A">
        <w:tblPrEx>
          <w:tblLook w:val="04A0" w:firstRow="1" w:lastRow="0" w:firstColumn="1" w:lastColumn="0" w:noHBand="0" w:noVBand="1"/>
        </w:tblPrEx>
        <w:trPr>
          <w:trHeight w:val="129"/>
        </w:trPr>
        <w:tc>
          <w:tcPr>
            <w:tcW w:w="3771" w:type="dxa"/>
            <w:gridSpan w:val="3"/>
            <w:tcBorders>
              <w:top w:val="single" w:sz="4" w:space="0" w:color="auto"/>
              <w:left w:val="single" w:sz="4" w:space="0" w:color="auto"/>
              <w:bottom w:val="single" w:sz="4" w:space="0" w:color="auto"/>
              <w:right w:val="single" w:sz="4" w:space="0" w:color="auto"/>
            </w:tcBorders>
          </w:tcPr>
          <w:p w14:paraId="1B5EB24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Manhole ID</w:t>
            </w:r>
          </w:p>
        </w:tc>
        <w:tc>
          <w:tcPr>
            <w:tcW w:w="5303" w:type="dxa"/>
            <w:gridSpan w:val="8"/>
            <w:tcBorders>
              <w:top w:val="single" w:sz="4" w:space="0" w:color="auto"/>
              <w:left w:val="single" w:sz="4" w:space="0" w:color="auto"/>
              <w:bottom w:val="single" w:sz="4" w:space="0" w:color="auto"/>
              <w:right w:val="single" w:sz="4" w:space="0" w:color="auto"/>
            </w:tcBorders>
          </w:tcPr>
          <w:p w14:paraId="1AEAC9C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C4D6276" w14:textId="77777777" w:rsidTr="00C23D3A">
        <w:tblPrEx>
          <w:tblLook w:val="04A0" w:firstRow="1" w:lastRow="0" w:firstColumn="1" w:lastColumn="0" w:noHBand="0" w:noVBand="1"/>
        </w:tblPrEx>
        <w:trPr>
          <w:trHeight w:val="129"/>
        </w:trPr>
        <w:tc>
          <w:tcPr>
            <w:tcW w:w="3771" w:type="dxa"/>
            <w:gridSpan w:val="3"/>
            <w:tcBorders>
              <w:top w:val="single" w:sz="4" w:space="0" w:color="auto"/>
              <w:left w:val="single" w:sz="4" w:space="0" w:color="auto"/>
              <w:bottom w:val="single" w:sz="4" w:space="0" w:color="auto"/>
              <w:right w:val="single" w:sz="4" w:space="0" w:color="auto"/>
            </w:tcBorders>
          </w:tcPr>
          <w:p w14:paraId="3E05607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Link ID</w:t>
            </w:r>
          </w:p>
        </w:tc>
        <w:tc>
          <w:tcPr>
            <w:tcW w:w="5303" w:type="dxa"/>
            <w:gridSpan w:val="8"/>
            <w:tcBorders>
              <w:top w:val="single" w:sz="4" w:space="0" w:color="auto"/>
              <w:left w:val="single" w:sz="4" w:space="0" w:color="auto"/>
              <w:bottom w:val="single" w:sz="4" w:space="0" w:color="auto"/>
              <w:right w:val="single" w:sz="4" w:space="0" w:color="auto"/>
            </w:tcBorders>
          </w:tcPr>
          <w:p w14:paraId="6F52888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328932F" w14:textId="77777777" w:rsidTr="00C23D3A">
        <w:tblPrEx>
          <w:tblLook w:val="04A0" w:firstRow="1" w:lastRow="0" w:firstColumn="1" w:lastColumn="0" w:noHBand="0" w:noVBand="1"/>
        </w:tblPrEx>
        <w:trPr>
          <w:trHeight w:val="129"/>
        </w:trPr>
        <w:tc>
          <w:tcPr>
            <w:tcW w:w="3771" w:type="dxa"/>
            <w:gridSpan w:val="3"/>
            <w:tcBorders>
              <w:top w:val="single" w:sz="4" w:space="0" w:color="auto"/>
              <w:left w:val="single" w:sz="4" w:space="0" w:color="auto"/>
              <w:bottom w:val="single" w:sz="4" w:space="0" w:color="auto"/>
              <w:right w:val="single" w:sz="4" w:space="0" w:color="auto"/>
            </w:tcBorders>
          </w:tcPr>
          <w:p w14:paraId="4FC72F9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c>
          <w:tcPr>
            <w:tcW w:w="5303" w:type="dxa"/>
            <w:gridSpan w:val="8"/>
            <w:tcBorders>
              <w:top w:val="single" w:sz="4" w:space="0" w:color="auto"/>
              <w:left w:val="single" w:sz="4" w:space="0" w:color="auto"/>
              <w:bottom w:val="single" w:sz="4" w:space="0" w:color="auto"/>
              <w:right w:val="single" w:sz="4" w:space="0" w:color="auto"/>
            </w:tcBorders>
          </w:tcPr>
          <w:p w14:paraId="2779B52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6EF0D7C" w14:textId="77777777" w:rsidTr="00C23D3A">
        <w:tblPrEx>
          <w:tblLook w:val="04A0" w:firstRow="1" w:lastRow="0" w:firstColumn="1" w:lastColumn="0" w:noHBand="0" w:noVBand="1"/>
        </w:tblPrEx>
        <w:trPr>
          <w:trHeight w:hRule="exact" w:val="358"/>
        </w:trPr>
        <w:tc>
          <w:tcPr>
            <w:tcW w:w="565" w:type="dxa"/>
            <w:tcBorders>
              <w:top w:val="single" w:sz="4" w:space="0" w:color="auto"/>
              <w:left w:val="single" w:sz="4" w:space="0" w:color="auto"/>
              <w:bottom w:val="single" w:sz="4" w:space="0" w:color="auto"/>
              <w:right w:val="single" w:sz="4" w:space="0" w:color="auto"/>
            </w:tcBorders>
            <w:vAlign w:val="center"/>
            <w:hideMark/>
          </w:tcPr>
          <w:p w14:paraId="46A33403"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1.0</w:t>
            </w:r>
          </w:p>
        </w:tc>
        <w:tc>
          <w:tcPr>
            <w:tcW w:w="8509" w:type="dxa"/>
            <w:gridSpan w:val="10"/>
            <w:tcBorders>
              <w:top w:val="single" w:sz="4" w:space="0" w:color="auto"/>
              <w:left w:val="single" w:sz="4" w:space="0" w:color="auto"/>
              <w:bottom w:val="single" w:sz="4" w:space="0" w:color="auto"/>
              <w:right w:val="single" w:sz="4" w:space="0" w:color="auto"/>
            </w:tcBorders>
            <w:vAlign w:val="center"/>
            <w:hideMark/>
          </w:tcPr>
          <w:p w14:paraId="7E0F2AEF"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TRENCHING</w:t>
            </w:r>
          </w:p>
        </w:tc>
      </w:tr>
      <w:tr w:rsidR="00E726E1" w:rsidRPr="00E726E1" w14:paraId="5D77EC54" w14:textId="77777777" w:rsidTr="00C23D3A">
        <w:tblPrEx>
          <w:tblLook w:val="04A0" w:firstRow="1" w:lastRow="0" w:firstColumn="1" w:lastColumn="0" w:noHBand="0" w:noVBand="1"/>
        </w:tblPrEx>
        <w:trPr>
          <w:trHeight w:val="65"/>
        </w:trPr>
        <w:tc>
          <w:tcPr>
            <w:tcW w:w="9074" w:type="dxa"/>
            <w:gridSpan w:val="11"/>
            <w:tcBorders>
              <w:top w:val="single" w:sz="4" w:space="0" w:color="auto"/>
              <w:left w:val="single" w:sz="4" w:space="0" w:color="auto"/>
              <w:bottom w:val="single" w:sz="4" w:space="0" w:color="auto"/>
              <w:right w:val="single" w:sz="4" w:space="0" w:color="auto"/>
            </w:tcBorders>
          </w:tcPr>
          <w:p w14:paraId="3BE50ED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48791B7" w14:textId="77777777" w:rsidTr="00C23D3A">
        <w:tblPrEx>
          <w:tblLook w:val="04A0" w:firstRow="1" w:lastRow="0" w:firstColumn="1" w:lastColumn="0" w:noHBand="0" w:noVBand="1"/>
        </w:tblPrEx>
        <w:trPr>
          <w:trHeight w:hRule="exact" w:val="358"/>
        </w:trPr>
        <w:tc>
          <w:tcPr>
            <w:tcW w:w="565" w:type="dxa"/>
            <w:tcBorders>
              <w:top w:val="single" w:sz="4" w:space="0" w:color="auto"/>
              <w:left w:val="single" w:sz="4" w:space="0" w:color="auto"/>
              <w:bottom w:val="single" w:sz="4" w:space="0" w:color="auto"/>
              <w:right w:val="single" w:sz="4" w:space="0" w:color="auto"/>
            </w:tcBorders>
            <w:vAlign w:val="center"/>
            <w:hideMark/>
          </w:tcPr>
          <w:p w14:paraId="5CB24D9F"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w:t>
            </w:r>
          </w:p>
        </w:tc>
        <w:tc>
          <w:tcPr>
            <w:tcW w:w="3130" w:type="dxa"/>
            <w:tcBorders>
              <w:top w:val="single" w:sz="4" w:space="0" w:color="auto"/>
              <w:left w:val="single" w:sz="4" w:space="0" w:color="auto"/>
              <w:bottom w:val="single" w:sz="4" w:space="0" w:color="auto"/>
              <w:right w:val="single" w:sz="4" w:space="0" w:color="auto"/>
            </w:tcBorders>
            <w:vAlign w:val="center"/>
            <w:hideMark/>
          </w:tcPr>
          <w:p w14:paraId="3F58B74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Description</w:t>
            </w:r>
          </w:p>
        </w:tc>
        <w:tc>
          <w:tcPr>
            <w:tcW w:w="856" w:type="dxa"/>
            <w:gridSpan w:val="4"/>
            <w:tcBorders>
              <w:top w:val="single" w:sz="4" w:space="0" w:color="auto"/>
              <w:left w:val="single" w:sz="4" w:space="0" w:color="auto"/>
              <w:bottom w:val="single" w:sz="4" w:space="0" w:color="auto"/>
              <w:right w:val="single" w:sz="4" w:space="0" w:color="auto"/>
            </w:tcBorders>
            <w:vAlign w:val="center"/>
            <w:hideMark/>
          </w:tcPr>
          <w:p w14:paraId="497D36C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Material</w:t>
            </w:r>
          </w:p>
        </w:tc>
        <w:tc>
          <w:tcPr>
            <w:tcW w:w="833" w:type="dxa"/>
            <w:gridSpan w:val="2"/>
            <w:tcBorders>
              <w:top w:val="single" w:sz="4" w:space="0" w:color="auto"/>
              <w:left w:val="single" w:sz="4" w:space="0" w:color="auto"/>
              <w:bottom w:val="single" w:sz="4" w:space="0" w:color="auto"/>
              <w:right w:val="single" w:sz="4" w:space="0" w:color="auto"/>
            </w:tcBorders>
            <w:vAlign w:val="center"/>
            <w:hideMark/>
          </w:tcPr>
          <w:p w14:paraId="63AB4B6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Work</w:t>
            </w:r>
          </w:p>
        </w:tc>
        <w:tc>
          <w:tcPr>
            <w:tcW w:w="2852" w:type="dxa"/>
            <w:gridSpan w:val="2"/>
            <w:tcBorders>
              <w:top w:val="single" w:sz="4" w:space="0" w:color="auto"/>
              <w:left w:val="single" w:sz="4" w:space="0" w:color="auto"/>
              <w:bottom w:val="single" w:sz="4" w:space="0" w:color="auto"/>
              <w:right w:val="single" w:sz="4" w:space="0" w:color="auto"/>
            </w:tcBorders>
            <w:vAlign w:val="center"/>
            <w:hideMark/>
          </w:tcPr>
          <w:p w14:paraId="3D78A9D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Comments</w:t>
            </w:r>
          </w:p>
        </w:tc>
        <w:tc>
          <w:tcPr>
            <w:tcW w:w="838" w:type="dxa"/>
            <w:tcBorders>
              <w:top w:val="single" w:sz="4" w:space="0" w:color="auto"/>
              <w:left w:val="single" w:sz="4" w:space="0" w:color="auto"/>
              <w:bottom w:val="single" w:sz="4" w:space="0" w:color="auto"/>
              <w:right w:val="single" w:sz="4" w:space="0" w:color="auto"/>
            </w:tcBorders>
            <w:vAlign w:val="center"/>
            <w:hideMark/>
          </w:tcPr>
          <w:p w14:paraId="5917E3B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Snag #</w:t>
            </w:r>
          </w:p>
        </w:tc>
      </w:tr>
      <w:tr w:rsidR="00E726E1" w:rsidRPr="00E726E1" w14:paraId="4146FFE4" w14:textId="77777777" w:rsidTr="00C23D3A">
        <w:tblPrEx>
          <w:tblLook w:val="04A0" w:firstRow="1" w:lastRow="0" w:firstColumn="1" w:lastColumn="0" w:noHBand="0" w:noVBand="1"/>
        </w:tblPrEx>
        <w:trPr>
          <w:trHeight w:val="65"/>
        </w:trPr>
        <w:tc>
          <w:tcPr>
            <w:tcW w:w="9074" w:type="dxa"/>
            <w:gridSpan w:val="11"/>
            <w:tcBorders>
              <w:top w:val="single" w:sz="4" w:space="0" w:color="auto"/>
              <w:left w:val="single" w:sz="4" w:space="0" w:color="auto"/>
              <w:bottom w:val="single" w:sz="4" w:space="0" w:color="auto"/>
              <w:right w:val="single" w:sz="4" w:space="0" w:color="auto"/>
            </w:tcBorders>
          </w:tcPr>
          <w:p w14:paraId="5FEDCFBA"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D9CC78D"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5BD3A83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1.1</w:t>
            </w:r>
          </w:p>
        </w:tc>
        <w:tc>
          <w:tcPr>
            <w:tcW w:w="3130" w:type="dxa"/>
            <w:tcBorders>
              <w:top w:val="single" w:sz="4" w:space="0" w:color="auto"/>
              <w:left w:val="single" w:sz="4" w:space="0" w:color="auto"/>
              <w:bottom w:val="single" w:sz="4" w:space="0" w:color="auto"/>
              <w:right w:val="single" w:sz="4" w:space="0" w:color="auto"/>
            </w:tcBorders>
            <w:vAlign w:val="center"/>
            <w:hideMark/>
          </w:tcPr>
          <w:p w14:paraId="61E83BE3" w14:textId="77777777" w:rsidR="00E726E1" w:rsidRPr="00E726E1" w:rsidRDefault="00E726E1" w:rsidP="00BE2294">
            <w:pPr>
              <w:spacing w:after="0" w:line="240" w:lineRule="auto"/>
              <w:rPr>
                <w:rFonts w:ascii="Calibri" w:hAnsi="Calibri"/>
                <w:sz w:val="16"/>
                <w:szCs w:val="16"/>
                <w:lang w:eastAsia="en-US"/>
              </w:rPr>
            </w:pPr>
            <w:r w:rsidRPr="00E726E1">
              <w:rPr>
                <w:rFonts w:ascii="Calibri" w:hAnsi="Calibri"/>
                <w:sz w:val="16"/>
                <w:szCs w:val="16"/>
                <w:lang w:eastAsia="en-ZA"/>
              </w:rPr>
              <w:t>All trenches placed according to plan</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254E565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49544B5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41DBE1E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B7596A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59219906"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78F86DE4"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38ACF73"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32A052A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1.2</w:t>
            </w:r>
          </w:p>
        </w:tc>
        <w:tc>
          <w:tcPr>
            <w:tcW w:w="3130" w:type="dxa"/>
            <w:tcBorders>
              <w:top w:val="single" w:sz="4" w:space="0" w:color="auto"/>
              <w:left w:val="single" w:sz="4" w:space="0" w:color="auto"/>
              <w:bottom w:val="single" w:sz="4" w:space="0" w:color="auto"/>
              <w:right w:val="single" w:sz="4" w:space="0" w:color="auto"/>
            </w:tcBorders>
            <w:vAlign w:val="center"/>
            <w:hideMark/>
          </w:tcPr>
          <w:p w14:paraId="4B8F8FD5"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All trench depths according to specification</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5D8DBCF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219625D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183797F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7CD517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0ABB3CAB"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4C1317F4"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768D8C0"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4F45202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1.3</w:t>
            </w:r>
          </w:p>
        </w:tc>
        <w:tc>
          <w:tcPr>
            <w:tcW w:w="3130" w:type="dxa"/>
            <w:tcBorders>
              <w:top w:val="single" w:sz="4" w:space="0" w:color="auto"/>
              <w:left w:val="single" w:sz="4" w:space="0" w:color="auto"/>
              <w:bottom w:val="single" w:sz="4" w:space="0" w:color="auto"/>
              <w:right w:val="single" w:sz="4" w:space="0" w:color="auto"/>
            </w:tcBorders>
            <w:vAlign w:val="center"/>
            <w:hideMark/>
          </w:tcPr>
          <w:p w14:paraId="29EF6CE8"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All bedding done to specification</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6131D9F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5083E93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6F95DE6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638315C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36E82C6B"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03FCE1A3"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75D30FC"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2C4FE98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1.4</w:t>
            </w:r>
          </w:p>
        </w:tc>
        <w:tc>
          <w:tcPr>
            <w:tcW w:w="3130" w:type="dxa"/>
            <w:tcBorders>
              <w:top w:val="single" w:sz="4" w:space="0" w:color="auto"/>
              <w:left w:val="single" w:sz="4" w:space="0" w:color="auto"/>
              <w:bottom w:val="single" w:sz="4" w:space="0" w:color="auto"/>
              <w:right w:val="single" w:sz="4" w:space="0" w:color="auto"/>
            </w:tcBorders>
            <w:vAlign w:val="center"/>
            <w:hideMark/>
          </w:tcPr>
          <w:p w14:paraId="10BDFD11"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Warning tape placed correctly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63A22AA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5F4BFCD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012FEE0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6CBF45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79696700"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5BA1559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5EC4359"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2D2D170E"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1.5</w:t>
            </w:r>
          </w:p>
        </w:tc>
        <w:tc>
          <w:tcPr>
            <w:tcW w:w="3130" w:type="dxa"/>
            <w:tcBorders>
              <w:top w:val="single" w:sz="4" w:space="0" w:color="auto"/>
              <w:left w:val="single" w:sz="4" w:space="0" w:color="auto"/>
              <w:bottom w:val="single" w:sz="4" w:space="0" w:color="auto"/>
              <w:right w:val="single" w:sz="4" w:space="0" w:color="auto"/>
            </w:tcBorders>
            <w:vAlign w:val="center"/>
            <w:hideMark/>
          </w:tcPr>
          <w:p w14:paraId="35DA2FF4"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 xml:space="preserve">All </w:t>
            </w:r>
            <w:proofErr w:type="gramStart"/>
            <w:r w:rsidRPr="00E726E1">
              <w:rPr>
                <w:rFonts w:ascii="Calibri" w:hAnsi="Calibri"/>
                <w:sz w:val="16"/>
                <w:szCs w:val="16"/>
                <w:lang w:eastAsia="en-ZA"/>
              </w:rPr>
              <w:t>compaction</w:t>
            </w:r>
            <w:proofErr w:type="gramEnd"/>
            <w:r w:rsidRPr="00E726E1">
              <w:rPr>
                <w:rFonts w:ascii="Calibri" w:hAnsi="Calibri"/>
                <w:sz w:val="16"/>
                <w:szCs w:val="16"/>
                <w:lang w:eastAsia="en-ZA"/>
              </w:rPr>
              <w:t xml:space="preserve"> done correctly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0E6E828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409140B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1F6B982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7DB7C49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0DFD9AD8"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5529F6C2"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F034DE3"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tcPr>
          <w:p w14:paraId="13E0832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1.6</w:t>
            </w:r>
          </w:p>
        </w:tc>
        <w:tc>
          <w:tcPr>
            <w:tcW w:w="3130" w:type="dxa"/>
            <w:tcBorders>
              <w:top w:val="single" w:sz="4" w:space="0" w:color="auto"/>
              <w:left w:val="single" w:sz="4" w:space="0" w:color="auto"/>
              <w:bottom w:val="single" w:sz="4" w:space="0" w:color="auto"/>
              <w:right w:val="single" w:sz="4" w:space="0" w:color="auto"/>
            </w:tcBorders>
            <w:vAlign w:val="center"/>
          </w:tcPr>
          <w:p w14:paraId="27133BA4"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External lab results for each road layer work constructed based on council requirements</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27E3D45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6A55548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tcPr>
          <w:p w14:paraId="6697EFB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tcPr>
          <w:p w14:paraId="6DD34BC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5E0F7333"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11C35E3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63C152B"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0CCFBD6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1.7</w:t>
            </w:r>
          </w:p>
        </w:tc>
        <w:tc>
          <w:tcPr>
            <w:tcW w:w="3130" w:type="dxa"/>
            <w:tcBorders>
              <w:top w:val="single" w:sz="4" w:space="0" w:color="auto"/>
              <w:left w:val="single" w:sz="4" w:space="0" w:color="auto"/>
              <w:bottom w:val="single" w:sz="4" w:space="0" w:color="auto"/>
              <w:right w:val="single" w:sz="4" w:space="0" w:color="auto"/>
            </w:tcBorders>
            <w:vAlign w:val="center"/>
            <w:hideMark/>
          </w:tcPr>
          <w:p w14:paraId="18A109C2"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All DCP within accepted tolerance</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750010F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1E96F9F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210061D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6B6E25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51158D34"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42D6D1D1"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660758F"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tcPr>
          <w:p w14:paraId="0A04EF1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1.8</w:t>
            </w:r>
          </w:p>
        </w:tc>
        <w:tc>
          <w:tcPr>
            <w:tcW w:w="3130" w:type="dxa"/>
            <w:tcBorders>
              <w:top w:val="single" w:sz="4" w:space="0" w:color="auto"/>
              <w:left w:val="single" w:sz="4" w:space="0" w:color="auto"/>
              <w:bottom w:val="single" w:sz="4" w:space="0" w:color="auto"/>
              <w:right w:val="single" w:sz="4" w:space="0" w:color="auto"/>
            </w:tcBorders>
            <w:vAlign w:val="center"/>
          </w:tcPr>
          <w:p w14:paraId="7A54D802"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Reinstatement done correctly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23EFCDB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41B3010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tcPr>
          <w:p w14:paraId="0B3A46F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tcPr>
          <w:p w14:paraId="55C0ABF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5B92452C"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1574A16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DB916E3"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tcPr>
          <w:p w14:paraId="2D8ACEE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1.9</w:t>
            </w:r>
          </w:p>
        </w:tc>
        <w:tc>
          <w:tcPr>
            <w:tcW w:w="3130" w:type="dxa"/>
            <w:tcBorders>
              <w:top w:val="single" w:sz="4" w:space="0" w:color="auto"/>
              <w:left w:val="single" w:sz="4" w:space="0" w:color="auto"/>
              <w:bottom w:val="single" w:sz="4" w:space="0" w:color="auto"/>
              <w:right w:val="single" w:sz="4" w:space="0" w:color="auto"/>
            </w:tcBorders>
            <w:vAlign w:val="center"/>
          </w:tcPr>
          <w:p w14:paraId="41317473"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Rubble removed from site</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214D408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2BB0A82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tcPr>
          <w:p w14:paraId="33307DD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tcPr>
          <w:p w14:paraId="66599E5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171C50A4"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344E5FA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94C84E1"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00AFCE4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1.10</w:t>
            </w:r>
          </w:p>
        </w:tc>
        <w:tc>
          <w:tcPr>
            <w:tcW w:w="3130" w:type="dxa"/>
            <w:tcBorders>
              <w:top w:val="single" w:sz="4" w:space="0" w:color="auto"/>
              <w:left w:val="single" w:sz="4" w:space="0" w:color="auto"/>
              <w:bottom w:val="single" w:sz="4" w:space="0" w:color="auto"/>
              <w:right w:val="single" w:sz="4" w:space="0" w:color="auto"/>
            </w:tcBorders>
            <w:vAlign w:val="center"/>
            <w:hideMark/>
          </w:tcPr>
          <w:p w14:paraId="7389E630"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Survey and redline correct</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0C50C29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1144EEC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1C87E67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4A104E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5044CE34"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7AA79002"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E8CABE0" w14:textId="77777777" w:rsidTr="00C23D3A">
        <w:tblPrEx>
          <w:tblLook w:val="04A0" w:firstRow="1" w:lastRow="0" w:firstColumn="1" w:lastColumn="0" w:noHBand="0" w:noVBand="1"/>
        </w:tblPrEx>
        <w:trPr>
          <w:trHeight w:hRule="exact" w:val="521"/>
        </w:trPr>
        <w:tc>
          <w:tcPr>
            <w:tcW w:w="565" w:type="dxa"/>
            <w:tcBorders>
              <w:top w:val="single" w:sz="4" w:space="0" w:color="auto"/>
              <w:left w:val="single" w:sz="4" w:space="0" w:color="auto"/>
              <w:bottom w:val="single" w:sz="4" w:space="0" w:color="auto"/>
              <w:right w:val="single" w:sz="4" w:space="0" w:color="auto"/>
            </w:tcBorders>
            <w:vAlign w:val="center"/>
            <w:hideMark/>
          </w:tcPr>
          <w:p w14:paraId="579271C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1.11</w:t>
            </w:r>
          </w:p>
        </w:tc>
        <w:tc>
          <w:tcPr>
            <w:tcW w:w="3130" w:type="dxa"/>
            <w:tcBorders>
              <w:top w:val="single" w:sz="4" w:space="0" w:color="auto"/>
              <w:left w:val="single" w:sz="4" w:space="0" w:color="auto"/>
              <w:bottom w:val="single" w:sz="4" w:space="0" w:color="auto"/>
              <w:right w:val="single" w:sz="4" w:space="0" w:color="auto"/>
            </w:tcBorders>
            <w:vAlign w:val="center"/>
            <w:hideMark/>
          </w:tcPr>
          <w:p w14:paraId="28247295" w14:textId="77777777" w:rsidR="00E726E1" w:rsidRPr="00E726E1" w:rsidRDefault="00E726E1" w:rsidP="00BE2294">
            <w:pPr>
              <w:spacing w:after="0" w:line="240" w:lineRule="auto"/>
              <w:rPr>
                <w:rFonts w:ascii="Calibri" w:hAnsi="Calibri"/>
                <w:sz w:val="16"/>
                <w:szCs w:val="16"/>
                <w:lang w:eastAsia="en-ZA"/>
              </w:rPr>
            </w:pPr>
            <w:r w:rsidRPr="00E726E1">
              <w:rPr>
                <w:rFonts w:ascii="Calibri" w:hAnsi="Calibri"/>
                <w:sz w:val="16"/>
                <w:szCs w:val="16"/>
                <w:lang w:eastAsia="en-ZA"/>
              </w:rPr>
              <w:t>All photographs recorded</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194C7EF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26AEC1F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13" w:type="dxa"/>
            <w:tcBorders>
              <w:top w:val="single" w:sz="4" w:space="0" w:color="auto"/>
              <w:left w:val="single" w:sz="4" w:space="0" w:color="auto"/>
              <w:bottom w:val="single" w:sz="4" w:space="0" w:color="auto"/>
              <w:right w:val="single" w:sz="4" w:space="0" w:color="auto"/>
            </w:tcBorders>
            <w:vAlign w:val="center"/>
            <w:hideMark/>
          </w:tcPr>
          <w:p w14:paraId="1953CF1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3F3D4FB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52" w:type="dxa"/>
            <w:gridSpan w:val="2"/>
            <w:tcBorders>
              <w:top w:val="single" w:sz="4" w:space="0" w:color="auto"/>
              <w:left w:val="single" w:sz="4" w:space="0" w:color="auto"/>
              <w:bottom w:val="single" w:sz="4" w:space="0" w:color="auto"/>
              <w:right w:val="single" w:sz="4" w:space="0" w:color="auto"/>
            </w:tcBorders>
            <w:vAlign w:val="center"/>
          </w:tcPr>
          <w:p w14:paraId="2E282AEC" w14:textId="77777777" w:rsidR="00E726E1" w:rsidRPr="00E726E1" w:rsidRDefault="00E726E1" w:rsidP="00BE2294">
            <w:pPr>
              <w:spacing w:after="0" w:line="240" w:lineRule="auto"/>
              <w:rPr>
                <w:rFonts w:ascii="Calibri" w:hAnsi="Calibri"/>
                <w:sz w:val="18"/>
                <w:szCs w:val="18"/>
                <w:lang w:eastAsia="en-US"/>
              </w:rPr>
            </w:pPr>
          </w:p>
        </w:tc>
        <w:tc>
          <w:tcPr>
            <w:tcW w:w="838" w:type="dxa"/>
            <w:tcBorders>
              <w:top w:val="single" w:sz="4" w:space="0" w:color="auto"/>
              <w:left w:val="single" w:sz="4" w:space="0" w:color="auto"/>
              <w:bottom w:val="single" w:sz="4" w:space="0" w:color="auto"/>
              <w:right w:val="single" w:sz="4" w:space="0" w:color="auto"/>
            </w:tcBorders>
            <w:vAlign w:val="center"/>
          </w:tcPr>
          <w:p w14:paraId="56037AD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B73C6EC" w14:textId="77777777" w:rsidTr="00C23D3A">
        <w:tblPrEx>
          <w:tblLook w:val="04A0" w:firstRow="1" w:lastRow="0" w:firstColumn="1" w:lastColumn="0" w:noHBand="0" w:noVBand="1"/>
        </w:tblPrEx>
        <w:trPr>
          <w:trHeight w:val="129"/>
        </w:trPr>
        <w:tc>
          <w:tcPr>
            <w:tcW w:w="9074" w:type="dxa"/>
            <w:gridSpan w:val="11"/>
            <w:tcBorders>
              <w:top w:val="single" w:sz="4" w:space="0" w:color="auto"/>
              <w:left w:val="single" w:sz="4" w:space="0" w:color="auto"/>
              <w:bottom w:val="single" w:sz="4" w:space="0" w:color="auto"/>
              <w:right w:val="single" w:sz="4" w:space="0" w:color="auto"/>
            </w:tcBorders>
          </w:tcPr>
          <w:p w14:paraId="55AA906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Signatures</w:t>
            </w:r>
          </w:p>
        </w:tc>
      </w:tr>
      <w:tr w:rsidR="00E726E1" w:rsidRPr="00E726E1" w14:paraId="5EB11A4D" w14:textId="77777777" w:rsidTr="00C23D3A">
        <w:tblPrEx>
          <w:tblLook w:val="04A0" w:firstRow="1" w:lastRow="0" w:firstColumn="1" w:lastColumn="0" w:noHBand="0" w:noVBand="1"/>
        </w:tblPrEx>
        <w:trPr>
          <w:trHeight w:val="599"/>
        </w:trPr>
        <w:tc>
          <w:tcPr>
            <w:tcW w:w="4500" w:type="dxa"/>
            <w:gridSpan w:val="5"/>
            <w:tcBorders>
              <w:top w:val="single" w:sz="4" w:space="0" w:color="auto"/>
              <w:left w:val="single" w:sz="4" w:space="0" w:color="auto"/>
              <w:bottom w:val="single" w:sz="4" w:space="0" w:color="auto"/>
              <w:right w:val="single" w:sz="4" w:space="0" w:color="auto"/>
            </w:tcBorders>
          </w:tcPr>
          <w:p w14:paraId="73A301F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Contractor</w:t>
            </w:r>
          </w:p>
        </w:tc>
        <w:tc>
          <w:tcPr>
            <w:tcW w:w="4574" w:type="dxa"/>
            <w:gridSpan w:val="6"/>
            <w:tcBorders>
              <w:top w:val="single" w:sz="4" w:space="0" w:color="auto"/>
              <w:left w:val="single" w:sz="4" w:space="0" w:color="auto"/>
              <w:bottom w:val="single" w:sz="4" w:space="0" w:color="auto"/>
              <w:right w:val="single" w:sz="4" w:space="0" w:color="auto"/>
            </w:tcBorders>
          </w:tcPr>
          <w:p w14:paraId="4F8FE78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4575DDBD" w14:textId="77777777" w:rsidTr="00C23D3A">
        <w:tblPrEx>
          <w:tblLook w:val="04A0" w:firstRow="1" w:lastRow="0" w:firstColumn="1" w:lastColumn="0" w:noHBand="0" w:noVBand="1"/>
        </w:tblPrEx>
        <w:trPr>
          <w:trHeight w:val="693"/>
        </w:trPr>
        <w:tc>
          <w:tcPr>
            <w:tcW w:w="4500" w:type="dxa"/>
            <w:gridSpan w:val="5"/>
            <w:tcBorders>
              <w:top w:val="single" w:sz="4" w:space="0" w:color="auto"/>
              <w:left w:val="single" w:sz="4" w:space="0" w:color="auto"/>
              <w:bottom w:val="single" w:sz="4" w:space="0" w:color="auto"/>
              <w:right w:val="single" w:sz="4" w:space="0" w:color="auto"/>
            </w:tcBorders>
          </w:tcPr>
          <w:p w14:paraId="4B4ADF0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Engineer</w:t>
            </w:r>
          </w:p>
        </w:tc>
        <w:tc>
          <w:tcPr>
            <w:tcW w:w="4574" w:type="dxa"/>
            <w:gridSpan w:val="6"/>
            <w:tcBorders>
              <w:top w:val="single" w:sz="4" w:space="0" w:color="auto"/>
              <w:left w:val="single" w:sz="4" w:space="0" w:color="auto"/>
              <w:bottom w:val="single" w:sz="4" w:space="0" w:color="auto"/>
              <w:right w:val="single" w:sz="4" w:space="0" w:color="auto"/>
            </w:tcBorders>
          </w:tcPr>
          <w:p w14:paraId="125AEE5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732ACC0E" w14:textId="77777777" w:rsidTr="00C23D3A">
        <w:tblPrEx>
          <w:tblLook w:val="04A0" w:firstRow="1" w:lastRow="0" w:firstColumn="1" w:lastColumn="0" w:noHBand="0" w:noVBand="1"/>
        </w:tblPrEx>
        <w:trPr>
          <w:trHeight w:val="716"/>
        </w:trPr>
        <w:tc>
          <w:tcPr>
            <w:tcW w:w="4500" w:type="dxa"/>
            <w:gridSpan w:val="5"/>
            <w:tcBorders>
              <w:top w:val="single" w:sz="4" w:space="0" w:color="auto"/>
              <w:left w:val="single" w:sz="4" w:space="0" w:color="auto"/>
              <w:bottom w:val="single" w:sz="4" w:space="0" w:color="auto"/>
              <w:right w:val="single" w:sz="4" w:space="0" w:color="auto"/>
            </w:tcBorders>
          </w:tcPr>
          <w:p w14:paraId="55C8719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Client</w:t>
            </w:r>
          </w:p>
        </w:tc>
        <w:tc>
          <w:tcPr>
            <w:tcW w:w="4574" w:type="dxa"/>
            <w:gridSpan w:val="6"/>
            <w:tcBorders>
              <w:top w:val="single" w:sz="4" w:space="0" w:color="auto"/>
              <w:left w:val="single" w:sz="4" w:space="0" w:color="auto"/>
              <w:bottom w:val="single" w:sz="4" w:space="0" w:color="auto"/>
              <w:right w:val="single" w:sz="4" w:space="0" w:color="auto"/>
            </w:tcBorders>
          </w:tcPr>
          <w:p w14:paraId="05BB07E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bl>
    <w:p w14:paraId="1BDC208F" w14:textId="4037419A"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31371F7A" w14:textId="7777777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2"/>
        <w:tblW w:w="9440" w:type="dxa"/>
        <w:tblLook w:val="04A0" w:firstRow="1" w:lastRow="0" w:firstColumn="1" w:lastColumn="0" w:noHBand="0" w:noVBand="1"/>
      </w:tblPr>
      <w:tblGrid>
        <w:gridCol w:w="581"/>
        <w:gridCol w:w="3251"/>
        <w:gridCol w:w="87"/>
        <w:gridCol w:w="354"/>
        <w:gridCol w:w="403"/>
        <w:gridCol w:w="42"/>
        <w:gridCol w:w="425"/>
        <w:gridCol w:w="437"/>
        <w:gridCol w:w="2961"/>
        <w:gridCol w:w="870"/>
        <w:gridCol w:w="29"/>
      </w:tblGrid>
      <w:tr w:rsidR="00E726E1" w:rsidRPr="00E726E1" w14:paraId="078DD621" w14:textId="77777777" w:rsidTr="00C23D3A">
        <w:trPr>
          <w:trHeight w:val="114"/>
        </w:trPr>
        <w:tc>
          <w:tcPr>
            <w:tcW w:w="9440" w:type="dxa"/>
            <w:gridSpan w:val="11"/>
            <w:tcBorders>
              <w:top w:val="single" w:sz="4" w:space="0" w:color="auto"/>
              <w:left w:val="single" w:sz="4" w:space="0" w:color="auto"/>
              <w:bottom w:val="single" w:sz="4" w:space="0" w:color="auto"/>
              <w:right w:val="single" w:sz="4" w:space="0" w:color="auto"/>
            </w:tcBorders>
            <w:hideMark/>
          </w:tcPr>
          <w:p w14:paraId="2ABF4A30"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CIVIL WORKS - QUALITY CONTROL CHECK SHEET</w:t>
            </w:r>
          </w:p>
        </w:tc>
      </w:tr>
      <w:tr w:rsidR="00E726E1" w:rsidRPr="00E726E1" w14:paraId="5C6C7467" w14:textId="77777777" w:rsidTr="00C23D3A">
        <w:trPr>
          <w:trHeight w:val="114"/>
        </w:trPr>
        <w:tc>
          <w:tcPr>
            <w:tcW w:w="9440" w:type="dxa"/>
            <w:gridSpan w:val="11"/>
            <w:tcBorders>
              <w:top w:val="single" w:sz="4" w:space="0" w:color="auto"/>
              <w:left w:val="single" w:sz="4" w:space="0" w:color="auto"/>
              <w:bottom w:val="single" w:sz="4" w:space="0" w:color="auto"/>
              <w:right w:val="single" w:sz="4" w:space="0" w:color="auto"/>
            </w:tcBorders>
          </w:tcPr>
          <w:p w14:paraId="675C566D"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Manholes and ducts</w:t>
            </w:r>
          </w:p>
        </w:tc>
      </w:tr>
      <w:tr w:rsidR="00E726E1" w:rsidRPr="00E726E1" w14:paraId="7FD401A4" w14:textId="77777777" w:rsidTr="00C23D3A">
        <w:trPr>
          <w:trHeight w:val="80"/>
        </w:trPr>
        <w:tc>
          <w:tcPr>
            <w:tcW w:w="3919" w:type="dxa"/>
            <w:gridSpan w:val="3"/>
            <w:tcBorders>
              <w:top w:val="single" w:sz="4" w:space="0" w:color="auto"/>
              <w:left w:val="single" w:sz="4" w:space="0" w:color="auto"/>
              <w:bottom w:val="single" w:sz="4" w:space="0" w:color="auto"/>
              <w:right w:val="single" w:sz="4" w:space="0" w:color="auto"/>
            </w:tcBorders>
          </w:tcPr>
          <w:p w14:paraId="47BA875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Project name</w:t>
            </w:r>
          </w:p>
        </w:tc>
        <w:tc>
          <w:tcPr>
            <w:tcW w:w="5520" w:type="dxa"/>
            <w:gridSpan w:val="8"/>
            <w:tcBorders>
              <w:top w:val="single" w:sz="4" w:space="0" w:color="auto"/>
              <w:left w:val="single" w:sz="4" w:space="0" w:color="auto"/>
              <w:bottom w:val="single" w:sz="4" w:space="0" w:color="auto"/>
              <w:right w:val="single" w:sz="4" w:space="0" w:color="auto"/>
            </w:tcBorders>
          </w:tcPr>
          <w:p w14:paraId="59E6A1A4"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1D0E868D" w14:textId="77777777" w:rsidTr="00C23D3A">
        <w:trPr>
          <w:trHeight w:val="80"/>
        </w:trPr>
        <w:tc>
          <w:tcPr>
            <w:tcW w:w="3919" w:type="dxa"/>
            <w:gridSpan w:val="3"/>
            <w:tcBorders>
              <w:top w:val="single" w:sz="4" w:space="0" w:color="auto"/>
              <w:left w:val="single" w:sz="4" w:space="0" w:color="auto"/>
              <w:bottom w:val="single" w:sz="4" w:space="0" w:color="auto"/>
              <w:right w:val="single" w:sz="4" w:space="0" w:color="auto"/>
            </w:tcBorders>
          </w:tcPr>
          <w:p w14:paraId="034FF47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Zone</w:t>
            </w:r>
          </w:p>
        </w:tc>
        <w:tc>
          <w:tcPr>
            <w:tcW w:w="5520" w:type="dxa"/>
            <w:gridSpan w:val="8"/>
            <w:tcBorders>
              <w:top w:val="single" w:sz="4" w:space="0" w:color="auto"/>
              <w:left w:val="single" w:sz="4" w:space="0" w:color="auto"/>
              <w:bottom w:val="single" w:sz="4" w:space="0" w:color="auto"/>
              <w:right w:val="single" w:sz="4" w:space="0" w:color="auto"/>
            </w:tcBorders>
          </w:tcPr>
          <w:p w14:paraId="2D61D3FE"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2D248903" w14:textId="77777777" w:rsidTr="00C23D3A">
        <w:trPr>
          <w:trHeight w:val="80"/>
        </w:trPr>
        <w:tc>
          <w:tcPr>
            <w:tcW w:w="3919" w:type="dxa"/>
            <w:gridSpan w:val="3"/>
            <w:tcBorders>
              <w:top w:val="single" w:sz="4" w:space="0" w:color="auto"/>
              <w:left w:val="single" w:sz="4" w:space="0" w:color="auto"/>
              <w:bottom w:val="single" w:sz="4" w:space="0" w:color="auto"/>
              <w:right w:val="single" w:sz="4" w:space="0" w:color="auto"/>
            </w:tcBorders>
          </w:tcPr>
          <w:p w14:paraId="514CA07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Manhole ID</w:t>
            </w:r>
          </w:p>
        </w:tc>
        <w:tc>
          <w:tcPr>
            <w:tcW w:w="5520" w:type="dxa"/>
            <w:gridSpan w:val="8"/>
            <w:tcBorders>
              <w:top w:val="single" w:sz="4" w:space="0" w:color="auto"/>
              <w:left w:val="single" w:sz="4" w:space="0" w:color="auto"/>
              <w:bottom w:val="single" w:sz="4" w:space="0" w:color="auto"/>
              <w:right w:val="single" w:sz="4" w:space="0" w:color="auto"/>
            </w:tcBorders>
          </w:tcPr>
          <w:p w14:paraId="03B40B5C"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606C2A93" w14:textId="77777777" w:rsidTr="00C23D3A">
        <w:trPr>
          <w:trHeight w:val="80"/>
        </w:trPr>
        <w:tc>
          <w:tcPr>
            <w:tcW w:w="3919" w:type="dxa"/>
            <w:gridSpan w:val="3"/>
            <w:tcBorders>
              <w:top w:val="single" w:sz="4" w:space="0" w:color="auto"/>
              <w:left w:val="single" w:sz="4" w:space="0" w:color="auto"/>
              <w:bottom w:val="single" w:sz="4" w:space="0" w:color="auto"/>
              <w:right w:val="single" w:sz="4" w:space="0" w:color="auto"/>
            </w:tcBorders>
          </w:tcPr>
          <w:p w14:paraId="6DA9019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Link ID</w:t>
            </w:r>
          </w:p>
        </w:tc>
        <w:tc>
          <w:tcPr>
            <w:tcW w:w="5520" w:type="dxa"/>
            <w:gridSpan w:val="8"/>
            <w:tcBorders>
              <w:top w:val="single" w:sz="4" w:space="0" w:color="auto"/>
              <w:left w:val="single" w:sz="4" w:space="0" w:color="auto"/>
              <w:bottom w:val="single" w:sz="4" w:space="0" w:color="auto"/>
              <w:right w:val="single" w:sz="4" w:space="0" w:color="auto"/>
            </w:tcBorders>
          </w:tcPr>
          <w:p w14:paraId="07AF0554"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02BB5CBE" w14:textId="77777777" w:rsidTr="00C23D3A">
        <w:trPr>
          <w:trHeight w:val="80"/>
        </w:trPr>
        <w:tc>
          <w:tcPr>
            <w:tcW w:w="3919" w:type="dxa"/>
            <w:gridSpan w:val="3"/>
            <w:tcBorders>
              <w:top w:val="single" w:sz="4" w:space="0" w:color="auto"/>
              <w:left w:val="single" w:sz="4" w:space="0" w:color="auto"/>
              <w:bottom w:val="single" w:sz="4" w:space="0" w:color="auto"/>
              <w:right w:val="single" w:sz="4" w:space="0" w:color="auto"/>
            </w:tcBorders>
          </w:tcPr>
          <w:p w14:paraId="30AA390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c>
          <w:tcPr>
            <w:tcW w:w="5520" w:type="dxa"/>
            <w:gridSpan w:val="8"/>
            <w:tcBorders>
              <w:top w:val="single" w:sz="4" w:space="0" w:color="auto"/>
              <w:left w:val="single" w:sz="4" w:space="0" w:color="auto"/>
              <w:bottom w:val="single" w:sz="4" w:space="0" w:color="auto"/>
              <w:right w:val="single" w:sz="4" w:space="0" w:color="auto"/>
            </w:tcBorders>
          </w:tcPr>
          <w:p w14:paraId="0D5B4D91"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5B22422E" w14:textId="77777777" w:rsidTr="00C23D3A">
        <w:trPr>
          <w:trHeight w:hRule="exact" w:val="228"/>
        </w:trPr>
        <w:tc>
          <w:tcPr>
            <w:tcW w:w="581" w:type="dxa"/>
            <w:tcBorders>
              <w:top w:val="single" w:sz="4" w:space="0" w:color="auto"/>
              <w:left w:val="single" w:sz="4" w:space="0" w:color="auto"/>
              <w:bottom w:val="single" w:sz="4" w:space="0" w:color="auto"/>
              <w:right w:val="single" w:sz="4" w:space="0" w:color="auto"/>
            </w:tcBorders>
            <w:vAlign w:val="center"/>
            <w:hideMark/>
          </w:tcPr>
          <w:p w14:paraId="68E186D0"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2.0</w:t>
            </w:r>
          </w:p>
        </w:tc>
        <w:tc>
          <w:tcPr>
            <w:tcW w:w="8858" w:type="dxa"/>
            <w:gridSpan w:val="10"/>
            <w:tcBorders>
              <w:top w:val="single" w:sz="4" w:space="0" w:color="auto"/>
              <w:left w:val="single" w:sz="4" w:space="0" w:color="auto"/>
              <w:bottom w:val="single" w:sz="4" w:space="0" w:color="auto"/>
              <w:right w:val="single" w:sz="4" w:space="0" w:color="auto"/>
            </w:tcBorders>
            <w:vAlign w:val="center"/>
            <w:hideMark/>
          </w:tcPr>
          <w:p w14:paraId="2EFDD6B2"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Manholes and ducts</w:t>
            </w:r>
          </w:p>
        </w:tc>
      </w:tr>
      <w:tr w:rsidR="00E726E1" w:rsidRPr="00E726E1" w14:paraId="7707C08C" w14:textId="77777777" w:rsidTr="00C23D3A">
        <w:trPr>
          <w:trHeight w:val="37"/>
        </w:trPr>
        <w:tc>
          <w:tcPr>
            <w:tcW w:w="9440" w:type="dxa"/>
            <w:gridSpan w:val="11"/>
            <w:tcBorders>
              <w:top w:val="single" w:sz="4" w:space="0" w:color="auto"/>
              <w:left w:val="single" w:sz="4" w:space="0" w:color="auto"/>
              <w:bottom w:val="single" w:sz="4" w:space="0" w:color="auto"/>
              <w:right w:val="single" w:sz="4" w:space="0" w:color="auto"/>
            </w:tcBorders>
          </w:tcPr>
          <w:p w14:paraId="4C51BE8B"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7ACD714B" w14:textId="77777777" w:rsidTr="00C23D3A">
        <w:trPr>
          <w:gridAfter w:val="1"/>
          <w:wAfter w:w="29" w:type="dxa"/>
          <w:trHeight w:hRule="exact" w:val="228"/>
        </w:trPr>
        <w:tc>
          <w:tcPr>
            <w:tcW w:w="581" w:type="dxa"/>
            <w:tcBorders>
              <w:top w:val="single" w:sz="4" w:space="0" w:color="auto"/>
              <w:left w:val="single" w:sz="4" w:space="0" w:color="auto"/>
              <w:bottom w:val="single" w:sz="4" w:space="0" w:color="auto"/>
              <w:right w:val="single" w:sz="4" w:space="0" w:color="auto"/>
            </w:tcBorders>
            <w:vAlign w:val="center"/>
            <w:hideMark/>
          </w:tcPr>
          <w:p w14:paraId="7F72A3D5" w14:textId="77777777" w:rsidR="00E726E1" w:rsidRPr="00E726E1" w:rsidRDefault="00E726E1" w:rsidP="0051606A">
            <w:pPr>
              <w:spacing w:after="0" w:line="360" w:lineRule="auto"/>
              <w:rPr>
                <w:rFonts w:ascii="Calibri" w:hAnsi="Calibri"/>
                <w:b/>
                <w:sz w:val="18"/>
                <w:szCs w:val="18"/>
                <w:lang w:eastAsia="en-US"/>
              </w:rPr>
            </w:pPr>
            <w:r w:rsidRPr="00E726E1">
              <w:rPr>
                <w:rFonts w:ascii="Calibri" w:hAnsi="Calibri"/>
                <w:b/>
                <w:sz w:val="18"/>
                <w:szCs w:val="18"/>
                <w:lang w:eastAsia="en-US"/>
              </w:rPr>
              <w:t>#</w:t>
            </w:r>
          </w:p>
        </w:tc>
        <w:tc>
          <w:tcPr>
            <w:tcW w:w="3251" w:type="dxa"/>
            <w:tcBorders>
              <w:top w:val="single" w:sz="4" w:space="0" w:color="auto"/>
              <w:left w:val="single" w:sz="4" w:space="0" w:color="auto"/>
              <w:bottom w:val="single" w:sz="4" w:space="0" w:color="auto"/>
              <w:right w:val="single" w:sz="4" w:space="0" w:color="auto"/>
            </w:tcBorders>
            <w:vAlign w:val="center"/>
            <w:hideMark/>
          </w:tcPr>
          <w:p w14:paraId="6C040EA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Description</w:t>
            </w:r>
          </w:p>
        </w:tc>
        <w:tc>
          <w:tcPr>
            <w:tcW w:w="886" w:type="dxa"/>
            <w:gridSpan w:val="4"/>
            <w:tcBorders>
              <w:top w:val="single" w:sz="4" w:space="0" w:color="auto"/>
              <w:left w:val="single" w:sz="4" w:space="0" w:color="auto"/>
              <w:bottom w:val="single" w:sz="4" w:space="0" w:color="auto"/>
              <w:right w:val="single" w:sz="4" w:space="0" w:color="auto"/>
            </w:tcBorders>
            <w:vAlign w:val="center"/>
            <w:hideMark/>
          </w:tcPr>
          <w:p w14:paraId="72B2E24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Material</w:t>
            </w:r>
          </w:p>
        </w:tc>
        <w:tc>
          <w:tcPr>
            <w:tcW w:w="862" w:type="dxa"/>
            <w:gridSpan w:val="2"/>
            <w:tcBorders>
              <w:top w:val="single" w:sz="4" w:space="0" w:color="auto"/>
              <w:left w:val="single" w:sz="4" w:space="0" w:color="auto"/>
              <w:bottom w:val="single" w:sz="4" w:space="0" w:color="auto"/>
              <w:right w:val="single" w:sz="4" w:space="0" w:color="auto"/>
            </w:tcBorders>
            <w:vAlign w:val="center"/>
            <w:hideMark/>
          </w:tcPr>
          <w:p w14:paraId="539F8DE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Work</w:t>
            </w:r>
          </w:p>
        </w:tc>
        <w:tc>
          <w:tcPr>
            <w:tcW w:w="2961" w:type="dxa"/>
            <w:tcBorders>
              <w:top w:val="single" w:sz="4" w:space="0" w:color="auto"/>
              <w:left w:val="single" w:sz="4" w:space="0" w:color="auto"/>
              <w:bottom w:val="single" w:sz="4" w:space="0" w:color="auto"/>
              <w:right w:val="single" w:sz="4" w:space="0" w:color="auto"/>
            </w:tcBorders>
            <w:vAlign w:val="center"/>
            <w:hideMark/>
          </w:tcPr>
          <w:p w14:paraId="2B13446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Comments</w:t>
            </w:r>
          </w:p>
        </w:tc>
        <w:tc>
          <w:tcPr>
            <w:tcW w:w="870" w:type="dxa"/>
            <w:tcBorders>
              <w:top w:val="single" w:sz="4" w:space="0" w:color="auto"/>
              <w:left w:val="single" w:sz="4" w:space="0" w:color="auto"/>
              <w:bottom w:val="single" w:sz="4" w:space="0" w:color="auto"/>
              <w:right w:val="single" w:sz="4" w:space="0" w:color="auto"/>
            </w:tcBorders>
            <w:vAlign w:val="center"/>
            <w:hideMark/>
          </w:tcPr>
          <w:p w14:paraId="1D344F2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Snag #</w:t>
            </w:r>
          </w:p>
        </w:tc>
      </w:tr>
      <w:tr w:rsidR="00E726E1" w:rsidRPr="00E726E1" w14:paraId="70452BA9" w14:textId="77777777" w:rsidTr="00C23D3A">
        <w:trPr>
          <w:trHeight w:val="37"/>
        </w:trPr>
        <w:tc>
          <w:tcPr>
            <w:tcW w:w="9440" w:type="dxa"/>
            <w:gridSpan w:val="11"/>
            <w:tcBorders>
              <w:top w:val="single" w:sz="4" w:space="0" w:color="auto"/>
              <w:left w:val="single" w:sz="4" w:space="0" w:color="auto"/>
              <w:bottom w:val="single" w:sz="4" w:space="0" w:color="auto"/>
              <w:right w:val="single" w:sz="4" w:space="0" w:color="auto"/>
            </w:tcBorders>
          </w:tcPr>
          <w:p w14:paraId="36803A31"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21F2DAA7"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hideMark/>
          </w:tcPr>
          <w:p w14:paraId="28A8E5A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w:t>
            </w:r>
          </w:p>
        </w:tc>
        <w:tc>
          <w:tcPr>
            <w:tcW w:w="3251" w:type="dxa"/>
            <w:tcBorders>
              <w:top w:val="single" w:sz="4" w:space="0" w:color="auto"/>
              <w:left w:val="single" w:sz="4" w:space="0" w:color="auto"/>
              <w:bottom w:val="single" w:sz="4" w:space="0" w:color="auto"/>
              <w:right w:val="single" w:sz="4" w:space="0" w:color="auto"/>
            </w:tcBorders>
          </w:tcPr>
          <w:p w14:paraId="727E5FC6"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Correct size manhole placed as per design</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752D2CA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6117217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4F6AC1FE"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4DA1143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3791BE93"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D48EE82"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7B631BE8"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7CBB020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2.2</w:t>
            </w:r>
          </w:p>
        </w:tc>
        <w:tc>
          <w:tcPr>
            <w:tcW w:w="3251" w:type="dxa"/>
            <w:tcBorders>
              <w:top w:val="single" w:sz="4" w:space="0" w:color="auto"/>
              <w:left w:val="single" w:sz="4" w:space="0" w:color="auto"/>
              <w:bottom w:val="single" w:sz="4" w:space="0" w:color="auto"/>
              <w:right w:val="single" w:sz="4" w:space="0" w:color="auto"/>
            </w:tcBorders>
          </w:tcPr>
          <w:p w14:paraId="2D49735A"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Location of manhole placed as per design</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75DB0F2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6FE0FB4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2514779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1D3C702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32A7B75A"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731C518"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38B4144D"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24328C9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2.3</w:t>
            </w:r>
          </w:p>
        </w:tc>
        <w:tc>
          <w:tcPr>
            <w:tcW w:w="3251" w:type="dxa"/>
            <w:tcBorders>
              <w:top w:val="single" w:sz="4" w:space="0" w:color="auto"/>
              <w:left w:val="single" w:sz="4" w:space="0" w:color="auto"/>
              <w:bottom w:val="single" w:sz="4" w:space="0" w:color="auto"/>
              <w:right w:val="single" w:sz="4" w:space="0" w:color="auto"/>
            </w:tcBorders>
          </w:tcPr>
          <w:p w14:paraId="424859B1"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Depth of manhole correct as per design</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6CA5B72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2C70944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75F4854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40A93AA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373BCDF1"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0C587603"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567E665F"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6F7BA53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2.4</w:t>
            </w:r>
          </w:p>
        </w:tc>
        <w:tc>
          <w:tcPr>
            <w:tcW w:w="3251" w:type="dxa"/>
            <w:tcBorders>
              <w:top w:val="single" w:sz="4" w:space="0" w:color="auto"/>
              <w:left w:val="single" w:sz="4" w:space="0" w:color="auto"/>
              <w:bottom w:val="single" w:sz="4" w:space="0" w:color="auto"/>
              <w:right w:val="single" w:sz="4" w:space="0" w:color="auto"/>
            </w:tcBorders>
          </w:tcPr>
          <w:p w14:paraId="757D0CC2"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Manhole cover level</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595F651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3BB5EB8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4D18D75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4D0AA4E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2C664DBA"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BC0976F"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05E2C44B"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4A2A3DD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2.5</w:t>
            </w:r>
          </w:p>
        </w:tc>
        <w:tc>
          <w:tcPr>
            <w:tcW w:w="3251" w:type="dxa"/>
            <w:tcBorders>
              <w:top w:val="single" w:sz="4" w:space="0" w:color="auto"/>
              <w:left w:val="single" w:sz="4" w:space="0" w:color="auto"/>
              <w:bottom w:val="single" w:sz="4" w:space="0" w:color="auto"/>
              <w:right w:val="single" w:sz="4" w:space="0" w:color="auto"/>
            </w:tcBorders>
          </w:tcPr>
          <w:p w14:paraId="5192B665"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Manhole lid-epoxy used</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046C2C5E"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44EEC64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173A3BA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300E908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39CAE98D"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386E98A5"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5496B5DD"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6791164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2.6</w:t>
            </w:r>
          </w:p>
        </w:tc>
        <w:tc>
          <w:tcPr>
            <w:tcW w:w="3251" w:type="dxa"/>
            <w:tcBorders>
              <w:top w:val="single" w:sz="4" w:space="0" w:color="auto"/>
              <w:left w:val="single" w:sz="4" w:space="0" w:color="auto"/>
              <w:bottom w:val="single" w:sz="4" w:space="0" w:color="auto"/>
              <w:right w:val="single" w:sz="4" w:space="0" w:color="auto"/>
            </w:tcBorders>
          </w:tcPr>
          <w:p w14:paraId="440FD7D7"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 xml:space="preserve">Drainage </w:t>
            </w:r>
            <w:proofErr w:type="gramStart"/>
            <w:r w:rsidRPr="00E726E1">
              <w:rPr>
                <w:rFonts w:ascii="Calibri" w:hAnsi="Calibri" w:cs="Calibri"/>
                <w:sz w:val="16"/>
                <w:szCs w:val="16"/>
                <w:lang w:eastAsia="en-US"/>
              </w:rPr>
              <w:t>rocks(</w:t>
            </w:r>
            <w:proofErr w:type="gramEnd"/>
            <w:r w:rsidRPr="00E726E1">
              <w:rPr>
                <w:rFonts w:ascii="Calibri" w:hAnsi="Calibri" w:cs="Calibri"/>
                <w:sz w:val="16"/>
                <w:szCs w:val="16"/>
                <w:lang w:eastAsia="en-US"/>
              </w:rPr>
              <w:t>19mm diameter) installed</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2ED8223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34A6041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5FF75A8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2F585F5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6C4E1080"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09DBE96D"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4868AD65"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4CBD32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2.7</w:t>
            </w:r>
          </w:p>
        </w:tc>
        <w:tc>
          <w:tcPr>
            <w:tcW w:w="3251" w:type="dxa"/>
            <w:tcBorders>
              <w:top w:val="single" w:sz="4" w:space="0" w:color="auto"/>
              <w:left w:val="single" w:sz="4" w:space="0" w:color="auto"/>
              <w:bottom w:val="single" w:sz="4" w:space="0" w:color="auto"/>
              <w:right w:val="single" w:sz="4" w:space="0" w:color="auto"/>
            </w:tcBorders>
          </w:tcPr>
          <w:p w14:paraId="0A6F456D"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val="fr-FR" w:eastAsia="en-US"/>
              </w:rPr>
              <w:t xml:space="preserve">300mm X 300mm x 300mm drainage </w:t>
            </w:r>
            <w:proofErr w:type="spellStart"/>
            <w:r w:rsidRPr="00E726E1">
              <w:rPr>
                <w:rFonts w:ascii="Calibri" w:hAnsi="Calibri" w:cs="Calibri"/>
                <w:sz w:val="16"/>
                <w:szCs w:val="16"/>
                <w:lang w:val="fr-FR" w:eastAsia="en-US"/>
              </w:rPr>
              <w:t>sump</w:t>
            </w:r>
            <w:proofErr w:type="spellEnd"/>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69C70F0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14998F9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62263EDD"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7046882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5CE291F7"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7B06A158"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6067B47D"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72D0E26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2.8</w:t>
            </w:r>
          </w:p>
        </w:tc>
        <w:tc>
          <w:tcPr>
            <w:tcW w:w="3251" w:type="dxa"/>
            <w:tcBorders>
              <w:top w:val="single" w:sz="4" w:space="0" w:color="auto"/>
              <w:left w:val="single" w:sz="4" w:space="0" w:color="auto"/>
              <w:bottom w:val="single" w:sz="4" w:space="0" w:color="auto"/>
              <w:right w:val="single" w:sz="4" w:space="0" w:color="auto"/>
            </w:tcBorders>
          </w:tcPr>
          <w:p w14:paraId="528AFDD5"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Ducts entry points correct</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3938C20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517749D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6859E1F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5B3F183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1E912BD5"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424B5E26"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3FB1644F"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058413B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2.9</w:t>
            </w:r>
          </w:p>
        </w:tc>
        <w:tc>
          <w:tcPr>
            <w:tcW w:w="3251" w:type="dxa"/>
            <w:tcBorders>
              <w:top w:val="single" w:sz="4" w:space="0" w:color="auto"/>
              <w:left w:val="single" w:sz="4" w:space="0" w:color="auto"/>
              <w:bottom w:val="single" w:sz="4" w:space="0" w:color="auto"/>
              <w:right w:val="single" w:sz="4" w:space="0" w:color="auto"/>
            </w:tcBorders>
          </w:tcPr>
          <w:p w14:paraId="36F49045"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Duct entry points sealed with foam</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5F4F838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0875B16E"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2624853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6216F73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26175605"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84BD182"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134D9386"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1361FCC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2.10</w:t>
            </w:r>
          </w:p>
        </w:tc>
        <w:tc>
          <w:tcPr>
            <w:tcW w:w="3251" w:type="dxa"/>
            <w:tcBorders>
              <w:top w:val="single" w:sz="4" w:space="0" w:color="auto"/>
              <w:left w:val="single" w:sz="4" w:space="0" w:color="auto"/>
              <w:bottom w:val="single" w:sz="4" w:space="0" w:color="auto"/>
              <w:right w:val="single" w:sz="4" w:space="0" w:color="auto"/>
            </w:tcBorders>
          </w:tcPr>
          <w:p w14:paraId="312A0141"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Duct slack correct- 2m</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337EFA9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29608D3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78160AF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00B0527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075989D0"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1108A278"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461C003D"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2221472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2.11</w:t>
            </w:r>
          </w:p>
        </w:tc>
        <w:tc>
          <w:tcPr>
            <w:tcW w:w="3251" w:type="dxa"/>
            <w:tcBorders>
              <w:top w:val="single" w:sz="4" w:space="0" w:color="auto"/>
              <w:left w:val="single" w:sz="4" w:space="0" w:color="auto"/>
              <w:bottom w:val="single" w:sz="4" w:space="0" w:color="auto"/>
              <w:right w:val="single" w:sz="4" w:space="0" w:color="auto"/>
            </w:tcBorders>
          </w:tcPr>
          <w:p w14:paraId="71B429C0" w14:textId="77777777" w:rsidR="00E726E1" w:rsidRPr="00E726E1" w:rsidRDefault="00E726E1" w:rsidP="0051606A">
            <w:pPr>
              <w:spacing w:after="0" w:line="360" w:lineRule="auto"/>
              <w:rPr>
                <w:rFonts w:ascii="Calibri" w:hAnsi="Calibri" w:cs="Calibri"/>
                <w:sz w:val="16"/>
                <w:szCs w:val="16"/>
                <w:lang w:eastAsia="en-ZA"/>
              </w:rPr>
            </w:pPr>
            <w:r w:rsidRPr="00E726E1">
              <w:rPr>
                <w:rFonts w:ascii="Calibri" w:hAnsi="Calibri" w:cs="Calibri"/>
                <w:sz w:val="16"/>
                <w:szCs w:val="16"/>
                <w:lang w:eastAsia="en-US"/>
              </w:rPr>
              <w:t>End caps on spare ducts</w:t>
            </w:r>
          </w:p>
        </w:tc>
        <w:tc>
          <w:tcPr>
            <w:tcW w:w="441" w:type="dxa"/>
            <w:gridSpan w:val="2"/>
            <w:tcBorders>
              <w:top w:val="single" w:sz="4" w:space="0" w:color="auto"/>
              <w:left w:val="single" w:sz="4" w:space="0" w:color="auto"/>
              <w:bottom w:val="single" w:sz="4" w:space="0" w:color="auto"/>
              <w:right w:val="single" w:sz="4" w:space="0" w:color="auto"/>
            </w:tcBorders>
            <w:vAlign w:val="center"/>
            <w:hideMark/>
          </w:tcPr>
          <w:p w14:paraId="27B2AD3D"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hideMark/>
          </w:tcPr>
          <w:p w14:paraId="0CACD06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hideMark/>
          </w:tcPr>
          <w:p w14:paraId="5CC3F80D"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hideMark/>
          </w:tcPr>
          <w:p w14:paraId="650FF57E"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3049DCC2"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1CA6CD3B"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7235B50E"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B41F9A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2.12</w:t>
            </w:r>
          </w:p>
        </w:tc>
        <w:tc>
          <w:tcPr>
            <w:tcW w:w="3251" w:type="dxa"/>
            <w:tcBorders>
              <w:top w:val="single" w:sz="4" w:space="0" w:color="auto"/>
              <w:left w:val="single" w:sz="4" w:space="0" w:color="auto"/>
              <w:bottom w:val="single" w:sz="4" w:space="0" w:color="auto"/>
              <w:right w:val="single" w:sz="4" w:space="0" w:color="auto"/>
            </w:tcBorders>
          </w:tcPr>
          <w:p w14:paraId="6D135F2C"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Labelling on manhole and duct correct</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1B36FD3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279D05E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4DF8C12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5B175C5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2A3D9D7E"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18CFAD3D"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376B502C"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116FC74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2.13</w:t>
            </w:r>
          </w:p>
        </w:tc>
        <w:tc>
          <w:tcPr>
            <w:tcW w:w="3251" w:type="dxa"/>
            <w:tcBorders>
              <w:top w:val="single" w:sz="4" w:space="0" w:color="auto"/>
              <w:left w:val="single" w:sz="4" w:space="0" w:color="auto"/>
              <w:bottom w:val="single" w:sz="4" w:space="0" w:color="auto"/>
              <w:right w:val="single" w:sz="4" w:space="0" w:color="auto"/>
            </w:tcBorders>
          </w:tcPr>
          <w:p w14:paraId="083BFB7B"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Correct duct used as per design</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002B629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1B73257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2B6FEB9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7FADE70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4D84FC51"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01D0842C"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4AA0B612"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2AEF66B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2.14</w:t>
            </w:r>
          </w:p>
        </w:tc>
        <w:tc>
          <w:tcPr>
            <w:tcW w:w="3251" w:type="dxa"/>
            <w:tcBorders>
              <w:top w:val="single" w:sz="4" w:space="0" w:color="auto"/>
              <w:left w:val="single" w:sz="4" w:space="0" w:color="auto"/>
              <w:bottom w:val="single" w:sz="4" w:space="0" w:color="auto"/>
              <w:right w:val="single" w:sz="4" w:space="0" w:color="auto"/>
            </w:tcBorders>
          </w:tcPr>
          <w:p w14:paraId="3D43D325"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Manhole clean</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6E07FE6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43B82FC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0C0CD3B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6322A35D"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42E2141B"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762A2A2B"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68CB46C3"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1275B386"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2.15</w:t>
            </w:r>
          </w:p>
        </w:tc>
        <w:tc>
          <w:tcPr>
            <w:tcW w:w="3251" w:type="dxa"/>
            <w:tcBorders>
              <w:top w:val="single" w:sz="4" w:space="0" w:color="auto"/>
              <w:left w:val="single" w:sz="4" w:space="0" w:color="auto"/>
              <w:bottom w:val="single" w:sz="4" w:space="0" w:color="auto"/>
              <w:right w:val="single" w:sz="4" w:space="0" w:color="auto"/>
            </w:tcBorders>
          </w:tcPr>
          <w:p w14:paraId="4874CD22"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Slack management correct inside</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43EE66B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2BE6903C"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473811E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4D13CF6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0C080E91"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2C237EFC"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74F68668"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5966900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2.16</w:t>
            </w:r>
          </w:p>
        </w:tc>
        <w:tc>
          <w:tcPr>
            <w:tcW w:w="3251" w:type="dxa"/>
            <w:tcBorders>
              <w:top w:val="single" w:sz="4" w:space="0" w:color="auto"/>
              <w:left w:val="single" w:sz="4" w:space="0" w:color="auto"/>
              <w:bottom w:val="single" w:sz="4" w:space="0" w:color="auto"/>
              <w:right w:val="single" w:sz="4" w:space="0" w:color="auto"/>
            </w:tcBorders>
          </w:tcPr>
          <w:p w14:paraId="4EB0AA5F"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Manhole lock mechanism working</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6A84D71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053BE89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6655D56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05E871E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4166D8E7"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219BE6EB"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62E32536"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08F371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2.17</w:t>
            </w:r>
          </w:p>
        </w:tc>
        <w:tc>
          <w:tcPr>
            <w:tcW w:w="3251" w:type="dxa"/>
            <w:tcBorders>
              <w:top w:val="single" w:sz="4" w:space="0" w:color="auto"/>
              <w:left w:val="single" w:sz="4" w:space="0" w:color="auto"/>
              <w:bottom w:val="single" w:sz="4" w:space="0" w:color="auto"/>
              <w:right w:val="single" w:sz="4" w:space="0" w:color="auto"/>
            </w:tcBorders>
          </w:tcPr>
          <w:p w14:paraId="0141828B"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Manhole locked after inspection</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4939B46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45CAF68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1660DBA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1CD6A4F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7183DD77"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AD4057B"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22BFF57F"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F17674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2.18</w:t>
            </w:r>
          </w:p>
        </w:tc>
        <w:tc>
          <w:tcPr>
            <w:tcW w:w="3251" w:type="dxa"/>
            <w:tcBorders>
              <w:top w:val="single" w:sz="4" w:space="0" w:color="auto"/>
              <w:left w:val="single" w:sz="4" w:space="0" w:color="auto"/>
              <w:bottom w:val="single" w:sz="4" w:space="0" w:color="auto"/>
              <w:right w:val="single" w:sz="4" w:space="0" w:color="auto"/>
            </w:tcBorders>
          </w:tcPr>
          <w:p w14:paraId="7FE0EBE5"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Any excess rubble removed from site</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72C6B4BD"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4C109CF0"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34617AC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1AB00B1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6EA679A6"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0395BEA8"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557CD13C"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939C10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2.19</w:t>
            </w:r>
          </w:p>
        </w:tc>
        <w:tc>
          <w:tcPr>
            <w:tcW w:w="3251" w:type="dxa"/>
            <w:tcBorders>
              <w:top w:val="single" w:sz="4" w:space="0" w:color="auto"/>
              <w:left w:val="single" w:sz="4" w:space="0" w:color="auto"/>
              <w:bottom w:val="single" w:sz="4" w:space="0" w:color="auto"/>
              <w:right w:val="single" w:sz="4" w:space="0" w:color="auto"/>
            </w:tcBorders>
          </w:tcPr>
          <w:p w14:paraId="77AF3D13"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Survey and redline correct</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18C6F4B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23A60EA2"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348C18A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7D9A49D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230F4CB1"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1CFDF3C0"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220EF0EB" w14:textId="77777777" w:rsidTr="00C23D3A">
        <w:trPr>
          <w:gridAfter w:val="1"/>
          <w:wAfter w:w="29" w:type="dxa"/>
          <w:trHeight w:hRule="exact" w:val="334"/>
        </w:trPr>
        <w:tc>
          <w:tcPr>
            <w:tcW w:w="581" w:type="dxa"/>
            <w:tcBorders>
              <w:top w:val="single" w:sz="4" w:space="0" w:color="auto"/>
              <w:left w:val="single" w:sz="4" w:space="0" w:color="auto"/>
              <w:bottom w:val="single" w:sz="4" w:space="0" w:color="auto"/>
              <w:right w:val="single" w:sz="4" w:space="0" w:color="auto"/>
            </w:tcBorders>
            <w:vAlign w:val="center"/>
          </w:tcPr>
          <w:p w14:paraId="3073C56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2.20</w:t>
            </w:r>
          </w:p>
        </w:tc>
        <w:tc>
          <w:tcPr>
            <w:tcW w:w="3251" w:type="dxa"/>
            <w:tcBorders>
              <w:top w:val="single" w:sz="4" w:space="0" w:color="auto"/>
              <w:left w:val="single" w:sz="4" w:space="0" w:color="auto"/>
              <w:bottom w:val="single" w:sz="4" w:space="0" w:color="auto"/>
              <w:right w:val="single" w:sz="4" w:space="0" w:color="auto"/>
            </w:tcBorders>
          </w:tcPr>
          <w:p w14:paraId="64683197" w14:textId="77777777" w:rsidR="00E726E1" w:rsidRPr="00E726E1" w:rsidRDefault="00E726E1" w:rsidP="0051606A">
            <w:pPr>
              <w:spacing w:after="0" w:line="360" w:lineRule="auto"/>
              <w:rPr>
                <w:rFonts w:ascii="Calibri" w:hAnsi="Calibri" w:cs="Calibri"/>
                <w:sz w:val="16"/>
                <w:szCs w:val="16"/>
                <w:lang w:eastAsia="en-US"/>
              </w:rPr>
            </w:pPr>
            <w:r w:rsidRPr="00E726E1">
              <w:rPr>
                <w:rFonts w:ascii="Calibri" w:hAnsi="Calibri" w:cs="Calibri"/>
                <w:sz w:val="16"/>
                <w:szCs w:val="16"/>
                <w:lang w:eastAsia="en-US"/>
              </w:rPr>
              <w:t>All photographs recorded</w:t>
            </w:r>
          </w:p>
        </w:tc>
        <w:tc>
          <w:tcPr>
            <w:tcW w:w="441" w:type="dxa"/>
            <w:gridSpan w:val="2"/>
            <w:tcBorders>
              <w:top w:val="single" w:sz="4" w:space="0" w:color="auto"/>
              <w:left w:val="single" w:sz="4" w:space="0" w:color="auto"/>
              <w:bottom w:val="single" w:sz="4" w:space="0" w:color="auto"/>
              <w:right w:val="single" w:sz="4" w:space="0" w:color="auto"/>
            </w:tcBorders>
            <w:vAlign w:val="center"/>
          </w:tcPr>
          <w:p w14:paraId="0C436AC4"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45" w:type="dxa"/>
            <w:gridSpan w:val="2"/>
            <w:tcBorders>
              <w:top w:val="single" w:sz="4" w:space="0" w:color="auto"/>
              <w:left w:val="single" w:sz="4" w:space="0" w:color="auto"/>
              <w:bottom w:val="single" w:sz="4" w:space="0" w:color="auto"/>
              <w:right w:val="single" w:sz="4" w:space="0" w:color="auto"/>
            </w:tcBorders>
            <w:vAlign w:val="center"/>
          </w:tcPr>
          <w:p w14:paraId="11638CD1"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425" w:type="dxa"/>
            <w:tcBorders>
              <w:top w:val="single" w:sz="4" w:space="0" w:color="auto"/>
              <w:left w:val="single" w:sz="4" w:space="0" w:color="auto"/>
              <w:bottom w:val="single" w:sz="4" w:space="0" w:color="auto"/>
              <w:right w:val="single" w:sz="4" w:space="0" w:color="auto"/>
            </w:tcBorders>
            <w:vAlign w:val="center"/>
          </w:tcPr>
          <w:p w14:paraId="331DD677"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Y</w:t>
            </w:r>
          </w:p>
        </w:tc>
        <w:tc>
          <w:tcPr>
            <w:tcW w:w="437" w:type="dxa"/>
            <w:tcBorders>
              <w:top w:val="single" w:sz="4" w:space="0" w:color="auto"/>
              <w:left w:val="single" w:sz="4" w:space="0" w:color="auto"/>
              <w:bottom w:val="single" w:sz="4" w:space="0" w:color="auto"/>
              <w:right w:val="single" w:sz="4" w:space="0" w:color="auto"/>
            </w:tcBorders>
            <w:vAlign w:val="center"/>
          </w:tcPr>
          <w:p w14:paraId="1AB950F9"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N</w:t>
            </w:r>
          </w:p>
        </w:tc>
        <w:tc>
          <w:tcPr>
            <w:tcW w:w="2961" w:type="dxa"/>
            <w:tcBorders>
              <w:top w:val="single" w:sz="4" w:space="0" w:color="auto"/>
              <w:left w:val="single" w:sz="4" w:space="0" w:color="auto"/>
              <w:bottom w:val="single" w:sz="4" w:space="0" w:color="auto"/>
              <w:right w:val="single" w:sz="4" w:space="0" w:color="auto"/>
            </w:tcBorders>
            <w:vAlign w:val="center"/>
          </w:tcPr>
          <w:p w14:paraId="52642DB5" w14:textId="77777777" w:rsidR="00E726E1" w:rsidRPr="00E726E1" w:rsidRDefault="00E726E1" w:rsidP="0051606A">
            <w:pPr>
              <w:spacing w:after="0" w:line="360" w:lineRule="auto"/>
              <w:rPr>
                <w:rFonts w:ascii="Calibri" w:hAnsi="Calibri"/>
                <w:sz w:val="18"/>
                <w:szCs w:val="18"/>
                <w:lang w:eastAsia="en-US"/>
              </w:rPr>
            </w:pPr>
          </w:p>
        </w:tc>
        <w:tc>
          <w:tcPr>
            <w:tcW w:w="870" w:type="dxa"/>
            <w:tcBorders>
              <w:top w:val="single" w:sz="4" w:space="0" w:color="auto"/>
              <w:left w:val="single" w:sz="4" w:space="0" w:color="auto"/>
              <w:bottom w:val="single" w:sz="4" w:space="0" w:color="auto"/>
              <w:right w:val="single" w:sz="4" w:space="0" w:color="auto"/>
            </w:tcBorders>
            <w:vAlign w:val="center"/>
          </w:tcPr>
          <w:p w14:paraId="683A5D01" w14:textId="77777777" w:rsidR="00E726E1" w:rsidRPr="00E726E1" w:rsidRDefault="00E726E1" w:rsidP="0051606A">
            <w:pPr>
              <w:spacing w:after="0" w:line="360" w:lineRule="auto"/>
              <w:rPr>
                <w:rFonts w:ascii="Calibri" w:hAnsi="Calibri"/>
                <w:sz w:val="18"/>
                <w:szCs w:val="18"/>
                <w:lang w:eastAsia="en-US"/>
              </w:rPr>
            </w:pPr>
          </w:p>
        </w:tc>
      </w:tr>
      <w:tr w:rsidR="00E726E1" w:rsidRPr="00E726E1" w14:paraId="6D8F24C0" w14:textId="77777777" w:rsidTr="00C23D3A">
        <w:trPr>
          <w:trHeight w:val="80"/>
        </w:trPr>
        <w:tc>
          <w:tcPr>
            <w:tcW w:w="9440" w:type="dxa"/>
            <w:gridSpan w:val="11"/>
            <w:tcBorders>
              <w:top w:val="single" w:sz="4" w:space="0" w:color="auto"/>
              <w:left w:val="single" w:sz="4" w:space="0" w:color="auto"/>
              <w:bottom w:val="single" w:sz="4" w:space="0" w:color="auto"/>
              <w:right w:val="single" w:sz="4" w:space="0" w:color="auto"/>
            </w:tcBorders>
          </w:tcPr>
          <w:p w14:paraId="323D1D0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Signatures</w:t>
            </w:r>
          </w:p>
        </w:tc>
      </w:tr>
      <w:tr w:rsidR="00E726E1" w:rsidRPr="00E726E1" w14:paraId="19E2AE4E" w14:textId="77777777" w:rsidTr="00C23D3A">
        <w:trPr>
          <w:trHeight w:val="386"/>
        </w:trPr>
        <w:tc>
          <w:tcPr>
            <w:tcW w:w="4676" w:type="dxa"/>
            <w:gridSpan w:val="5"/>
            <w:tcBorders>
              <w:top w:val="single" w:sz="4" w:space="0" w:color="auto"/>
              <w:left w:val="single" w:sz="4" w:space="0" w:color="auto"/>
              <w:bottom w:val="single" w:sz="4" w:space="0" w:color="auto"/>
              <w:right w:val="single" w:sz="4" w:space="0" w:color="auto"/>
            </w:tcBorders>
          </w:tcPr>
          <w:p w14:paraId="2781D515"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Contractor</w:t>
            </w:r>
          </w:p>
        </w:tc>
        <w:tc>
          <w:tcPr>
            <w:tcW w:w="4763" w:type="dxa"/>
            <w:gridSpan w:val="6"/>
            <w:tcBorders>
              <w:top w:val="single" w:sz="4" w:space="0" w:color="auto"/>
              <w:left w:val="single" w:sz="4" w:space="0" w:color="auto"/>
              <w:bottom w:val="single" w:sz="4" w:space="0" w:color="auto"/>
              <w:right w:val="single" w:sz="4" w:space="0" w:color="auto"/>
            </w:tcBorders>
          </w:tcPr>
          <w:p w14:paraId="3AD85FDF"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0FC49DB8" w14:textId="77777777" w:rsidTr="00C23D3A">
        <w:trPr>
          <w:trHeight w:val="447"/>
        </w:trPr>
        <w:tc>
          <w:tcPr>
            <w:tcW w:w="4676" w:type="dxa"/>
            <w:gridSpan w:val="5"/>
            <w:tcBorders>
              <w:top w:val="single" w:sz="4" w:space="0" w:color="auto"/>
              <w:left w:val="single" w:sz="4" w:space="0" w:color="auto"/>
              <w:bottom w:val="single" w:sz="4" w:space="0" w:color="auto"/>
              <w:right w:val="single" w:sz="4" w:space="0" w:color="auto"/>
            </w:tcBorders>
          </w:tcPr>
          <w:p w14:paraId="284593F8"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Engineer</w:t>
            </w:r>
          </w:p>
        </w:tc>
        <w:tc>
          <w:tcPr>
            <w:tcW w:w="4763" w:type="dxa"/>
            <w:gridSpan w:val="6"/>
            <w:tcBorders>
              <w:top w:val="single" w:sz="4" w:space="0" w:color="auto"/>
              <w:left w:val="single" w:sz="4" w:space="0" w:color="auto"/>
              <w:bottom w:val="single" w:sz="4" w:space="0" w:color="auto"/>
              <w:right w:val="single" w:sz="4" w:space="0" w:color="auto"/>
            </w:tcBorders>
          </w:tcPr>
          <w:p w14:paraId="104A5C53"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0EF7B7DE" w14:textId="77777777" w:rsidTr="00C23D3A">
        <w:trPr>
          <w:trHeight w:val="463"/>
        </w:trPr>
        <w:tc>
          <w:tcPr>
            <w:tcW w:w="4676" w:type="dxa"/>
            <w:gridSpan w:val="5"/>
            <w:tcBorders>
              <w:top w:val="single" w:sz="4" w:space="0" w:color="auto"/>
              <w:left w:val="single" w:sz="4" w:space="0" w:color="auto"/>
              <w:bottom w:val="single" w:sz="4" w:space="0" w:color="auto"/>
              <w:right w:val="single" w:sz="4" w:space="0" w:color="auto"/>
            </w:tcBorders>
          </w:tcPr>
          <w:p w14:paraId="04E34CDA"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Client</w:t>
            </w:r>
          </w:p>
        </w:tc>
        <w:tc>
          <w:tcPr>
            <w:tcW w:w="4763" w:type="dxa"/>
            <w:gridSpan w:val="6"/>
            <w:tcBorders>
              <w:top w:val="single" w:sz="4" w:space="0" w:color="auto"/>
              <w:left w:val="single" w:sz="4" w:space="0" w:color="auto"/>
              <w:bottom w:val="single" w:sz="4" w:space="0" w:color="auto"/>
              <w:right w:val="single" w:sz="4" w:space="0" w:color="auto"/>
            </w:tcBorders>
          </w:tcPr>
          <w:p w14:paraId="1F07F2BB" w14:textId="77777777" w:rsidR="00E726E1" w:rsidRPr="00E726E1" w:rsidRDefault="00E726E1" w:rsidP="0051606A">
            <w:pPr>
              <w:spacing w:after="0" w:line="360" w:lineRule="auto"/>
              <w:rPr>
                <w:rFonts w:ascii="Calibri" w:hAnsi="Calibri"/>
                <w:sz w:val="18"/>
                <w:szCs w:val="18"/>
                <w:lang w:eastAsia="en-US"/>
              </w:rPr>
            </w:pPr>
            <w:r w:rsidRPr="00E726E1">
              <w:rPr>
                <w:rFonts w:ascii="Calibri" w:hAnsi="Calibri"/>
                <w:sz w:val="18"/>
                <w:szCs w:val="18"/>
                <w:lang w:eastAsia="en-US"/>
              </w:rPr>
              <w:t>Date</w:t>
            </w:r>
          </w:p>
        </w:tc>
      </w:tr>
    </w:tbl>
    <w:p w14:paraId="11388447" w14:textId="47E251A6"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4B7F5657" w14:textId="7777777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
        <w:tblW w:w="9071" w:type="dxa"/>
        <w:tblLook w:val="04A0" w:firstRow="1" w:lastRow="0" w:firstColumn="1" w:lastColumn="0" w:noHBand="0" w:noVBand="1"/>
      </w:tblPr>
      <w:tblGrid>
        <w:gridCol w:w="563"/>
        <w:gridCol w:w="3128"/>
        <w:gridCol w:w="77"/>
        <w:gridCol w:w="349"/>
        <w:gridCol w:w="380"/>
        <w:gridCol w:w="48"/>
        <w:gridCol w:w="411"/>
        <w:gridCol w:w="420"/>
        <w:gridCol w:w="2849"/>
        <w:gridCol w:w="846"/>
      </w:tblGrid>
      <w:tr w:rsidR="00E726E1" w:rsidRPr="00E726E1" w14:paraId="3FAFB894" w14:textId="77777777" w:rsidTr="00C23D3A">
        <w:trPr>
          <w:trHeight w:val="227"/>
        </w:trPr>
        <w:tc>
          <w:tcPr>
            <w:tcW w:w="9071" w:type="dxa"/>
            <w:gridSpan w:val="10"/>
            <w:tcBorders>
              <w:top w:val="single" w:sz="4" w:space="0" w:color="auto"/>
              <w:left w:val="single" w:sz="4" w:space="0" w:color="auto"/>
              <w:bottom w:val="single" w:sz="4" w:space="0" w:color="auto"/>
              <w:right w:val="single" w:sz="4" w:space="0" w:color="auto"/>
            </w:tcBorders>
            <w:hideMark/>
          </w:tcPr>
          <w:p w14:paraId="6F20281C"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CIVIL WORKS - QUALITY CONTROL CHECK SHEET</w:t>
            </w:r>
          </w:p>
        </w:tc>
      </w:tr>
      <w:tr w:rsidR="00E726E1" w:rsidRPr="00E726E1" w14:paraId="2A6FB4BF" w14:textId="77777777" w:rsidTr="00C23D3A">
        <w:trPr>
          <w:trHeight w:val="227"/>
        </w:trPr>
        <w:tc>
          <w:tcPr>
            <w:tcW w:w="9071" w:type="dxa"/>
            <w:gridSpan w:val="10"/>
            <w:tcBorders>
              <w:top w:val="single" w:sz="4" w:space="0" w:color="auto"/>
              <w:left w:val="single" w:sz="4" w:space="0" w:color="auto"/>
              <w:bottom w:val="single" w:sz="4" w:space="0" w:color="auto"/>
              <w:right w:val="single" w:sz="4" w:space="0" w:color="auto"/>
            </w:tcBorders>
          </w:tcPr>
          <w:p w14:paraId="5348C9BA"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Directional drilling and Molling</w:t>
            </w:r>
          </w:p>
        </w:tc>
      </w:tr>
      <w:tr w:rsidR="00E726E1" w:rsidRPr="00E726E1" w14:paraId="2A34917F" w14:textId="77777777" w:rsidTr="00C23D3A">
        <w:trPr>
          <w:trHeight w:val="158"/>
        </w:trPr>
        <w:tc>
          <w:tcPr>
            <w:tcW w:w="3768" w:type="dxa"/>
            <w:gridSpan w:val="3"/>
            <w:tcBorders>
              <w:top w:val="single" w:sz="4" w:space="0" w:color="auto"/>
              <w:left w:val="single" w:sz="4" w:space="0" w:color="auto"/>
              <w:bottom w:val="single" w:sz="4" w:space="0" w:color="auto"/>
              <w:right w:val="single" w:sz="4" w:space="0" w:color="auto"/>
            </w:tcBorders>
          </w:tcPr>
          <w:p w14:paraId="1A75C48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Project name</w:t>
            </w:r>
          </w:p>
        </w:tc>
        <w:tc>
          <w:tcPr>
            <w:tcW w:w="5302" w:type="dxa"/>
            <w:gridSpan w:val="7"/>
            <w:tcBorders>
              <w:top w:val="single" w:sz="4" w:space="0" w:color="auto"/>
              <w:left w:val="single" w:sz="4" w:space="0" w:color="auto"/>
              <w:bottom w:val="single" w:sz="4" w:space="0" w:color="auto"/>
              <w:right w:val="single" w:sz="4" w:space="0" w:color="auto"/>
            </w:tcBorders>
          </w:tcPr>
          <w:p w14:paraId="3300366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E8A1C93" w14:textId="77777777" w:rsidTr="00C23D3A">
        <w:trPr>
          <w:trHeight w:val="158"/>
        </w:trPr>
        <w:tc>
          <w:tcPr>
            <w:tcW w:w="3768" w:type="dxa"/>
            <w:gridSpan w:val="3"/>
            <w:tcBorders>
              <w:top w:val="single" w:sz="4" w:space="0" w:color="auto"/>
              <w:left w:val="single" w:sz="4" w:space="0" w:color="auto"/>
              <w:bottom w:val="single" w:sz="4" w:space="0" w:color="auto"/>
              <w:right w:val="single" w:sz="4" w:space="0" w:color="auto"/>
            </w:tcBorders>
          </w:tcPr>
          <w:p w14:paraId="3DBE7AD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Zone</w:t>
            </w:r>
          </w:p>
        </w:tc>
        <w:tc>
          <w:tcPr>
            <w:tcW w:w="5302" w:type="dxa"/>
            <w:gridSpan w:val="7"/>
            <w:tcBorders>
              <w:top w:val="single" w:sz="4" w:space="0" w:color="auto"/>
              <w:left w:val="single" w:sz="4" w:space="0" w:color="auto"/>
              <w:bottom w:val="single" w:sz="4" w:space="0" w:color="auto"/>
              <w:right w:val="single" w:sz="4" w:space="0" w:color="auto"/>
            </w:tcBorders>
          </w:tcPr>
          <w:p w14:paraId="4F7AA14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0C3D9C9F" w14:textId="77777777" w:rsidTr="00C23D3A">
        <w:trPr>
          <w:trHeight w:val="158"/>
        </w:trPr>
        <w:tc>
          <w:tcPr>
            <w:tcW w:w="3768" w:type="dxa"/>
            <w:gridSpan w:val="3"/>
            <w:tcBorders>
              <w:top w:val="single" w:sz="4" w:space="0" w:color="auto"/>
              <w:left w:val="single" w:sz="4" w:space="0" w:color="auto"/>
              <w:bottom w:val="single" w:sz="4" w:space="0" w:color="auto"/>
              <w:right w:val="single" w:sz="4" w:space="0" w:color="auto"/>
            </w:tcBorders>
          </w:tcPr>
          <w:p w14:paraId="03770FF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Street ID</w:t>
            </w:r>
          </w:p>
        </w:tc>
        <w:tc>
          <w:tcPr>
            <w:tcW w:w="5302" w:type="dxa"/>
            <w:gridSpan w:val="7"/>
            <w:tcBorders>
              <w:top w:val="single" w:sz="4" w:space="0" w:color="auto"/>
              <w:left w:val="single" w:sz="4" w:space="0" w:color="auto"/>
              <w:bottom w:val="single" w:sz="4" w:space="0" w:color="auto"/>
              <w:right w:val="single" w:sz="4" w:space="0" w:color="auto"/>
            </w:tcBorders>
          </w:tcPr>
          <w:p w14:paraId="09AB508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CD22808" w14:textId="77777777" w:rsidTr="00C23D3A">
        <w:trPr>
          <w:trHeight w:val="158"/>
        </w:trPr>
        <w:tc>
          <w:tcPr>
            <w:tcW w:w="3768" w:type="dxa"/>
            <w:gridSpan w:val="3"/>
            <w:tcBorders>
              <w:top w:val="single" w:sz="4" w:space="0" w:color="auto"/>
              <w:left w:val="single" w:sz="4" w:space="0" w:color="auto"/>
              <w:bottom w:val="single" w:sz="4" w:space="0" w:color="auto"/>
              <w:right w:val="single" w:sz="4" w:space="0" w:color="auto"/>
            </w:tcBorders>
          </w:tcPr>
          <w:p w14:paraId="32AE351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Link ID</w:t>
            </w:r>
          </w:p>
        </w:tc>
        <w:tc>
          <w:tcPr>
            <w:tcW w:w="5302" w:type="dxa"/>
            <w:gridSpan w:val="7"/>
            <w:tcBorders>
              <w:top w:val="single" w:sz="4" w:space="0" w:color="auto"/>
              <w:left w:val="single" w:sz="4" w:space="0" w:color="auto"/>
              <w:bottom w:val="single" w:sz="4" w:space="0" w:color="auto"/>
              <w:right w:val="single" w:sz="4" w:space="0" w:color="auto"/>
            </w:tcBorders>
          </w:tcPr>
          <w:p w14:paraId="6038599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8B79903" w14:textId="77777777" w:rsidTr="00C23D3A">
        <w:trPr>
          <w:trHeight w:val="158"/>
        </w:trPr>
        <w:tc>
          <w:tcPr>
            <w:tcW w:w="3768" w:type="dxa"/>
            <w:gridSpan w:val="3"/>
            <w:tcBorders>
              <w:top w:val="single" w:sz="4" w:space="0" w:color="auto"/>
              <w:left w:val="single" w:sz="4" w:space="0" w:color="auto"/>
              <w:bottom w:val="single" w:sz="4" w:space="0" w:color="auto"/>
              <w:right w:val="single" w:sz="4" w:space="0" w:color="auto"/>
            </w:tcBorders>
          </w:tcPr>
          <w:p w14:paraId="5556B8D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c>
          <w:tcPr>
            <w:tcW w:w="5302" w:type="dxa"/>
            <w:gridSpan w:val="7"/>
            <w:tcBorders>
              <w:top w:val="single" w:sz="4" w:space="0" w:color="auto"/>
              <w:left w:val="single" w:sz="4" w:space="0" w:color="auto"/>
              <w:bottom w:val="single" w:sz="4" w:space="0" w:color="auto"/>
              <w:right w:val="single" w:sz="4" w:space="0" w:color="auto"/>
            </w:tcBorders>
          </w:tcPr>
          <w:p w14:paraId="7AFEB6C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3BCBE1A" w14:textId="77777777" w:rsidTr="00C23D3A">
        <w:trPr>
          <w:trHeight w:hRule="exact" w:val="443"/>
        </w:trPr>
        <w:tc>
          <w:tcPr>
            <w:tcW w:w="563" w:type="dxa"/>
            <w:tcBorders>
              <w:top w:val="single" w:sz="4" w:space="0" w:color="auto"/>
              <w:left w:val="single" w:sz="4" w:space="0" w:color="auto"/>
              <w:bottom w:val="single" w:sz="4" w:space="0" w:color="auto"/>
              <w:right w:val="single" w:sz="4" w:space="0" w:color="auto"/>
            </w:tcBorders>
            <w:vAlign w:val="center"/>
            <w:hideMark/>
          </w:tcPr>
          <w:p w14:paraId="5675C6F4"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3.0</w:t>
            </w:r>
          </w:p>
        </w:tc>
        <w:tc>
          <w:tcPr>
            <w:tcW w:w="8507" w:type="dxa"/>
            <w:gridSpan w:val="9"/>
            <w:tcBorders>
              <w:top w:val="single" w:sz="4" w:space="0" w:color="auto"/>
              <w:left w:val="single" w:sz="4" w:space="0" w:color="auto"/>
              <w:bottom w:val="single" w:sz="4" w:space="0" w:color="auto"/>
              <w:right w:val="single" w:sz="4" w:space="0" w:color="auto"/>
            </w:tcBorders>
            <w:vAlign w:val="center"/>
            <w:hideMark/>
          </w:tcPr>
          <w:p w14:paraId="7F5E67B0" w14:textId="77777777" w:rsidR="00E726E1" w:rsidRPr="00E726E1" w:rsidRDefault="00E726E1" w:rsidP="00BE2294">
            <w:pPr>
              <w:pStyle w:val="paragraph"/>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Directional drilling and Molling</w:t>
            </w:r>
          </w:p>
        </w:tc>
      </w:tr>
      <w:tr w:rsidR="00E726E1" w:rsidRPr="00E726E1" w14:paraId="570C8709" w14:textId="77777777" w:rsidTr="00C23D3A">
        <w:trPr>
          <w:trHeight w:val="80"/>
        </w:trPr>
        <w:tc>
          <w:tcPr>
            <w:tcW w:w="9071" w:type="dxa"/>
            <w:gridSpan w:val="10"/>
            <w:tcBorders>
              <w:top w:val="single" w:sz="4" w:space="0" w:color="auto"/>
              <w:left w:val="single" w:sz="4" w:space="0" w:color="auto"/>
              <w:bottom w:val="single" w:sz="4" w:space="0" w:color="auto"/>
              <w:right w:val="single" w:sz="4" w:space="0" w:color="auto"/>
            </w:tcBorders>
          </w:tcPr>
          <w:p w14:paraId="5AD5CC54"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4C6ED054" w14:textId="77777777" w:rsidTr="00C23D3A">
        <w:trPr>
          <w:trHeight w:hRule="exact" w:val="443"/>
        </w:trPr>
        <w:tc>
          <w:tcPr>
            <w:tcW w:w="563" w:type="dxa"/>
            <w:tcBorders>
              <w:top w:val="single" w:sz="4" w:space="0" w:color="auto"/>
              <w:left w:val="single" w:sz="4" w:space="0" w:color="auto"/>
              <w:bottom w:val="single" w:sz="4" w:space="0" w:color="auto"/>
              <w:right w:val="single" w:sz="4" w:space="0" w:color="auto"/>
            </w:tcBorders>
            <w:vAlign w:val="center"/>
            <w:hideMark/>
          </w:tcPr>
          <w:p w14:paraId="16A539EA"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w:t>
            </w:r>
          </w:p>
        </w:tc>
        <w:tc>
          <w:tcPr>
            <w:tcW w:w="3128" w:type="dxa"/>
            <w:tcBorders>
              <w:top w:val="single" w:sz="4" w:space="0" w:color="auto"/>
              <w:left w:val="single" w:sz="4" w:space="0" w:color="auto"/>
              <w:bottom w:val="single" w:sz="4" w:space="0" w:color="auto"/>
              <w:right w:val="single" w:sz="4" w:space="0" w:color="auto"/>
            </w:tcBorders>
            <w:vAlign w:val="center"/>
            <w:hideMark/>
          </w:tcPr>
          <w:p w14:paraId="5BAB911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Description</w:t>
            </w:r>
          </w:p>
        </w:tc>
        <w:tc>
          <w:tcPr>
            <w:tcW w:w="854" w:type="dxa"/>
            <w:gridSpan w:val="4"/>
            <w:tcBorders>
              <w:top w:val="single" w:sz="4" w:space="0" w:color="auto"/>
              <w:left w:val="single" w:sz="4" w:space="0" w:color="auto"/>
              <w:bottom w:val="single" w:sz="4" w:space="0" w:color="auto"/>
              <w:right w:val="single" w:sz="4" w:space="0" w:color="auto"/>
            </w:tcBorders>
            <w:vAlign w:val="center"/>
            <w:hideMark/>
          </w:tcPr>
          <w:p w14:paraId="5FE9D2F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Material</w:t>
            </w:r>
          </w:p>
        </w:tc>
        <w:tc>
          <w:tcPr>
            <w:tcW w:w="831" w:type="dxa"/>
            <w:gridSpan w:val="2"/>
            <w:tcBorders>
              <w:top w:val="single" w:sz="4" w:space="0" w:color="auto"/>
              <w:left w:val="single" w:sz="4" w:space="0" w:color="auto"/>
              <w:bottom w:val="single" w:sz="4" w:space="0" w:color="auto"/>
              <w:right w:val="single" w:sz="4" w:space="0" w:color="auto"/>
            </w:tcBorders>
            <w:vAlign w:val="center"/>
            <w:hideMark/>
          </w:tcPr>
          <w:p w14:paraId="284FC6C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Work</w:t>
            </w:r>
          </w:p>
        </w:tc>
        <w:tc>
          <w:tcPr>
            <w:tcW w:w="2849" w:type="dxa"/>
            <w:tcBorders>
              <w:top w:val="single" w:sz="4" w:space="0" w:color="auto"/>
              <w:left w:val="single" w:sz="4" w:space="0" w:color="auto"/>
              <w:bottom w:val="single" w:sz="4" w:space="0" w:color="auto"/>
              <w:right w:val="single" w:sz="4" w:space="0" w:color="auto"/>
            </w:tcBorders>
            <w:vAlign w:val="center"/>
            <w:hideMark/>
          </w:tcPr>
          <w:p w14:paraId="178A2AE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Comments</w:t>
            </w:r>
          </w:p>
        </w:tc>
        <w:tc>
          <w:tcPr>
            <w:tcW w:w="843" w:type="dxa"/>
            <w:tcBorders>
              <w:top w:val="single" w:sz="4" w:space="0" w:color="auto"/>
              <w:left w:val="single" w:sz="4" w:space="0" w:color="auto"/>
              <w:bottom w:val="single" w:sz="4" w:space="0" w:color="auto"/>
              <w:right w:val="single" w:sz="4" w:space="0" w:color="auto"/>
            </w:tcBorders>
            <w:vAlign w:val="center"/>
            <w:hideMark/>
          </w:tcPr>
          <w:p w14:paraId="2A9C622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Snag #</w:t>
            </w:r>
          </w:p>
        </w:tc>
      </w:tr>
      <w:tr w:rsidR="00E726E1" w:rsidRPr="00E726E1" w14:paraId="3FC82F5B" w14:textId="77777777" w:rsidTr="00C23D3A">
        <w:trPr>
          <w:trHeight w:val="80"/>
        </w:trPr>
        <w:tc>
          <w:tcPr>
            <w:tcW w:w="9071" w:type="dxa"/>
            <w:gridSpan w:val="10"/>
            <w:tcBorders>
              <w:top w:val="single" w:sz="4" w:space="0" w:color="auto"/>
              <w:left w:val="single" w:sz="4" w:space="0" w:color="auto"/>
              <w:bottom w:val="single" w:sz="4" w:space="0" w:color="auto"/>
              <w:right w:val="single" w:sz="4" w:space="0" w:color="auto"/>
            </w:tcBorders>
          </w:tcPr>
          <w:p w14:paraId="523B1602"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17410C18"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7DCD8DB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3.1</w:t>
            </w:r>
          </w:p>
        </w:tc>
        <w:tc>
          <w:tcPr>
            <w:tcW w:w="3128" w:type="dxa"/>
            <w:tcBorders>
              <w:top w:val="single" w:sz="4" w:space="0" w:color="auto"/>
              <w:left w:val="single" w:sz="4" w:space="0" w:color="auto"/>
              <w:bottom w:val="single" w:sz="4" w:space="0" w:color="auto"/>
              <w:right w:val="single" w:sz="4" w:space="0" w:color="auto"/>
            </w:tcBorders>
          </w:tcPr>
          <w:p w14:paraId="51C2DFF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Road reserve launch space survey</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3C1757B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668C851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37DA57A9"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4E61D0D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19960899"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2BD4A169"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7300BDFB"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3579AB1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3.2</w:t>
            </w:r>
          </w:p>
        </w:tc>
        <w:tc>
          <w:tcPr>
            <w:tcW w:w="3128" w:type="dxa"/>
            <w:tcBorders>
              <w:top w:val="single" w:sz="4" w:space="0" w:color="auto"/>
              <w:left w:val="single" w:sz="4" w:space="0" w:color="auto"/>
              <w:bottom w:val="single" w:sz="4" w:space="0" w:color="auto"/>
              <w:right w:val="single" w:sz="4" w:space="0" w:color="auto"/>
            </w:tcBorders>
          </w:tcPr>
          <w:p w14:paraId="17A672CC" w14:textId="77777777" w:rsidR="00E726E1" w:rsidRPr="00E726E1" w:rsidRDefault="00E726E1" w:rsidP="00BE2294">
            <w:pPr>
              <w:pStyle w:val="paragraph"/>
              <w:jc w:val="both"/>
              <w:textAlignment w:val="baseline"/>
              <w:rPr>
                <w:rFonts w:asciiTheme="minorHAnsi" w:hAnsiTheme="minorHAnsi" w:cstheme="minorHAnsi"/>
                <w:sz w:val="16"/>
                <w:szCs w:val="16"/>
              </w:rPr>
            </w:pPr>
            <w:proofErr w:type="gramStart"/>
            <w:r w:rsidRPr="00E726E1">
              <w:rPr>
                <w:rFonts w:asciiTheme="minorHAnsi" w:hAnsiTheme="minorHAnsi" w:cstheme="minorHAnsi"/>
                <w:sz w:val="16"/>
                <w:szCs w:val="16"/>
              </w:rPr>
              <w:t>Scanning(</w:t>
            </w:r>
            <w:proofErr w:type="gramEnd"/>
            <w:r w:rsidRPr="00E726E1">
              <w:rPr>
                <w:rFonts w:asciiTheme="minorHAnsi" w:hAnsiTheme="minorHAnsi" w:cstheme="minorHAnsi"/>
                <w:sz w:val="16"/>
                <w:szCs w:val="16"/>
              </w:rPr>
              <w:t>GPR) – Drill plan submitted and approved</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678EA7D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66CACC7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0D138CE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421194A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37805B27"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5235BF82"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5835D39C"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7E854BA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3.3</w:t>
            </w:r>
          </w:p>
        </w:tc>
        <w:tc>
          <w:tcPr>
            <w:tcW w:w="3128" w:type="dxa"/>
            <w:tcBorders>
              <w:top w:val="single" w:sz="4" w:space="0" w:color="auto"/>
              <w:left w:val="single" w:sz="4" w:space="0" w:color="auto"/>
              <w:bottom w:val="single" w:sz="4" w:space="0" w:color="auto"/>
              <w:right w:val="single" w:sz="4" w:space="0" w:color="auto"/>
            </w:tcBorders>
          </w:tcPr>
          <w:p w14:paraId="5AB34CA8"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Wayleave services comparison on site</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2B90BBE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6A852B7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11E2387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E9C45A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3C29FD00"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31DBCC35"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75139727"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2403F70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3.4</w:t>
            </w:r>
          </w:p>
        </w:tc>
        <w:tc>
          <w:tcPr>
            <w:tcW w:w="3128" w:type="dxa"/>
            <w:tcBorders>
              <w:top w:val="single" w:sz="4" w:space="0" w:color="auto"/>
              <w:left w:val="single" w:sz="4" w:space="0" w:color="auto"/>
              <w:bottom w:val="single" w:sz="4" w:space="0" w:color="auto"/>
              <w:right w:val="single" w:sz="4" w:space="0" w:color="auto"/>
            </w:tcBorders>
          </w:tcPr>
          <w:p w14:paraId="47282B2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Pilot hole - identifying services</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6B0C0A59"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47F5E55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3F6C92A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4341D14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4F075442"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67384749"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580B67DA"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0B9AB8F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3.5</w:t>
            </w:r>
          </w:p>
        </w:tc>
        <w:tc>
          <w:tcPr>
            <w:tcW w:w="3128" w:type="dxa"/>
            <w:tcBorders>
              <w:top w:val="single" w:sz="4" w:space="0" w:color="auto"/>
              <w:left w:val="single" w:sz="4" w:space="0" w:color="auto"/>
              <w:bottom w:val="single" w:sz="4" w:space="0" w:color="auto"/>
              <w:right w:val="single" w:sz="4" w:space="0" w:color="auto"/>
            </w:tcBorders>
          </w:tcPr>
          <w:p w14:paraId="49B7ABA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Drill/Launch pits- L1500mm x W800mm x D1500m or/as supplier specifications</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26404B0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0B8A477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52E3B15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041710A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03E78DED"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653C5EBD"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23E989F1"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489C055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3.6</w:t>
            </w:r>
          </w:p>
        </w:tc>
        <w:tc>
          <w:tcPr>
            <w:tcW w:w="3128" w:type="dxa"/>
            <w:tcBorders>
              <w:top w:val="single" w:sz="4" w:space="0" w:color="auto"/>
              <w:left w:val="single" w:sz="4" w:space="0" w:color="auto"/>
              <w:bottom w:val="single" w:sz="4" w:space="0" w:color="auto"/>
              <w:right w:val="single" w:sz="4" w:space="0" w:color="auto"/>
            </w:tcBorders>
          </w:tcPr>
          <w:p w14:paraId="2484B63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Class 10 sleeve installed or/as per wayleave specification</w:t>
            </w:r>
          </w:p>
        </w:tc>
        <w:tc>
          <w:tcPr>
            <w:tcW w:w="426" w:type="dxa"/>
            <w:gridSpan w:val="2"/>
            <w:tcBorders>
              <w:top w:val="single" w:sz="4" w:space="0" w:color="auto"/>
              <w:left w:val="single" w:sz="4" w:space="0" w:color="auto"/>
              <w:bottom w:val="single" w:sz="4" w:space="0" w:color="auto"/>
              <w:right w:val="single" w:sz="4" w:space="0" w:color="auto"/>
            </w:tcBorders>
            <w:vAlign w:val="center"/>
          </w:tcPr>
          <w:p w14:paraId="124F21E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00D3ED5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tcPr>
          <w:p w14:paraId="5D45D1D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tcPr>
          <w:p w14:paraId="5A9002C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61C70074"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2A694785"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47F400EF"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515DA71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3.7</w:t>
            </w:r>
          </w:p>
        </w:tc>
        <w:tc>
          <w:tcPr>
            <w:tcW w:w="3128" w:type="dxa"/>
            <w:tcBorders>
              <w:top w:val="single" w:sz="4" w:space="0" w:color="auto"/>
              <w:left w:val="single" w:sz="4" w:space="0" w:color="auto"/>
              <w:bottom w:val="single" w:sz="4" w:space="0" w:color="auto"/>
              <w:right w:val="single" w:sz="4" w:space="0" w:color="auto"/>
            </w:tcBorders>
          </w:tcPr>
          <w:p w14:paraId="10E0BEB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Reinstatement – drill pits and site establishment area</w:t>
            </w:r>
          </w:p>
        </w:tc>
        <w:tc>
          <w:tcPr>
            <w:tcW w:w="426" w:type="dxa"/>
            <w:gridSpan w:val="2"/>
            <w:tcBorders>
              <w:top w:val="single" w:sz="4" w:space="0" w:color="auto"/>
              <w:left w:val="single" w:sz="4" w:space="0" w:color="auto"/>
              <w:bottom w:val="single" w:sz="4" w:space="0" w:color="auto"/>
              <w:right w:val="single" w:sz="4" w:space="0" w:color="auto"/>
            </w:tcBorders>
            <w:vAlign w:val="center"/>
            <w:hideMark/>
          </w:tcPr>
          <w:p w14:paraId="1901D27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hideMark/>
          </w:tcPr>
          <w:p w14:paraId="75F30FF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hideMark/>
          </w:tcPr>
          <w:p w14:paraId="08B86B8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hideMark/>
          </w:tcPr>
          <w:p w14:paraId="2602943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4BFD6204"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52A61156"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1DE3363E"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76D4B1D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3.8</w:t>
            </w:r>
          </w:p>
        </w:tc>
        <w:tc>
          <w:tcPr>
            <w:tcW w:w="3128" w:type="dxa"/>
            <w:tcBorders>
              <w:top w:val="single" w:sz="4" w:space="0" w:color="auto"/>
              <w:left w:val="single" w:sz="4" w:space="0" w:color="auto"/>
              <w:bottom w:val="single" w:sz="4" w:space="0" w:color="auto"/>
              <w:right w:val="single" w:sz="4" w:space="0" w:color="auto"/>
            </w:tcBorders>
          </w:tcPr>
          <w:p w14:paraId="58B8010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Redline </w:t>
            </w:r>
            <w:proofErr w:type="gramStart"/>
            <w:r w:rsidRPr="00E726E1">
              <w:rPr>
                <w:rFonts w:asciiTheme="minorHAnsi" w:hAnsiTheme="minorHAnsi" w:cstheme="minorHAnsi"/>
                <w:sz w:val="16"/>
                <w:szCs w:val="16"/>
              </w:rPr>
              <w:t>correct</w:t>
            </w:r>
            <w:proofErr w:type="gramEnd"/>
          </w:p>
        </w:tc>
        <w:tc>
          <w:tcPr>
            <w:tcW w:w="426" w:type="dxa"/>
            <w:gridSpan w:val="2"/>
            <w:tcBorders>
              <w:top w:val="single" w:sz="4" w:space="0" w:color="auto"/>
              <w:left w:val="single" w:sz="4" w:space="0" w:color="auto"/>
              <w:bottom w:val="single" w:sz="4" w:space="0" w:color="auto"/>
              <w:right w:val="single" w:sz="4" w:space="0" w:color="auto"/>
            </w:tcBorders>
            <w:vAlign w:val="center"/>
          </w:tcPr>
          <w:p w14:paraId="260BC40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2C6B342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tcPr>
          <w:p w14:paraId="27BBA0B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tcPr>
          <w:p w14:paraId="641083C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689D9069"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7FBA01C7"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4E97B646" w14:textId="77777777" w:rsidTr="00C23D3A">
        <w:trPr>
          <w:trHeight w:hRule="exact" w:val="646"/>
        </w:trPr>
        <w:tc>
          <w:tcPr>
            <w:tcW w:w="563" w:type="dxa"/>
            <w:tcBorders>
              <w:top w:val="single" w:sz="4" w:space="0" w:color="auto"/>
              <w:left w:val="single" w:sz="4" w:space="0" w:color="auto"/>
              <w:bottom w:val="single" w:sz="4" w:space="0" w:color="auto"/>
              <w:right w:val="single" w:sz="4" w:space="0" w:color="auto"/>
            </w:tcBorders>
            <w:vAlign w:val="center"/>
          </w:tcPr>
          <w:p w14:paraId="30A4A13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3.9</w:t>
            </w:r>
          </w:p>
        </w:tc>
        <w:tc>
          <w:tcPr>
            <w:tcW w:w="3128" w:type="dxa"/>
            <w:tcBorders>
              <w:top w:val="single" w:sz="4" w:space="0" w:color="auto"/>
              <w:left w:val="single" w:sz="4" w:space="0" w:color="auto"/>
              <w:bottom w:val="single" w:sz="4" w:space="0" w:color="auto"/>
              <w:right w:val="single" w:sz="4" w:space="0" w:color="auto"/>
            </w:tcBorders>
          </w:tcPr>
          <w:p w14:paraId="36CAB49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All photographs recorded</w:t>
            </w:r>
          </w:p>
        </w:tc>
        <w:tc>
          <w:tcPr>
            <w:tcW w:w="426" w:type="dxa"/>
            <w:gridSpan w:val="2"/>
            <w:tcBorders>
              <w:top w:val="single" w:sz="4" w:space="0" w:color="auto"/>
              <w:left w:val="single" w:sz="4" w:space="0" w:color="auto"/>
              <w:bottom w:val="single" w:sz="4" w:space="0" w:color="auto"/>
              <w:right w:val="single" w:sz="4" w:space="0" w:color="auto"/>
            </w:tcBorders>
            <w:vAlign w:val="center"/>
          </w:tcPr>
          <w:p w14:paraId="197FFD39"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8" w:type="dxa"/>
            <w:gridSpan w:val="2"/>
            <w:tcBorders>
              <w:top w:val="single" w:sz="4" w:space="0" w:color="auto"/>
              <w:left w:val="single" w:sz="4" w:space="0" w:color="auto"/>
              <w:bottom w:val="single" w:sz="4" w:space="0" w:color="auto"/>
              <w:right w:val="single" w:sz="4" w:space="0" w:color="auto"/>
            </w:tcBorders>
            <w:vAlign w:val="center"/>
          </w:tcPr>
          <w:p w14:paraId="5E2235C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1" w:type="dxa"/>
            <w:tcBorders>
              <w:top w:val="single" w:sz="4" w:space="0" w:color="auto"/>
              <w:left w:val="single" w:sz="4" w:space="0" w:color="auto"/>
              <w:bottom w:val="single" w:sz="4" w:space="0" w:color="auto"/>
              <w:right w:val="single" w:sz="4" w:space="0" w:color="auto"/>
            </w:tcBorders>
            <w:vAlign w:val="center"/>
          </w:tcPr>
          <w:p w14:paraId="61768E8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0" w:type="dxa"/>
            <w:tcBorders>
              <w:top w:val="single" w:sz="4" w:space="0" w:color="auto"/>
              <w:left w:val="single" w:sz="4" w:space="0" w:color="auto"/>
              <w:bottom w:val="single" w:sz="4" w:space="0" w:color="auto"/>
              <w:right w:val="single" w:sz="4" w:space="0" w:color="auto"/>
            </w:tcBorders>
            <w:vAlign w:val="center"/>
          </w:tcPr>
          <w:p w14:paraId="1C46AC7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9" w:type="dxa"/>
            <w:tcBorders>
              <w:top w:val="single" w:sz="4" w:space="0" w:color="auto"/>
              <w:left w:val="single" w:sz="4" w:space="0" w:color="auto"/>
              <w:bottom w:val="single" w:sz="4" w:space="0" w:color="auto"/>
              <w:right w:val="single" w:sz="4" w:space="0" w:color="auto"/>
            </w:tcBorders>
            <w:vAlign w:val="center"/>
          </w:tcPr>
          <w:p w14:paraId="5E52CF0E"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3" w:type="dxa"/>
            <w:tcBorders>
              <w:top w:val="single" w:sz="4" w:space="0" w:color="auto"/>
              <w:left w:val="single" w:sz="4" w:space="0" w:color="auto"/>
              <w:bottom w:val="single" w:sz="4" w:space="0" w:color="auto"/>
              <w:right w:val="single" w:sz="4" w:space="0" w:color="auto"/>
            </w:tcBorders>
            <w:vAlign w:val="center"/>
          </w:tcPr>
          <w:p w14:paraId="29DE4206"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68459D44" w14:textId="77777777" w:rsidTr="00C23D3A">
        <w:trPr>
          <w:trHeight w:val="158"/>
        </w:trPr>
        <w:tc>
          <w:tcPr>
            <w:tcW w:w="9071" w:type="dxa"/>
            <w:gridSpan w:val="10"/>
            <w:tcBorders>
              <w:top w:val="single" w:sz="4" w:space="0" w:color="auto"/>
              <w:left w:val="single" w:sz="4" w:space="0" w:color="auto"/>
              <w:bottom w:val="single" w:sz="4" w:space="0" w:color="auto"/>
              <w:right w:val="single" w:sz="4" w:space="0" w:color="auto"/>
            </w:tcBorders>
          </w:tcPr>
          <w:p w14:paraId="2D3869F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Signatures</w:t>
            </w:r>
          </w:p>
        </w:tc>
      </w:tr>
      <w:tr w:rsidR="00E726E1" w:rsidRPr="00E726E1" w14:paraId="1CDBC650" w14:textId="77777777" w:rsidTr="00C23D3A">
        <w:trPr>
          <w:trHeight w:val="743"/>
        </w:trPr>
        <w:tc>
          <w:tcPr>
            <w:tcW w:w="4497" w:type="dxa"/>
            <w:gridSpan w:val="5"/>
            <w:tcBorders>
              <w:top w:val="single" w:sz="4" w:space="0" w:color="auto"/>
              <w:left w:val="single" w:sz="4" w:space="0" w:color="auto"/>
              <w:bottom w:val="single" w:sz="4" w:space="0" w:color="auto"/>
              <w:right w:val="single" w:sz="4" w:space="0" w:color="auto"/>
            </w:tcBorders>
          </w:tcPr>
          <w:p w14:paraId="51AF1B8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Contractor</w:t>
            </w:r>
          </w:p>
        </w:tc>
        <w:tc>
          <w:tcPr>
            <w:tcW w:w="4573" w:type="dxa"/>
            <w:gridSpan w:val="5"/>
            <w:tcBorders>
              <w:top w:val="single" w:sz="4" w:space="0" w:color="auto"/>
              <w:left w:val="single" w:sz="4" w:space="0" w:color="auto"/>
              <w:bottom w:val="single" w:sz="4" w:space="0" w:color="auto"/>
              <w:right w:val="single" w:sz="4" w:space="0" w:color="auto"/>
            </w:tcBorders>
          </w:tcPr>
          <w:p w14:paraId="45C11F5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650317AD" w14:textId="77777777" w:rsidTr="00C23D3A">
        <w:trPr>
          <w:trHeight w:val="860"/>
        </w:trPr>
        <w:tc>
          <w:tcPr>
            <w:tcW w:w="4497" w:type="dxa"/>
            <w:gridSpan w:val="5"/>
            <w:tcBorders>
              <w:top w:val="single" w:sz="4" w:space="0" w:color="auto"/>
              <w:left w:val="single" w:sz="4" w:space="0" w:color="auto"/>
              <w:bottom w:val="single" w:sz="4" w:space="0" w:color="auto"/>
              <w:right w:val="single" w:sz="4" w:space="0" w:color="auto"/>
            </w:tcBorders>
          </w:tcPr>
          <w:p w14:paraId="3653BB0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Engineer</w:t>
            </w:r>
          </w:p>
        </w:tc>
        <w:tc>
          <w:tcPr>
            <w:tcW w:w="4573" w:type="dxa"/>
            <w:gridSpan w:val="5"/>
            <w:tcBorders>
              <w:top w:val="single" w:sz="4" w:space="0" w:color="auto"/>
              <w:left w:val="single" w:sz="4" w:space="0" w:color="auto"/>
              <w:bottom w:val="single" w:sz="4" w:space="0" w:color="auto"/>
              <w:right w:val="single" w:sz="4" w:space="0" w:color="auto"/>
            </w:tcBorders>
          </w:tcPr>
          <w:p w14:paraId="453A34A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54CA6336" w14:textId="77777777" w:rsidTr="00C23D3A">
        <w:trPr>
          <w:trHeight w:val="888"/>
        </w:trPr>
        <w:tc>
          <w:tcPr>
            <w:tcW w:w="4497" w:type="dxa"/>
            <w:gridSpan w:val="5"/>
            <w:tcBorders>
              <w:top w:val="single" w:sz="4" w:space="0" w:color="auto"/>
              <w:left w:val="single" w:sz="4" w:space="0" w:color="auto"/>
              <w:bottom w:val="single" w:sz="4" w:space="0" w:color="auto"/>
              <w:right w:val="single" w:sz="4" w:space="0" w:color="auto"/>
            </w:tcBorders>
          </w:tcPr>
          <w:p w14:paraId="42B0315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Client</w:t>
            </w:r>
          </w:p>
        </w:tc>
        <w:tc>
          <w:tcPr>
            <w:tcW w:w="4573" w:type="dxa"/>
            <w:gridSpan w:val="5"/>
            <w:tcBorders>
              <w:top w:val="single" w:sz="4" w:space="0" w:color="auto"/>
              <w:left w:val="single" w:sz="4" w:space="0" w:color="auto"/>
              <w:bottom w:val="single" w:sz="4" w:space="0" w:color="auto"/>
              <w:right w:val="single" w:sz="4" w:space="0" w:color="auto"/>
            </w:tcBorders>
          </w:tcPr>
          <w:p w14:paraId="7C61F39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bl>
    <w:p w14:paraId="5063371A" w14:textId="4A267023"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4A069D89" w14:textId="7777777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
        <w:tblW w:w="9058" w:type="dxa"/>
        <w:tblLook w:val="04A0" w:firstRow="1" w:lastRow="0" w:firstColumn="1" w:lastColumn="0" w:noHBand="0" w:noVBand="1"/>
      </w:tblPr>
      <w:tblGrid>
        <w:gridCol w:w="557"/>
        <w:gridCol w:w="3119"/>
        <w:gridCol w:w="84"/>
        <w:gridCol w:w="339"/>
        <w:gridCol w:w="388"/>
        <w:gridCol w:w="40"/>
        <w:gridCol w:w="408"/>
        <w:gridCol w:w="419"/>
        <w:gridCol w:w="2841"/>
        <w:gridCol w:w="834"/>
        <w:gridCol w:w="29"/>
      </w:tblGrid>
      <w:tr w:rsidR="00E726E1" w:rsidRPr="00E726E1" w14:paraId="10AD5E5D" w14:textId="77777777" w:rsidTr="00C23D3A">
        <w:trPr>
          <w:trHeight w:val="173"/>
        </w:trPr>
        <w:tc>
          <w:tcPr>
            <w:tcW w:w="9058" w:type="dxa"/>
            <w:gridSpan w:val="11"/>
            <w:tcBorders>
              <w:top w:val="single" w:sz="4" w:space="0" w:color="auto"/>
              <w:left w:val="single" w:sz="4" w:space="0" w:color="auto"/>
              <w:bottom w:val="single" w:sz="4" w:space="0" w:color="auto"/>
              <w:right w:val="single" w:sz="4" w:space="0" w:color="auto"/>
            </w:tcBorders>
            <w:hideMark/>
          </w:tcPr>
          <w:p w14:paraId="7AD67758"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CIVIL WORKS - QUALITY CONTROL CHECK SHEET</w:t>
            </w:r>
          </w:p>
        </w:tc>
      </w:tr>
      <w:tr w:rsidR="00E726E1" w:rsidRPr="00E726E1" w14:paraId="1EE8731F" w14:textId="77777777" w:rsidTr="00C23D3A">
        <w:trPr>
          <w:trHeight w:val="173"/>
        </w:trPr>
        <w:tc>
          <w:tcPr>
            <w:tcW w:w="9058" w:type="dxa"/>
            <w:gridSpan w:val="11"/>
            <w:tcBorders>
              <w:top w:val="single" w:sz="4" w:space="0" w:color="auto"/>
              <w:left w:val="single" w:sz="4" w:space="0" w:color="auto"/>
              <w:bottom w:val="single" w:sz="4" w:space="0" w:color="auto"/>
              <w:right w:val="single" w:sz="4" w:space="0" w:color="auto"/>
            </w:tcBorders>
          </w:tcPr>
          <w:p w14:paraId="6609BEC5"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Poles</w:t>
            </w:r>
          </w:p>
        </w:tc>
      </w:tr>
      <w:tr w:rsidR="00E726E1" w:rsidRPr="00E726E1" w14:paraId="5035CBBD" w14:textId="77777777" w:rsidTr="00C23D3A">
        <w:trPr>
          <w:trHeight w:val="121"/>
        </w:trPr>
        <w:tc>
          <w:tcPr>
            <w:tcW w:w="3761" w:type="dxa"/>
            <w:gridSpan w:val="3"/>
            <w:tcBorders>
              <w:top w:val="single" w:sz="4" w:space="0" w:color="auto"/>
              <w:left w:val="single" w:sz="4" w:space="0" w:color="auto"/>
              <w:bottom w:val="single" w:sz="4" w:space="0" w:color="auto"/>
              <w:right w:val="single" w:sz="4" w:space="0" w:color="auto"/>
            </w:tcBorders>
          </w:tcPr>
          <w:p w14:paraId="569520C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Project name</w:t>
            </w:r>
          </w:p>
        </w:tc>
        <w:tc>
          <w:tcPr>
            <w:tcW w:w="5297" w:type="dxa"/>
            <w:gridSpan w:val="8"/>
            <w:tcBorders>
              <w:top w:val="single" w:sz="4" w:space="0" w:color="auto"/>
              <w:left w:val="single" w:sz="4" w:space="0" w:color="auto"/>
              <w:bottom w:val="single" w:sz="4" w:space="0" w:color="auto"/>
              <w:right w:val="single" w:sz="4" w:space="0" w:color="auto"/>
            </w:tcBorders>
          </w:tcPr>
          <w:p w14:paraId="3217A58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0DC6CBAC" w14:textId="77777777" w:rsidTr="00C23D3A">
        <w:trPr>
          <w:trHeight w:val="121"/>
        </w:trPr>
        <w:tc>
          <w:tcPr>
            <w:tcW w:w="3761" w:type="dxa"/>
            <w:gridSpan w:val="3"/>
            <w:tcBorders>
              <w:top w:val="single" w:sz="4" w:space="0" w:color="auto"/>
              <w:left w:val="single" w:sz="4" w:space="0" w:color="auto"/>
              <w:bottom w:val="single" w:sz="4" w:space="0" w:color="auto"/>
              <w:right w:val="single" w:sz="4" w:space="0" w:color="auto"/>
            </w:tcBorders>
          </w:tcPr>
          <w:p w14:paraId="3AD5E52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Zone</w:t>
            </w:r>
          </w:p>
        </w:tc>
        <w:tc>
          <w:tcPr>
            <w:tcW w:w="5297" w:type="dxa"/>
            <w:gridSpan w:val="8"/>
            <w:tcBorders>
              <w:top w:val="single" w:sz="4" w:space="0" w:color="auto"/>
              <w:left w:val="single" w:sz="4" w:space="0" w:color="auto"/>
              <w:bottom w:val="single" w:sz="4" w:space="0" w:color="auto"/>
              <w:right w:val="single" w:sz="4" w:space="0" w:color="auto"/>
            </w:tcBorders>
          </w:tcPr>
          <w:p w14:paraId="3AC40A2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564C374" w14:textId="77777777" w:rsidTr="00C23D3A">
        <w:trPr>
          <w:trHeight w:val="121"/>
        </w:trPr>
        <w:tc>
          <w:tcPr>
            <w:tcW w:w="3761" w:type="dxa"/>
            <w:gridSpan w:val="3"/>
            <w:tcBorders>
              <w:top w:val="single" w:sz="4" w:space="0" w:color="auto"/>
              <w:left w:val="single" w:sz="4" w:space="0" w:color="auto"/>
              <w:bottom w:val="single" w:sz="4" w:space="0" w:color="auto"/>
              <w:right w:val="single" w:sz="4" w:space="0" w:color="auto"/>
            </w:tcBorders>
          </w:tcPr>
          <w:p w14:paraId="1E8033D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Pole ID</w:t>
            </w:r>
          </w:p>
        </w:tc>
        <w:tc>
          <w:tcPr>
            <w:tcW w:w="5297" w:type="dxa"/>
            <w:gridSpan w:val="8"/>
            <w:tcBorders>
              <w:top w:val="single" w:sz="4" w:space="0" w:color="auto"/>
              <w:left w:val="single" w:sz="4" w:space="0" w:color="auto"/>
              <w:bottom w:val="single" w:sz="4" w:space="0" w:color="auto"/>
              <w:right w:val="single" w:sz="4" w:space="0" w:color="auto"/>
            </w:tcBorders>
          </w:tcPr>
          <w:p w14:paraId="37528FD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5EF931C" w14:textId="77777777" w:rsidTr="00C23D3A">
        <w:trPr>
          <w:trHeight w:val="121"/>
        </w:trPr>
        <w:tc>
          <w:tcPr>
            <w:tcW w:w="3761" w:type="dxa"/>
            <w:gridSpan w:val="3"/>
            <w:tcBorders>
              <w:top w:val="single" w:sz="4" w:space="0" w:color="auto"/>
              <w:left w:val="single" w:sz="4" w:space="0" w:color="auto"/>
              <w:bottom w:val="single" w:sz="4" w:space="0" w:color="auto"/>
              <w:right w:val="single" w:sz="4" w:space="0" w:color="auto"/>
            </w:tcBorders>
          </w:tcPr>
          <w:p w14:paraId="35AB3A9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Link ID</w:t>
            </w:r>
          </w:p>
        </w:tc>
        <w:tc>
          <w:tcPr>
            <w:tcW w:w="5297" w:type="dxa"/>
            <w:gridSpan w:val="8"/>
            <w:tcBorders>
              <w:top w:val="single" w:sz="4" w:space="0" w:color="auto"/>
              <w:left w:val="single" w:sz="4" w:space="0" w:color="auto"/>
              <w:bottom w:val="single" w:sz="4" w:space="0" w:color="auto"/>
              <w:right w:val="single" w:sz="4" w:space="0" w:color="auto"/>
            </w:tcBorders>
          </w:tcPr>
          <w:p w14:paraId="04F4947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B971CE1" w14:textId="77777777" w:rsidTr="00C23D3A">
        <w:trPr>
          <w:trHeight w:val="121"/>
        </w:trPr>
        <w:tc>
          <w:tcPr>
            <w:tcW w:w="3761" w:type="dxa"/>
            <w:gridSpan w:val="3"/>
            <w:tcBorders>
              <w:top w:val="single" w:sz="4" w:space="0" w:color="auto"/>
              <w:left w:val="single" w:sz="4" w:space="0" w:color="auto"/>
              <w:bottom w:val="single" w:sz="4" w:space="0" w:color="auto"/>
              <w:right w:val="single" w:sz="4" w:space="0" w:color="auto"/>
            </w:tcBorders>
          </w:tcPr>
          <w:p w14:paraId="42EB6DC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c>
          <w:tcPr>
            <w:tcW w:w="5297" w:type="dxa"/>
            <w:gridSpan w:val="8"/>
            <w:tcBorders>
              <w:top w:val="single" w:sz="4" w:space="0" w:color="auto"/>
              <w:left w:val="single" w:sz="4" w:space="0" w:color="auto"/>
              <w:bottom w:val="single" w:sz="4" w:space="0" w:color="auto"/>
              <w:right w:val="single" w:sz="4" w:space="0" w:color="auto"/>
            </w:tcBorders>
          </w:tcPr>
          <w:p w14:paraId="5CDED4D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CE51712" w14:textId="77777777" w:rsidTr="00C23D3A">
        <w:trPr>
          <w:trHeight w:hRule="exact" w:val="343"/>
        </w:trPr>
        <w:tc>
          <w:tcPr>
            <w:tcW w:w="557" w:type="dxa"/>
            <w:tcBorders>
              <w:top w:val="single" w:sz="4" w:space="0" w:color="auto"/>
              <w:left w:val="single" w:sz="4" w:space="0" w:color="auto"/>
              <w:bottom w:val="single" w:sz="4" w:space="0" w:color="auto"/>
              <w:right w:val="single" w:sz="4" w:space="0" w:color="auto"/>
            </w:tcBorders>
            <w:vAlign w:val="center"/>
            <w:hideMark/>
          </w:tcPr>
          <w:p w14:paraId="1F3BE478"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4.0</w:t>
            </w:r>
          </w:p>
        </w:tc>
        <w:tc>
          <w:tcPr>
            <w:tcW w:w="8501" w:type="dxa"/>
            <w:gridSpan w:val="10"/>
            <w:tcBorders>
              <w:top w:val="single" w:sz="4" w:space="0" w:color="auto"/>
              <w:left w:val="single" w:sz="4" w:space="0" w:color="auto"/>
              <w:bottom w:val="single" w:sz="4" w:space="0" w:color="auto"/>
              <w:right w:val="single" w:sz="4" w:space="0" w:color="auto"/>
            </w:tcBorders>
            <w:vAlign w:val="center"/>
            <w:hideMark/>
          </w:tcPr>
          <w:p w14:paraId="57B88577"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Poles</w:t>
            </w:r>
          </w:p>
        </w:tc>
      </w:tr>
      <w:tr w:rsidR="00E726E1" w:rsidRPr="00E726E1" w14:paraId="7C8DE170" w14:textId="77777777" w:rsidTr="00C23D3A">
        <w:trPr>
          <w:trHeight w:val="58"/>
        </w:trPr>
        <w:tc>
          <w:tcPr>
            <w:tcW w:w="9058" w:type="dxa"/>
            <w:gridSpan w:val="11"/>
            <w:tcBorders>
              <w:top w:val="single" w:sz="4" w:space="0" w:color="auto"/>
              <w:left w:val="single" w:sz="4" w:space="0" w:color="auto"/>
              <w:bottom w:val="single" w:sz="4" w:space="0" w:color="auto"/>
              <w:right w:val="single" w:sz="4" w:space="0" w:color="auto"/>
            </w:tcBorders>
          </w:tcPr>
          <w:p w14:paraId="5BB2FC8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982F036" w14:textId="77777777" w:rsidTr="00C23D3A">
        <w:trPr>
          <w:gridAfter w:val="1"/>
          <w:wAfter w:w="27" w:type="dxa"/>
          <w:trHeight w:hRule="exact" w:val="343"/>
        </w:trPr>
        <w:tc>
          <w:tcPr>
            <w:tcW w:w="557" w:type="dxa"/>
            <w:tcBorders>
              <w:top w:val="single" w:sz="4" w:space="0" w:color="auto"/>
              <w:left w:val="single" w:sz="4" w:space="0" w:color="auto"/>
              <w:bottom w:val="single" w:sz="4" w:space="0" w:color="auto"/>
              <w:right w:val="single" w:sz="4" w:space="0" w:color="auto"/>
            </w:tcBorders>
            <w:vAlign w:val="center"/>
            <w:hideMark/>
          </w:tcPr>
          <w:p w14:paraId="6A0E7A33"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w:t>
            </w:r>
          </w:p>
        </w:tc>
        <w:tc>
          <w:tcPr>
            <w:tcW w:w="3120" w:type="dxa"/>
            <w:tcBorders>
              <w:top w:val="single" w:sz="4" w:space="0" w:color="auto"/>
              <w:left w:val="single" w:sz="4" w:space="0" w:color="auto"/>
              <w:bottom w:val="single" w:sz="4" w:space="0" w:color="auto"/>
              <w:right w:val="single" w:sz="4" w:space="0" w:color="auto"/>
            </w:tcBorders>
            <w:vAlign w:val="center"/>
            <w:hideMark/>
          </w:tcPr>
          <w:p w14:paraId="4872E1C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Description</w:t>
            </w:r>
          </w:p>
        </w:tc>
        <w:tc>
          <w:tcPr>
            <w:tcW w:w="851" w:type="dxa"/>
            <w:gridSpan w:val="4"/>
            <w:tcBorders>
              <w:top w:val="single" w:sz="4" w:space="0" w:color="auto"/>
              <w:left w:val="single" w:sz="4" w:space="0" w:color="auto"/>
              <w:bottom w:val="single" w:sz="4" w:space="0" w:color="auto"/>
              <w:right w:val="single" w:sz="4" w:space="0" w:color="auto"/>
            </w:tcBorders>
            <w:vAlign w:val="center"/>
            <w:hideMark/>
          </w:tcPr>
          <w:p w14:paraId="7A4B59D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Material</w:t>
            </w:r>
          </w:p>
        </w:tc>
        <w:tc>
          <w:tcPr>
            <w:tcW w:w="827" w:type="dxa"/>
            <w:gridSpan w:val="2"/>
            <w:tcBorders>
              <w:top w:val="single" w:sz="4" w:space="0" w:color="auto"/>
              <w:left w:val="single" w:sz="4" w:space="0" w:color="auto"/>
              <w:bottom w:val="single" w:sz="4" w:space="0" w:color="auto"/>
              <w:right w:val="single" w:sz="4" w:space="0" w:color="auto"/>
            </w:tcBorders>
            <w:vAlign w:val="center"/>
            <w:hideMark/>
          </w:tcPr>
          <w:p w14:paraId="37C1835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Work</w:t>
            </w:r>
          </w:p>
        </w:tc>
        <w:tc>
          <w:tcPr>
            <w:tcW w:w="2842" w:type="dxa"/>
            <w:tcBorders>
              <w:top w:val="single" w:sz="4" w:space="0" w:color="auto"/>
              <w:left w:val="single" w:sz="4" w:space="0" w:color="auto"/>
              <w:bottom w:val="single" w:sz="4" w:space="0" w:color="auto"/>
              <w:right w:val="single" w:sz="4" w:space="0" w:color="auto"/>
            </w:tcBorders>
            <w:vAlign w:val="center"/>
            <w:hideMark/>
          </w:tcPr>
          <w:p w14:paraId="15D76C8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Comments</w:t>
            </w:r>
          </w:p>
        </w:tc>
        <w:tc>
          <w:tcPr>
            <w:tcW w:w="834" w:type="dxa"/>
            <w:tcBorders>
              <w:top w:val="single" w:sz="4" w:space="0" w:color="auto"/>
              <w:left w:val="single" w:sz="4" w:space="0" w:color="auto"/>
              <w:bottom w:val="single" w:sz="4" w:space="0" w:color="auto"/>
              <w:right w:val="single" w:sz="4" w:space="0" w:color="auto"/>
            </w:tcBorders>
            <w:vAlign w:val="center"/>
            <w:hideMark/>
          </w:tcPr>
          <w:p w14:paraId="046C4AE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Snag #</w:t>
            </w:r>
          </w:p>
        </w:tc>
      </w:tr>
      <w:tr w:rsidR="00E726E1" w:rsidRPr="00E726E1" w14:paraId="037DD4A6" w14:textId="77777777" w:rsidTr="00C23D3A">
        <w:trPr>
          <w:trHeight w:val="58"/>
        </w:trPr>
        <w:tc>
          <w:tcPr>
            <w:tcW w:w="9058" w:type="dxa"/>
            <w:gridSpan w:val="11"/>
            <w:tcBorders>
              <w:top w:val="single" w:sz="4" w:space="0" w:color="auto"/>
              <w:left w:val="single" w:sz="4" w:space="0" w:color="auto"/>
              <w:bottom w:val="single" w:sz="4" w:space="0" w:color="auto"/>
              <w:right w:val="single" w:sz="4" w:space="0" w:color="auto"/>
            </w:tcBorders>
          </w:tcPr>
          <w:p w14:paraId="3F46357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534A735"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0D53A38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4.1</w:t>
            </w:r>
          </w:p>
        </w:tc>
        <w:tc>
          <w:tcPr>
            <w:tcW w:w="3120" w:type="dxa"/>
            <w:tcBorders>
              <w:top w:val="single" w:sz="4" w:space="0" w:color="auto"/>
              <w:left w:val="single" w:sz="4" w:space="0" w:color="auto"/>
              <w:bottom w:val="single" w:sz="4" w:space="0" w:color="auto"/>
              <w:right w:val="single" w:sz="4" w:space="0" w:color="auto"/>
            </w:tcBorders>
          </w:tcPr>
          <w:p w14:paraId="5CB5F10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Ensure correct size of pole is constructed </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4AEC51B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6708A25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5148C5E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6FDD617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1AF1330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323F65E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D9C6991"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0FFF6BC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4.2</w:t>
            </w:r>
          </w:p>
        </w:tc>
        <w:tc>
          <w:tcPr>
            <w:tcW w:w="3120" w:type="dxa"/>
            <w:tcBorders>
              <w:top w:val="single" w:sz="4" w:space="0" w:color="auto"/>
              <w:left w:val="single" w:sz="4" w:space="0" w:color="auto"/>
              <w:bottom w:val="single" w:sz="4" w:space="0" w:color="auto"/>
              <w:right w:val="single" w:sz="4" w:space="0" w:color="auto"/>
            </w:tcBorders>
          </w:tcPr>
          <w:p w14:paraId="54D59A3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various poles are planted at correct depth as per specifications</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218AE8C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69120E1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74B3475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1CC5D82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6D017B4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6CE30DF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66C8A64"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548AC49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4.3</w:t>
            </w:r>
          </w:p>
        </w:tc>
        <w:tc>
          <w:tcPr>
            <w:tcW w:w="3120" w:type="dxa"/>
            <w:tcBorders>
              <w:top w:val="single" w:sz="4" w:space="0" w:color="auto"/>
              <w:left w:val="single" w:sz="4" w:space="0" w:color="auto"/>
              <w:bottom w:val="single" w:sz="4" w:space="0" w:color="auto"/>
              <w:right w:val="single" w:sz="4" w:space="0" w:color="auto"/>
            </w:tcBorders>
          </w:tcPr>
          <w:p w14:paraId="6AA53B7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Ensure all poles are fitted with </w:t>
            </w:r>
            <w:proofErr w:type="gramStart"/>
            <w:r w:rsidRPr="00E726E1">
              <w:rPr>
                <w:rFonts w:asciiTheme="minorHAnsi" w:hAnsiTheme="minorHAnsi" w:cstheme="minorHAnsi"/>
                <w:sz w:val="16"/>
                <w:szCs w:val="16"/>
              </w:rPr>
              <w:t>end-plates</w:t>
            </w:r>
            <w:proofErr w:type="gramEnd"/>
            <w:r w:rsidRPr="00E726E1">
              <w:rPr>
                <w:rFonts w:asciiTheme="minorHAnsi" w:hAnsiTheme="minorHAnsi" w:cstheme="minorHAnsi"/>
                <w:sz w:val="16"/>
                <w:szCs w:val="16"/>
              </w:rPr>
              <w:t xml:space="preserve"> and strapping at both ends</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5FE7E15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5DBC593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1DB6621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78DD525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5DAD7CF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63A119E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078774FB"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7D05EA6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4.4</w:t>
            </w:r>
          </w:p>
        </w:tc>
        <w:tc>
          <w:tcPr>
            <w:tcW w:w="3120" w:type="dxa"/>
            <w:tcBorders>
              <w:top w:val="single" w:sz="4" w:space="0" w:color="auto"/>
              <w:left w:val="single" w:sz="4" w:space="0" w:color="auto"/>
              <w:bottom w:val="single" w:sz="4" w:space="0" w:color="auto"/>
              <w:right w:val="single" w:sz="4" w:space="0" w:color="auto"/>
            </w:tcBorders>
          </w:tcPr>
          <w:p w14:paraId="66FD731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pole handling ratios are done with sufficient personnel</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243509E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21C9C6E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54DF3EB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1374D27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03B9C6C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090B09E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DDC4044" w14:textId="77777777" w:rsidTr="00C23D3A">
        <w:trPr>
          <w:gridAfter w:val="1"/>
          <w:wAfter w:w="29" w:type="dxa"/>
          <w:trHeight w:hRule="exact" w:val="627"/>
        </w:trPr>
        <w:tc>
          <w:tcPr>
            <w:tcW w:w="557" w:type="dxa"/>
            <w:tcBorders>
              <w:top w:val="single" w:sz="4" w:space="0" w:color="auto"/>
              <w:left w:val="single" w:sz="4" w:space="0" w:color="auto"/>
              <w:bottom w:val="single" w:sz="4" w:space="0" w:color="auto"/>
              <w:right w:val="single" w:sz="4" w:space="0" w:color="auto"/>
            </w:tcBorders>
            <w:vAlign w:val="center"/>
          </w:tcPr>
          <w:p w14:paraId="729F6C0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4.5</w:t>
            </w:r>
          </w:p>
        </w:tc>
        <w:tc>
          <w:tcPr>
            <w:tcW w:w="3120" w:type="dxa"/>
            <w:tcBorders>
              <w:top w:val="single" w:sz="4" w:space="0" w:color="auto"/>
              <w:left w:val="single" w:sz="4" w:space="0" w:color="auto"/>
              <w:bottom w:val="single" w:sz="4" w:space="0" w:color="auto"/>
              <w:right w:val="single" w:sz="4" w:space="0" w:color="auto"/>
            </w:tcBorders>
          </w:tcPr>
          <w:p w14:paraId="6900B7F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all brackets and fittings are fastened to the poles according to the specifications</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5B9D593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3E74637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1218362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45E1536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704A425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6BE07B0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B3CFF41" w14:textId="77777777" w:rsidTr="00C23D3A">
        <w:trPr>
          <w:gridAfter w:val="1"/>
          <w:wAfter w:w="29" w:type="dxa"/>
          <w:trHeight w:hRule="exact" w:val="651"/>
        </w:trPr>
        <w:tc>
          <w:tcPr>
            <w:tcW w:w="557" w:type="dxa"/>
            <w:tcBorders>
              <w:top w:val="single" w:sz="4" w:space="0" w:color="auto"/>
              <w:left w:val="single" w:sz="4" w:space="0" w:color="auto"/>
              <w:bottom w:val="single" w:sz="4" w:space="0" w:color="auto"/>
              <w:right w:val="single" w:sz="4" w:space="0" w:color="auto"/>
            </w:tcBorders>
            <w:vAlign w:val="center"/>
          </w:tcPr>
          <w:p w14:paraId="259A354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4.6</w:t>
            </w:r>
          </w:p>
        </w:tc>
        <w:tc>
          <w:tcPr>
            <w:tcW w:w="3120" w:type="dxa"/>
            <w:tcBorders>
              <w:top w:val="single" w:sz="4" w:space="0" w:color="auto"/>
              <w:left w:val="single" w:sz="4" w:space="0" w:color="auto"/>
              <w:bottom w:val="single" w:sz="4" w:space="0" w:color="auto"/>
              <w:right w:val="single" w:sz="4" w:space="0" w:color="auto"/>
            </w:tcBorders>
          </w:tcPr>
          <w:p w14:paraId="27FA2CE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all poles are planted vertically with correct backfilling procedure (150mm intervals)</w:t>
            </w:r>
          </w:p>
        </w:tc>
        <w:tc>
          <w:tcPr>
            <w:tcW w:w="423" w:type="dxa"/>
            <w:gridSpan w:val="2"/>
            <w:tcBorders>
              <w:top w:val="single" w:sz="4" w:space="0" w:color="auto"/>
              <w:left w:val="single" w:sz="4" w:space="0" w:color="auto"/>
              <w:bottom w:val="single" w:sz="4" w:space="0" w:color="auto"/>
              <w:right w:val="single" w:sz="4" w:space="0" w:color="auto"/>
            </w:tcBorders>
            <w:vAlign w:val="center"/>
          </w:tcPr>
          <w:p w14:paraId="43993A1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tcPr>
          <w:p w14:paraId="68554EB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tcPr>
          <w:p w14:paraId="2BBA2A6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tcPr>
          <w:p w14:paraId="1FF8D24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27A713F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4FB559A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440F97A"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6E196B8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4.7</w:t>
            </w:r>
          </w:p>
        </w:tc>
        <w:tc>
          <w:tcPr>
            <w:tcW w:w="3120" w:type="dxa"/>
            <w:tcBorders>
              <w:top w:val="single" w:sz="4" w:space="0" w:color="auto"/>
              <w:left w:val="single" w:sz="4" w:space="0" w:color="auto"/>
              <w:bottom w:val="single" w:sz="4" w:space="0" w:color="auto"/>
              <w:right w:val="single" w:sz="4" w:space="0" w:color="auto"/>
            </w:tcBorders>
          </w:tcPr>
          <w:p w14:paraId="603F114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all poles have the G5 backfilling at the bottom of the hole for pole stability</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6E85C42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1CC2E85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7C57C88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4EB530C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181DD3D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4B5558E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3F3C83B"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6BAF897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4.8</w:t>
            </w:r>
          </w:p>
        </w:tc>
        <w:tc>
          <w:tcPr>
            <w:tcW w:w="3120" w:type="dxa"/>
            <w:tcBorders>
              <w:top w:val="single" w:sz="4" w:space="0" w:color="auto"/>
              <w:left w:val="single" w:sz="4" w:space="0" w:color="auto"/>
              <w:bottom w:val="single" w:sz="4" w:space="0" w:color="auto"/>
              <w:right w:val="single" w:sz="4" w:space="0" w:color="auto"/>
            </w:tcBorders>
          </w:tcPr>
          <w:p w14:paraId="4838C93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stays are planted at direction changes   - T-junctions and end-of-runs</w:t>
            </w:r>
          </w:p>
        </w:tc>
        <w:tc>
          <w:tcPr>
            <w:tcW w:w="423" w:type="dxa"/>
            <w:gridSpan w:val="2"/>
            <w:tcBorders>
              <w:top w:val="single" w:sz="4" w:space="0" w:color="auto"/>
              <w:left w:val="single" w:sz="4" w:space="0" w:color="auto"/>
              <w:bottom w:val="single" w:sz="4" w:space="0" w:color="auto"/>
              <w:right w:val="single" w:sz="4" w:space="0" w:color="auto"/>
            </w:tcBorders>
            <w:vAlign w:val="center"/>
          </w:tcPr>
          <w:p w14:paraId="458CCF2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tcPr>
          <w:p w14:paraId="45F3C22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tcPr>
          <w:p w14:paraId="336CAB8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tcPr>
          <w:p w14:paraId="6AFD7E4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19E2965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24AEE0D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953870A"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1A55678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4.9</w:t>
            </w:r>
          </w:p>
        </w:tc>
        <w:tc>
          <w:tcPr>
            <w:tcW w:w="3120" w:type="dxa"/>
            <w:tcBorders>
              <w:top w:val="single" w:sz="4" w:space="0" w:color="auto"/>
              <w:left w:val="single" w:sz="4" w:space="0" w:color="auto"/>
              <w:bottom w:val="single" w:sz="4" w:space="0" w:color="auto"/>
              <w:right w:val="single" w:sz="4" w:space="0" w:color="auto"/>
            </w:tcBorders>
          </w:tcPr>
          <w:p w14:paraId="5970CB8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Ensure poles are numbered correctly as per Labelling Standards of Fibertime Networks</w:t>
            </w:r>
          </w:p>
        </w:tc>
        <w:tc>
          <w:tcPr>
            <w:tcW w:w="423" w:type="dxa"/>
            <w:gridSpan w:val="2"/>
            <w:tcBorders>
              <w:top w:val="single" w:sz="4" w:space="0" w:color="auto"/>
              <w:left w:val="single" w:sz="4" w:space="0" w:color="auto"/>
              <w:bottom w:val="single" w:sz="4" w:space="0" w:color="auto"/>
              <w:right w:val="single" w:sz="4" w:space="0" w:color="auto"/>
            </w:tcBorders>
            <w:vAlign w:val="center"/>
          </w:tcPr>
          <w:p w14:paraId="573CEA0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tcPr>
          <w:p w14:paraId="56EC307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tcPr>
          <w:p w14:paraId="3E0D32F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tcPr>
          <w:p w14:paraId="1B68AB0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19763D6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681F718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1281993"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34703E2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4.10</w:t>
            </w:r>
          </w:p>
        </w:tc>
        <w:tc>
          <w:tcPr>
            <w:tcW w:w="3120" w:type="dxa"/>
            <w:tcBorders>
              <w:top w:val="single" w:sz="4" w:space="0" w:color="auto"/>
              <w:left w:val="single" w:sz="4" w:space="0" w:color="auto"/>
              <w:bottom w:val="single" w:sz="4" w:space="0" w:color="auto"/>
              <w:right w:val="single" w:sz="4" w:space="0" w:color="auto"/>
            </w:tcBorders>
          </w:tcPr>
          <w:p w14:paraId="510E69B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Tree trimming completed</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30FA66C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1144A25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11151EE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725047D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0CE0992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1F5F96C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65BD51E"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6A69E89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4.11</w:t>
            </w:r>
          </w:p>
        </w:tc>
        <w:tc>
          <w:tcPr>
            <w:tcW w:w="3120" w:type="dxa"/>
            <w:tcBorders>
              <w:top w:val="single" w:sz="4" w:space="0" w:color="auto"/>
              <w:left w:val="single" w:sz="4" w:space="0" w:color="auto"/>
              <w:bottom w:val="single" w:sz="4" w:space="0" w:color="auto"/>
              <w:right w:val="single" w:sz="4" w:space="0" w:color="auto"/>
            </w:tcBorders>
          </w:tcPr>
          <w:p w14:paraId="7C0D51B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Redline and coordinates correct</w:t>
            </w:r>
          </w:p>
        </w:tc>
        <w:tc>
          <w:tcPr>
            <w:tcW w:w="423" w:type="dxa"/>
            <w:gridSpan w:val="2"/>
            <w:tcBorders>
              <w:top w:val="single" w:sz="4" w:space="0" w:color="auto"/>
              <w:left w:val="single" w:sz="4" w:space="0" w:color="auto"/>
              <w:bottom w:val="single" w:sz="4" w:space="0" w:color="auto"/>
              <w:right w:val="single" w:sz="4" w:space="0" w:color="auto"/>
            </w:tcBorders>
            <w:vAlign w:val="center"/>
          </w:tcPr>
          <w:p w14:paraId="2605617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tcPr>
          <w:p w14:paraId="377875F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tcPr>
          <w:p w14:paraId="23530C0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tcPr>
          <w:p w14:paraId="44014D5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0100286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7E1A69D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1D78580" w14:textId="77777777" w:rsidTr="00C23D3A">
        <w:trPr>
          <w:gridAfter w:val="1"/>
          <w:wAfter w:w="29" w:type="dxa"/>
          <w:trHeight w:hRule="exact" w:val="501"/>
        </w:trPr>
        <w:tc>
          <w:tcPr>
            <w:tcW w:w="557" w:type="dxa"/>
            <w:tcBorders>
              <w:top w:val="single" w:sz="4" w:space="0" w:color="auto"/>
              <w:left w:val="single" w:sz="4" w:space="0" w:color="auto"/>
              <w:bottom w:val="single" w:sz="4" w:space="0" w:color="auto"/>
              <w:right w:val="single" w:sz="4" w:space="0" w:color="auto"/>
            </w:tcBorders>
            <w:vAlign w:val="center"/>
          </w:tcPr>
          <w:p w14:paraId="1C0BCE1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4.12</w:t>
            </w:r>
          </w:p>
        </w:tc>
        <w:tc>
          <w:tcPr>
            <w:tcW w:w="3120" w:type="dxa"/>
            <w:tcBorders>
              <w:top w:val="single" w:sz="4" w:space="0" w:color="auto"/>
              <w:left w:val="single" w:sz="4" w:space="0" w:color="auto"/>
              <w:bottom w:val="single" w:sz="4" w:space="0" w:color="auto"/>
              <w:right w:val="single" w:sz="4" w:space="0" w:color="auto"/>
            </w:tcBorders>
          </w:tcPr>
          <w:p w14:paraId="0BEF362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All photographs recorded</w:t>
            </w:r>
          </w:p>
        </w:tc>
        <w:tc>
          <w:tcPr>
            <w:tcW w:w="423" w:type="dxa"/>
            <w:gridSpan w:val="2"/>
            <w:tcBorders>
              <w:top w:val="single" w:sz="4" w:space="0" w:color="auto"/>
              <w:left w:val="single" w:sz="4" w:space="0" w:color="auto"/>
              <w:bottom w:val="single" w:sz="4" w:space="0" w:color="auto"/>
              <w:right w:val="single" w:sz="4" w:space="0" w:color="auto"/>
            </w:tcBorders>
            <w:vAlign w:val="center"/>
            <w:hideMark/>
          </w:tcPr>
          <w:p w14:paraId="72FD6D8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7" w:type="dxa"/>
            <w:gridSpan w:val="2"/>
            <w:tcBorders>
              <w:top w:val="single" w:sz="4" w:space="0" w:color="auto"/>
              <w:left w:val="single" w:sz="4" w:space="0" w:color="auto"/>
              <w:bottom w:val="single" w:sz="4" w:space="0" w:color="auto"/>
              <w:right w:val="single" w:sz="4" w:space="0" w:color="auto"/>
            </w:tcBorders>
            <w:vAlign w:val="center"/>
            <w:hideMark/>
          </w:tcPr>
          <w:p w14:paraId="7F5FBB7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8" w:type="dxa"/>
            <w:tcBorders>
              <w:top w:val="single" w:sz="4" w:space="0" w:color="auto"/>
              <w:left w:val="single" w:sz="4" w:space="0" w:color="auto"/>
              <w:bottom w:val="single" w:sz="4" w:space="0" w:color="auto"/>
              <w:right w:val="single" w:sz="4" w:space="0" w:color="auto"/>
            </w:tcBorders>
            <w:vAlign w:val="center"/>
            <w:hideMark/>
          </w:tcPr>
          <w:p w14:paraId="16A6D15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8" w:type="dxa"/>
            <w:tcBorders>
              <w:top w:val="single" w:sz="4" w:space="0" w:color="auto"/>
              <w:left w:val="single" w:sz="4" w:space="0" w:color="auto"/>
              <w:bottom w:val="single" w:sz="4" w:space="0" w:color="auto"/>
              <w:right w:val="single" w:sz="4" w:space="0" w:color="auto"/>
            </w:tcBorders>
            <w:vAlign w:val="center"/>
            <w:hideMark/>
          </w:tcPr>
          <w:p w14:paraId="18BACB9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42" w:type="dxa"/>
            <w:tcBorders>
              <w:top w:val="single" w:sz="4" w:space="0" w:color="auto"/>
              <w:left w:val="single" w:sz="4" w:space="0" w:color="auto"/>
              <w:bottom w:val="single" w:sz="4" w:space="0" w:color="auto"/>
              <w:right w:val="single" w:sz="4" w:space="0" w:color="auto"/>
            </w:tcBorders>
            <w:vAlign w:val="center"/>
          </w:tcPr>
          <w:p w14:paraId="5121C59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4" w:type="dxa"/>
            <w:tcBorders>
              <w:top w:val="single" w:sz="4" w:space="0" w:color="auto"/>
              <w:left w:val="single" w:sz="4" w:space="0" w:color="auto"/>
              <w:bottom w:val="single" w:sz="4" w:space="0" w:color="auto"/>
              <w:right w:val="single" w:sz="4" w:space="0" w:color="auto"/>
            </w:tcBorders>
            <w:vAlign w:val="center"/>
          </w:tcPr>
          <w:p w14:paraId="17A5E1E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0EDB4EF" w14:textId="77777777" w:rsidTr="00C23D3A">
        <w:trPr>
          <w:trHeight w:val="121"/>
        </w:trPr>
        <w:tc>
          <w:tcPr>
            <w:tcW w:w="9058" w:type="dxa"/>
            <w:gridSpan w:val="11"/>
            <w:tcBorders>
              <w:top w:val="single" w:sz="4" w:space="0" w:color="auto"/>
              <w:left w:val="single" w:sz="4" w:space="0" w:color="auto"/>
              <w:bottom w:val="single" w:sz="4" w:space="0" w:color="auto"/>
              <w:right w:val="single" w:sz="4" w:space="0" w:color="auto"/>
            </w:tcBorders>
          </w:tcPr>
          <w:p w14:paraId="542956A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Signatures</w:t>
            </w:r>
          </w:p>
        </w:tc>
      </w:tr>
      <w:tr w:rsidR="00E726E1" w:rsidRPr="00E726E1" w14:paraId="08C9F672" w14:textId="77777777" w:rsidTr="00C23D3A">
        <w:trPr>
          <w:trHeight w:val="577"/>
        </w:trPr>
        <w:tc>
          <w:tcPr>
            <w:tcW w:w="4488" w:type="dxa"/>
            <w:gridSpan w:val="5"/>
            <w:tcBorders>
              <w:top w:val="single" w:sz="4" w:space="0" w:color="auto"/>
              <w:left w:val="single" w:sz="4" w:space="0" w:color="auto"/>
              <w:bottom w:val="single" w:sz="4" w:space="0" w:color="auto"/>
              <w:right w:val="single" w:sz="4" w:space="0" w:color="auto"/>
            </w:tcBorders>
          </w:tcPr>
          <w:p w14:paraId="4A43091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Contractor</w:t>
            </w:r>
          </w:p>
        </w:tc>
        <w:tc>
          <w:tcPr>
            <w:tcW w:w="4570" w:type="dxa"/>
            <w:gridSpan w:val="6"/>
            <w:tcBorders>
              <w:top w:val="single" w:sz="4" w:space="0" w:color="auto"/>
              <w:left w:val="single" w:sz="4" w:space="0" w:color="auto"/>
              <w:bottom w:val="single" w:sz="4" w:space="0" w:color="auto"/>
              <w:right w:val="single" w:sz="4" w:space="0" w:color="auto"/>
            </w:tcBorders>
          </w:tcPr>
          <w:p w14:paraId="08C1AB0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10320950" w14:textId="77777777" w:rsidTr="00C23D3A">
        <w:trPr>
          <w:trHeight w:val="670"/>
        </w:trPr>
        <w:tc>
          <w:tcPr>
            <w:tcW w:w="4488" w:type="dxa"/>
            <w:gridSpan w:val="5"/>
            <w:tcBorders>
              <w:top w:val="single" w:sz="4" w:space="0" w:color="auto"/>
              <w:left w:val="single" w:sz="4" w:space="0" w:color="auto"/>
              <w:bottom w:val="single" w:sz="4" w:space="0" w:color="auto"/>
              <w:right w:val="single" w:sz="4" w:space="0" w:color="auto"/>
            </w:tcBorders>
          </w:tcPr>
          <w:p w14:paraId="470025E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Engineer</w:t>
            </w:r>
          </w:p>
        </w:tc>
        <w:tc>
          <w:tcPr>
            <w:tcW w:w="4570" w:type="dxa"/>
            <w:gridSpan w:val="6"/>
            <w:tcBorders>
              <w:top w:val="single" w:sz="4" w:space="0" w:color="auto"/>
              <w:left w:val="single" w:sz="4" w:space="0" w:color="auto"/>
              <w:bottom w:val="single" w:sz="4" w:space="0" w:color="auto"/>
              <w:right w:val="single" w:sz="4" w:space="0" w:color="auto"/>
            </w:tcBorders>
          </w:tcPr>
          <w:p w14:paraId="6BBB6C2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5AD6004C" w14:textId="77777777" w:rsidTr="00C23D3A">
        <w:trPr>
          <w:trHeight w:val="694"/>
        </w:trPr>
        <w:tc>
          <w:tcPr>
            <w:tcW w:w="4488" w:type="dxa"/>
            <w:gridSpan w:val="5"/>
            <w:tcBorders>
              <w:top w:val="single" w:sz="4" w:space="0" w:color="auto"/>
              <w:left w:val="single" w:sz="4" w:space="0" w:color="auto"/>
              <w:bottom w:val="single" w:sz="4" w:space="0" w:color="auto"/>
              <w:right w:val="single" w:sz="4" w:space="0" w:color="auto"/>
            </w:tcBorders>
          </w:tcPr>
          <w:p w14:paraId="6A9C0B6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Client</w:t>
            </w:r>
          </w:p>
        </w:tc>
        <w:tc>
          <w:tcPr>
            <w:tcW w:w="4570" w:type="dxa"/>
            <w:gridSpan w:val="6"/>
            <w:tcBorders>
              <w:top w:val="single" w:sz="4" w:space="0" w:color="auto"/>
              <w:left w:val="single" w:sz="4" w:space="0" w:color="auto"/>
              <w:bottom w:val="single" w:sz="4" w:space="0" w:color="auto"/>
              <w:right w:val="single" w:sz="4" w:space="0" w:color="auto"/>
            </w:tcBorders>
          </w:tcPr>
          <w:p w14:paraId="7F6EDB0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bl>
    <w:p w14:paraId="3FA8DCEF" w14:textId="75452DD4"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61D7A851" w14:textId="7777777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
        <w:tblW w:w="9179" w:type="dxa"/>
        <w:tblLook w:val="04A0" w:firstRow="1" w:lastRow="0" w:firstColumn="1" w:lastColumn="0" w:noHBand="0" w:noVBand="1"/>
      </w:tblPr>
      <w:tblGrid>
        <w:gridCol w:w="594"/>
        <w:gridCol w:w="3152"/>
        <w:gridCol w:w="81"/>
        <w:gridCol w:w="350"/>
        <w:gridCol w:w="387"/>
        <w:gridCol w:w="46"/>
        <w:gridCol w:w="414"/>
        <w:gridCol w:w="425"/>
        <w:gridCol w:w="2872"/>
        <w:gridCol w:w="846"/>
        <w:gridCol w:w="12"/>
      </w:tblGrid>
      <w:tr w:rsidR="00E726E1" w:rsidRPr="00E726E1" w14:paraId="0F1019F5" w14:textId="77777777" w:rsidTr="00C23D3A">
        <w:trPr>
          <w:trHeight w:val="186"/>
        </w:trPr>
        <w:tc>
          <w:tcPr>
            <w:tcW w:w="9179" w:type="dxa"/>
            <w:gridSpan w:val="11"/>
            <w:tcBorders>
              <w:top w:val="single" w:sz="4" w:space="0" w:color="auto"/>
              <w:left w:val="single" w:sz="4" w:space="0" w:color="auto"/>
              <w:bottom w:val="single" w:sz="4" w:space="0" w:color="auto"/>
              <w:right w:val="single" w:sz="4" w:space="0" w:color="auto"/>
            </w:tcBorders>
            <w:hideMark/>
          </w:tcPr>
          <w:p w14:paraId="29612689"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OPTICAL WORKS - QUALITY CONTROL CHECK SHEET</w:t>
            </w:r>
          </w:p>
        </w:tc>
      </w:tr>
      <w:tr w:rsidR="00E726E1" w:rsidRPr="00E726E1" w14:paraId="30968FF5" w14:textId="77777777" w:rsidTr="00C23D3A">
        <w:trPr>
          <w:trHeight w:val="186"/>
        </w:trPr>
        <w:tc>
          <w:tcPr>
            <w:tcW w:w="9179" w:type="dxa"/>
            <w:gridSpan w:val="11"/>
            <w:tcBorders>
              <w:top w:val="single" w:sz="4" w:space="0" w:color="auto"/>
              <w:left w:val="single" w:sz="4" w:space="0" w:color="auto"/>
              <w:bottom w:val="single" w:sz="4" w:space="0" w:color="auto"/>
              <w:right w:val="single" w:sz="4" w:space="0" w:color="auto"/>
            </w:tcBorders>
          </w:tcPr>
          <w:p w14:paraId="77C08AB7"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Stringing</w:t>
            </w:r>
          </w:p>
        </w:tc>
      </w:tr>
      <w:tr w:rsidR="00E726E1" w:rsidRPr="00E726E1" w14:paraId="6EE51076" w14:textId="77777777" w:rsidTr="00C23D3A">
        <w:trPr>
          <w:trHeight w:val="130"/>
        </w:trPr>
        <w:tc>
          <w:tcPr>
            <w:tcW w:w="3827" w:type="dxa"/>
            <w:gridSpan w:val="3"/>
            <w:tcBorders>
              <w:top w:val="single" w:sz="4" w:space="0" w:color="auto"/>
              <w:left w:val="single" w:sz="4" w:space="0" w:color="auto"/>
              <w:bottom w:val="single" w:sz="4" w:space="0" w:color="auto"/>
              <w:right w:val="single" w:sz="4" w:space="0" w:color="auto"/>
            </w:tcBorders>
          </w:tcPr>
          <w:p w14:paraId="1B1D7F0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Project name</w:t>
            </w:r>
          </w:p>
        </w:tc>
        <w:tc>
          <w:tcPr>
            <w:tcW w:w="5352" w:type="dxa"/>
            <w:gridSpan w:val="8"/>
            <w:tcBorders>
              <w:top w:val="single" w:sz="4" w:space="0" w:color="auto"/>
              <w:left w:val="single" w:sz="4" w:space="0" w:color="auto"/>
              <w:bottom w:val="single" w:sz="4" w:space="0" w:color="auto"/>
              <w:right w:val="single" w:sz="4" w:space="0" w:color="auto"/>
            </w:tcBorders>
          </w:tcPr>
          <w:p w14:paraId="559FCF6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FC0E9F5" w14:textId="77777777" w:rsidTr="00C23D3A">
        <w:trPr>
          <w:trHeight w:val="130"/>
        </w:trPr>
        <w:tc>
          <w:tcPr>
            <w:tcW w:w="3827" w:type="dxa"/>
            <w:gridSpan w:val="3"/>
            <w:tcBorders>
              <w:top w:val="single" w:sz="4" w:space="0" w:color="auto"/>
              <w:left w:val="single" w:sz="4" w:space="0" w:color="auto"/>
              <w:bottom w:val="single" w:sz="4" w:space="0" w:color="auto"/>
              <w:right w:val="single" w:sz="4" w:space="0" w:color="auto"/>
            </w:tcBorders>
          </w:tcPr>
          <w:p w14:paraId="64B581D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Zone</w:t>
            </w:r>
          </w:p>
        </w:tc>
        <w:tc>
          <w:tcPr>
            <w:tcW w:w="5352" w:type="dxa"/>
            <w:gridSpan w:val="8"/>
            <w:tcBorders>
              <w:top w:val="single" w:sz="4" w:space="0" w:color="auto"/>
              <w:left w:val="single" w:sz="4" w:space="0" w:color="auto"/>
              <w:bottom w:val="single" w:sz="4" w:space="0" w:color="auto"/>
              <w:right w:val="single" w:sz="4" w:space="0" w:color="auto"/>
            </w:tcBorders>
          </w:tcPr>
          <w:p w14:paraId="2243026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9BA5C14" w14:textId="77777777" w:rsidTr="00C23D3A">
        <w:trPr>
          <w:trHeight w:val="130"/>
        </w:trPr>
        <w:tc>
          <w:tcPr>
            <w:tcW w:w="3827" w:type="dxa"/>
            <w:gridSpan w:val="3"/>
            <w:tcBorders>
              <w:top w:val="single" w:sz="4" w:space="0" w:color="auto"/>
              <w:left w:val="single" w:sz="4" w:space="0" w:color="auto"/>
              <w:bottom w:val="single" w:sz="4" w:space="0" w:color="auto"/>
              <w:right w:val="single" w:sz="4" w:space="0" w:color="auto"/>
            </w:tcBorders>
          </w:tcPr>
          <w:p w14:paraId="26DC5E7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Pole ID</w:t>
            </w:r>
          </w:p>
        </w:tc>
        <w:tc>
          <w:tcPr>
            <w:tcW w:w="5352" w:type="dxa"/>
            <w:gridSpan w:val="8"/>
            <w:tcBorders>
              <w:top w:val="single" w:sz="4" w:space="0" w:color="auto"/>
              <w:left w:val="single" w:sz="4" w:space="0" w:color="auto"/>
              <w:bottom w:val="single" w:sz="4" w:space="0" w:color="auto"/>
              <w:right w:val="single" w:sz="4" w:space="0" w:color="auto"/>
            </w:tcBorders>
          </w:tcPr>
          <w:p w14:paraId="6F206B1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EB6ECA2" w14:textId="77777777" w:rsidTr="00C23D3A">
        <w:trPr>
          <w:trHeight w:val="130"/>
        </w:trPr>
        <w:tc>
          <w:tcPr>
            <w:tcW w:w="3827" w:type="dxa"/>
            <w:gridSpan w:val="3"/>
            <w:tcBorders>
              <w:top w:val="single" w:sz="4" w:space="0" w:color="auto"/>
              <w:left w:val="single" w:sz="4" w:space="0" w:color="auto"/>
              <w:bottom w:val="single" w:sz="4" w:space="0" w:color="auto"/>
              <w:right w:val="single" w:sz="4" w:space="0" w:color="auto"/>
            </w:tcBorders>
          </w:tcPr>
          <w:p w14:paraId="0D6B409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Link ID</w:t>
            </w:r>
          </w:p>
        </w:tc>
        <w:tc>
          <w:tcPr>
            <w:tcW w:w="5352" w:type="dxa"/>
            <w:gridSpan w:val="8"/>
            <w:tcBorders>
              <w:top w:val="single" w:sz="4" w:space="0" w:color="auto"/>
              <w:left w:val="single" w:sz="4" w:space="0" w:color="auto"/>
              <w:bottom w:val="single" w:sz="4" w:space="0" w:color="auto"/>
              <w:right w:val="single" w:sz="4" w:space="0" w:color="auto"/>
            </w:tcBorders>
          </w:tcPr>
          <w:p w14:paraId="669A763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BCD149D" w14:textId="77777777" w:rsidTr="00C23D3A">
        <w:trPr>
          <w:trHeight w:val="130"/>
        </w:trPr>
        <w:tc>
          <w:tcPr>
            <w:tcW w:w="3827" w:type="dxa"/>
            <w:gridSpan w:val="3"/>
            <w:tcBorders>
              <w:top w:val="single" w:sz="4" w:space="0" w:color="auto"/>
              <w:left w:val="single" w:sz="4" w:space="0" w:color="auto"/>
              <w:bottom w:val="single" w:sz="4" w:space="0" w:color="auto"/>
              <w:right w:val="single" w:sz="4" w:space="0" w:color="auto"/>
            </w:tcBorders>
          </w:tcPr>
          <w:p w14:paraId="5AA0E0F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c>
          <w:tcPr>
            <w:tcW w:w="5352" w:type="dxa"/>
            <w:gridSpan w:val="8"/>
            <w:tcBorders>
              <w:top w:val="single" w:sz="4" w:space="0" w:color="auto"/>
              <w:left w:val="single" w:sz="4" w:space="0" w:color="auto"/>
              <w:bottom w:val="single" w:sz="4" w:space="0" w:color="auto"/>
              <w:right w:val="single" w:sz="4" w:space="0" w:color="auto"/>
            </w:tcBorders>
          </w:tcPr>
          <w:p w14:paraId="68E31C9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6700667" w14:textId="77777777" w:rsidTr="00C23D3A">
        <w:trPr>
          <w:trHeight w:hRule="exact" w:val="365"/>
        </w:trPr>
        <w:tc>
          <w:tcPr>
            <w:tcW w:w="594" w:type="dxa"/>
            <w:tcBorders>
              <w:top w:val="single" w:sz="4" w:space="0" w:color="auto"/>
              <w:left w:val="single" w:sz="4" w:space="0" w:color="auto"/>
              <w:bottom w:val="single" w:sz="4" w:space="0" w:color="auto"/>
              <w:right w:val="single" w:sz="4" w:space="0" w:color="auto"/>
            </w:tcBorders>
            <w:vAlign w:val="center"/>
            <w:hideMark/>
          </w:tcPr>
          <w:p w14:paraId="359CAE9E" w14:textId="77777777" w:rsidR="00E726E1" w:rsidRPr="00E726E1" w:rsidRDefault="00E726E1" w:rsidP="00BE2294">
            <w:pPr>
              <w:pStyle w:val="paragraph"/>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5.0</w:t>
            </w:r>
          </w:p>
        </w:tc>
        <w:tc>
          <w:tcPr>
            <w:tcW w:w="8585" w:type="dxa"/>
            <w:gridSpan w:val="10"/>
            <w:tcBorders>
              <w:top w:val="single" w:sz="4" w:space="0" w:color="auto"/>
              <w:left w:val="single" w:sz="4" w:space="0" w:color="auto"/>
              <w:bottom w:val="single" w:sz="4" w:space="0" w:color="auto"/>
              <w:right w:val="single" w:sz="4" w:space="0" w:color="auto"/>
            </w:tcBorders>
            <w:vAlign w:val="center"/>
            <w:hideMark/>
          </w:tcPr>
          <w:p w14:paraId="56E3A64F" w14:textId="77777777" w:rsidR="00E726E1" w:rsidRPr="00E726E1" w:rsidRDefault="00E726E1" w:rsidP="00BE2294">
            <w:pPr>
              <w:pStyle w:val="paragraph"/>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Stringing</w:t>
            </w:r>
          </w:p>
        </w:tc>
      </w:tr>
      <w:tr w:rsidR="00E726E1" w:rsidRPr="00E726E1" w14:paraId="5886B7D2" w14:textId="77777777" w:rsidTr="00C23D3A">
        <w:trPr>
          <w:trHeight w:val="64"/>
        </w:trPr>
        <w:tc>
          <w:tcPr>
            <w:tcW w:w="9179" w:type="dxa"/>
            <w:gridSpan w:val="11"/>
            <w:tcBorders>
              <w:top w:val="single" w:sz="4" w:space="0" w:color="auto"/>
              <w:left w:val="single" w:sz="4" w:space="0" w:color="auto"/>
              <w:bottom w:val="single" w:sz="4" w:space="0" w:color="auto"/>
              <w:right w:val="single" w:sz="4" w:space="0" w:color="auto"/>
            </w:tcBorders>
          </w:tcPr>
          <w:p w14:paraId="42B2983A"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17097112" w14:textId="77777777" w:rsidTr="00C23D3A">
        <w:trPr>
          <w:gridAfter w:val="1"/>
          <w:wAfter w:w="12" w:type="dxa"/>
          <w:trHeight w:hRule="exact" w:val="365"/>
        </w:trPr>
        <w:tc>
          <w:tcPr>
            <w:tcW w:w="594" w:type="dxa"/>
            <w:tcBorders>
              <w:top w:val="single" w:sz="4" w:space="0" w:color="auto"/>
              <w:left w:val="single" w:sz="4" w:space="0" w:color="auto"/>
              <w:bottom w:val="single" w:sz="4" w:space="0" w:color="auto"/>
              <w:right w:val="single" w:sz="4" w:space="0" w:color="auto"/>
            </w:tcBorders>
            <w:vAlign w:val="center"/>
            <w:hideMark/>
          </w:tcPr>
          <w:p w14:paraId="4346C975" w14:textId="77777777" w:rsidR="00E726E1" w:rsidRPr="00E726E1" w:rsidRDefault="00E726E1" w:rsidP="00BE2294">
            <w:pPr>
              <w:pStyle w:val="paragraph"/>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w:t>
            </w:r>
          </w:p>
        </w:tc>
        <w:tc>
          <w:tcPr>
            <w:tcW w:w="3152" w:type="dxa"/>
            <w:tcBorders>
              <w:top w:val="single" w:sz="4" w:space="0" w:color="auto"/>
              <w:left w:val="single" w:sz="4" w:space="0" w:color="auto"/>
              <w:bottom w:val="single" w:sz="4" w:space="0" w:color="auto"/>
              <w:right w:val="single" w:sz="4" w:space="0" w:color="auto"/>
            </w:tcBorders>
            <w:vAlign w:val="center"/>
            <w:hideMark/>
          </w:tcPr>
          <w:p w14:paraId="0DAB630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Description</w:t>
            </w:r>
          </w:p>
        </w:tc>
        <w:tc>
          <w:tcPr>
            <w:tcW w:w="864" w:type="dxa"/>
            <w:gridSpan w:val="4"/>
            <w:tcBorders>
              <w:top w:val="single" w:sz="4" w:space="0" w:color="auto"/>
              <w:left w:val="single" w:sz="4" w:space="0" w:color="auto"/>
              <w:bottom w:val="single" w:sz="4" w:space="0" w:color="auto"/>
              <w:right w:val="single" w:sz="4" w:space="0" w:color="auto"/>
            </w:tcBorders>
            <w:vAlign w:val="center"/>
            <w:hideMark/>
          </w:tcPr>
          <w:p w14:paraId="0301B42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Material</w:t>
            </w:r>
          </w:p>
        </w:tc>
        <w:tc>
          <w:tcPr>
            <w:tcW w:w="839" w:type="dxa"/>
            <w:gridSpan w:val="2"/>
            <w:tcBorders>
              <w:top w:val="single" w:sz="4" w:space="0" w:color="auto"/>
              <w:left w:val="single" w:sz="4" w:space="0" w:color="auto"/>
              <w:bottom w:val="single" w:sz="4" w:space="0" w:color="auto"/>
              <w:right w:val="single" w:sz="4" w:space="0" w:color="auto"/>
            </w:tcBorders>
            <w:vAlign w:val="center"/>
            <w:hideMark/>
          </w:tcPr>
          <w:p w14:paraId="7368AB4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Work</w:t>
            </w:r>
          </w:p>
        </w:tc>
        <w:tc>
          <w:tcPr>
            <w:tcW w:w="2872" w:type="dxa"/>
            <w:tcBorders>
              <w:top w:val="single" w:sz="4" w:space="0" w:color="auto"/>
              <w:left w:val="single" w:sz="4" w:space="0" w:color="auto"/>
              <w:bottom w:val="single" w:sz="4" w:space="0" w:color="auto"/>
              <w:right w:val="single" w:sz="4" w:space="0" w:color="auto"/>
            </w:tcBorders>
            <w:vAlign w:val="center"/>
            <w:hideMark/>
          </w:tcPr>
          <w:p w14:paraId="1180D49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Comments</w:t>
            </w:r>
          </w:p>
        </w:tc>
        <w:tc>
          <w:tcPr>
            <w:tcW w:w="846" w:type="dxa"/>
            <w:tcBorders>
              <w:top w:val="single" w:sz="4" w:space="0" w:color="auto"/>
              <w:left w:val="single" w:sz="4" w:space="0" w:color="auto"/>
              <w:bottom w:val="single" w:sz="4" w:space="0" w:color="auto"/>
              <w:right w:val="single" w:sz="4" w:space="0" w:color="auto"/>
            </w:tcBorders>
            <w:vAlign w:val="center"/>
            <w:hideMark/>
          </w:tcPr>
          <w:p w14:paraId="16676138"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Snag #</w:t>
            </w:r>
          </w:p>
        </w:tc>
      </w:tr>
      <w:tr w:rsidR="00E726E1" w:rsidRPr="00E726E1" w14:paraId="1827208A" w14:textId="77777777" w:rsidTr="00C23D3A">
        <w:trPr>
          <w:trHeight w:val="64"/>
        </w:trPr>
        <w:tc>
          <w:tcPr>
            <w:tcW w:w="9179" w:type="dxa"/>
            <w:gridSpan w:val="11"/>
            <w:tcBorders>
              <w:top w:val="single" w:sz="4" w:space="0" w:color="auto"/>
              <w:left w:val="single" w:sz="4" w:space="0" w:color="auto"/>
              <w:bottom w:val="single" w:sz="4" w:space="0" w:color="auto"/>
              <w:right w:val="single" w:sz="4" w:space="0" w:color="auto"/>
            </w:tcBorders>
          </w:tcPr>
          <w:p w14:paraId="60437D34"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58218C50"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3018102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5.1</w:t>
            </w:r>
          </w:p>
        </w:tc>
        <w:tc>
          <w:tcPr>
            <w:tcW w:w="3152" w:type="dxa"/>
            <w:tcBorders>
              <w:top w:val="single" w:sz="4" w:space="0" w:color="auto"/>
              <w:left w:val="single" w:sz="4" w:space="0" w:color="auto"/>
              <w:bottom w:val="single" w:sz="4" w:space="0" w:color="auto"/>
              <w:right w:val="single" w:sz="4" w:space="0" w:color="auto"/>
            </w:tcBorders>
          </w:tcPr>
          <w:p w14:paraId="2630364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Cable size has been strung</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229E3B2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2B4FEAF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33F698A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164AB64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4B3F8E72"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60487E48"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08CF4FEE"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1A10B21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5.2</w:t>
            </w:r>
          </w:p>
        </w:tc>
        <w:tc>
          <w:tcPr>
            <w:tcW w:w="3152" w:type="dxa"/>
            <w:tcBorders>
              <w:top w:val="single" w:sz="4" w:space="0" w:color="auto"/>
              <w:left w:val="single" w:sz="4" w:space="0" w:color="auto"/>
              <w:bottom w:val="single" w:sz="4" w:space="0" w:color="auto"/>
              <w:right w:val="single" w:sz="4" w:space="0" w:color="auto"/>
            </w:tcBorders>
          </w:tcPr>
          <w:p w14:paraId="0D8C7B0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De-coiler used for stringing</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6158027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0862BFE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4F680D3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65D058E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04EEEF1C"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5D57B533"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2B39A902" w14:textId="77777777" w:rsidTr="00C23D3A">
        <w:trPr>
          <w:gridAfter w:val="1"/>
          <w:wAfter w:w="12" w:type="dxa"/>
          <w:trHeight w:hRule="exact" w:val="527"/>
        </w:trPr>
        <w:tc>
          <w:tcPr>
            <w:tcW w:w="594" w:type="dxa"/>
            <w:tcBorders>
              <w:top w:val="single" w:sz="4" w:space="0" w:color="auto"/>
              <w:left w:val="single" w:sz="4" w:space="0" w:color="auto"/>
              <w:bottom w:val="single" w:sz="4" w:space="0" w:color="auto"/>
              <w:right w:val="single" w:sz="4" w:space="0" w:color="auto"/>
            </w:tcBorders>
            <w:vAlign w:val="center"/>
          </w:tcPr>
          <w:p w14:paraId="143A0E3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5.3</w:t>
            </w:r>
          </w:p>
        </w:tc>
        <w:tc>
          <w:tcPr>
            <w:tcW w:w="3152" w:type="dxa"/>
            <w:tcBorders>
              <w:top w:val="single" w:sz="4" w:space="0" w:color="auto"/>
              <w:left w:val="single" w:sz="4" w:space="0" w:color="auto"/>
              <w:bottom w:val="single" w:sz="4" w:space="0" w:color="auto"/>
              <w:right w:val="single" w:sz="4" w:space="0" w:color="auto"/>
            </w:tcBorders>
          </w:tcPr>
          <w:p w14:paraId="12411D85"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Sagging/ tension correct </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6716253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579FC8F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27EE695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004C7A9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1106AA20"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47B94FDD"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12BE0F3B"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5E1587F8"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5.3.1</w:t>
            </w:r>
          </w:p>
        </w:tc>
        <w:tc>
          <w:tcPr>
            <w:tcW w:w="3152" w:type="dxa"/>
            <w:tcBorders>
              <w:top w:val="single" w:sz="4" w:space="0" w:color="auto"/>
              <w:left w:val="single" w:sz="4" w:space="0" w:color="auto"/>
              <w:bottom w:val="single" w:sz="4" w:space="0" w:color="auto"/>
              <w:right w:val="single" w:sz="4" w:space="0" w:color="auto"/>
            </w:tcBorders>
          </w:tcPr>
          <w:p w14:paraId="7B0E118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Mini ADSS – 320N-360N</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65C453F8"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37D633C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2F8D153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527484A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5B10C231"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2CF6CA5D"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3CE89D46"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205AFBD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5.3.2</w:t>
            </w:r>
          </w:p>
        </w:tc>
        <w:tc>
          <w:tcPr>
            <w:tcW w:w="3152" w:type="dxa"/>
            <w:tcBorders>
              <w:top w:val="single" w:sz="4" w:space="0" w:color="auto"/>
              <w:left w:val="single" w:sz="4" w:space="0" w:color="auto"/>
              <w:bottom w:val="single" w:sz="4" w:space="0" w:color="auto"/>
              <w:right w:val="single" w:sz="4" w:space="0" w:color="auto"/>
            </w:tcBorders>
          </w:tcPr>
          <w:p w14:paraId="5D7B28F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ADSS – 600N-700N</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58DE58E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65047379"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76CECA9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763ED05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62CB1FD3"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2590BE7E"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2BCEB3EA"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42E6546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5.4</w:t>
            </w:r>
          </w:p>
        </w:tc>
        <w:tc>
          <w:tcPr>
            <w:tcW w:w="3152" w:type="dxa"/>
            <w:tcBorders>
              <w:top w:val="single" w:sz="4" w:space="0" w:color="auto"/>
              <w:left w:val="single" w:sz="4" w:space="0" w:color="auto"/>
              <w:bottom w:val="single" w:sz="4" w:space="0" w:color="auto"/>
              <w:right w:val="single" w:sz="4" w:space="0" w:color="auto"/>
            </w:tcBorders>
          </w:tcPr>
          <w:p w14:paraId="1941DD2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dead end used.</w:t>
            </w:r>
          </w:p>
        </w:tc>
        <w:tc>
          <w:tcPr>
            <w:tcW w:w="431" w:type="dxa"/>
            <w:gridSpan w:val="2"/>
            <w:tcBorders>
              <w:top w:val="single" w:sz="4" w:space="0" w:color="auto"/>
              <w:left w:val="single" w:sz="4" w:space="0" w:color="auto"/>
              <w:bottom w:val="single" w:sz="4" w:space="0" w:color="auto"/>
              <w:right w:val="single" w:sz="4" w:space="0" w:color="auto"/>
            </w:tcBorders>
            <w:vAlign w:val="center"/>
          </w:tcPr>
          <w:p w14:paraId="0ECEB954"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tcPr>
          <w:p w14:paraId="2BA884E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tcPr>
          <w:p w14:paraId="7AFFBDB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tcPr>
          <w:p w14:paraId="401E75A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6B94E694"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4A5EA437"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5ED15BF5"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33D8DAF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5.5</w:t>
            </w:r>
          </w:p>
        </w:tc>
        <w:tc>
          <w:tcPr>
            <w:tcW w:w="3152" w:type="dxa"/>
            <w:tcBorders>
              <w:top w:val="single" w:sz="4" w:space="0" w:color="auto"/>
              <w:left w:val="single" w:sz="4" w:space="0" w:color="auto"/>
              <w:bottom w:val="single" w:sz="4" w:space="0" w:color="auto"/>
              <w:right w:val="single" w:sz="4" w:space="0" w:color="auto"/>
            </w:tcBorders>
          </w:tcPr>
          <w:p w14:paraId="21562AF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Cable does not touch any objects</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01BA7C9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6A4AEEF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57BF785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67779770"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71F97F9F"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0BA1F219"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66D40AB2"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20C1ACA8"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5.6</w:t>
            </w:r>
          </w:p>
        </w:tc>
        <w:tc>
          <w:tcPr>
            <w:tcW w:w="3152" w:type="dxa"/>
            <w:tcBorders>
              <w:top w:val="single" w:sz="4" w:space="0" w:color="auto"/>
              <w:left w:val="single" w:sz="4" w:space="0" w:color="auto"/>
              <w:bottom w:val="single" w:sz="4" w:space="0" w:color="auto"/>
              <w:right w:val="single" w:sz="4" w:space="0" w:color="auto"/>
            </w:tcBorders>
          </w:tcPr>
          <w:p w14:paraId="41097D07"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Slack management as per design</w:t>
            </w:r>
          </w:p>
        </w:tc>
        <w:tc>
          <w:tcPr>
            <w:tcW w:w="431" w:type="dxa"/>
            <w:gridSpan w:val="2"/>
            <w:tcBorders>
              <w:top w:val="single" w:sz="4" w:space="0" w:color="auto"/>
              <w:left w:val="single" w:sz="4" w:space="0" w:color="auto"/>
              <w:bottom w:val="single" w:sz="4" w:space="0" w:color="auto"/>
              <w:right w:val="single" w:sz="4" w:space="0" w:color="auto"/>
            </w:tcBorders>
            <w:vAlign w:val="center"/>
          </w:tcPr>
          <w:p w14:paraId="240E40C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tcPr>
          <w:p w14:paraId="51D7AD7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tcPr>
          <w:p w14:paraId="5A279223"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tcPr>
          <w:p w14:paraId="3B1E40F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12AF7EC1"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719E73F9"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211A37CD"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6FAB369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5.7</w:t>
            </w:r>
          </w:p>
        </w:tc>
        <w:tc>
          <w:tcPr>
            <w:tcW w:w="3152" w:type="dxa"/>
            <w:tcBorders>
              <w:top w:val="single" w:sz="4" w:space="0" w:color="auto"/>
              <w:left w:val="single" w:sz="4" w:space="0" w:color="auto"/>
              <w:bottom w:val="single" w:sz="4" w:space="0" w:color="auto"/>
              <w:right w:val="single" w:sz="4" w:space="0" w:color="auto"/>
            </w:tcBorders>
          </w:tcPr>
          <w:p w14:paraId="165A163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All after stringing tests received and passed</w:t>
            </w:r>
          </w:p>
        </w:tc>
        <w:tc>
          <w:tcPr>
            <w:tcW w:w="431" w:type="dxa"/>
            <w:gridSpan w:val="2"/>
            <w:tcBorders>
              <w:top w:val="single" w:sz="4" w:space="0" w:color="auto"/>
              <w:left w:val="single" w:sz="4" w:space="0" w:color="auto"/>
              <w:bottom w:val="single" w:sz="4" w:space="0" w:color="auto"/>
              <w:right w:val="single" w:sz="4" w:space="0" w:color="auto"/>
            </w:tcBorders>
            <w:vAlign w:val="center"/>
          </w:tcPr>
          <w:p w14:paraId="19135AC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tcPr>
          <w:p w14:paraId="168D73FC"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tcPr>
          <w:p w14:paraId="4BA7442B"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tcPr>
          <w:p w14:paraId="6AEEF33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6BF6989E"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6E49D26B"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303355B4"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05DB80B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5.8</w:t>
            </w:r>
          </w:p>
        </w:tc>
        <w:tc>
          <w:tcPr>
            <w:tcW w:w="3152" w:type="dxa"/>
            <w:tcBorders>
              <w:top w:val="single" w:sz="4" w:space="0" w:color="auto"/>
              <w:left w:val="single" w:sz="4" w:space="0" w:color="auto"/>
              <w:bottom w:val="single" w:sz="4" w:space="0" w:color="auto"/>
              <w:right w:val="single" w:sz="4" w:space="0" w:color="auto"/>
            </w:tcBorders>
          </w:tcPr>
          <w:p w14:paraId="50E61D7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Redline </w:t>
            </w:r>
            <w:proofErr w:type="gramStart"/>
            <w:r w:rsidRPr="00E726E1">
              <w:rPr>
                <w:rFonts w:asciiTheme="minorHAnsi" w:hAnsiTheme="minorHAnsi" w:cstheme="minorHAnsi"/>
                <w:sz w:val="16"/>
                <w:szCs w:val="16"/>
              </w:rPr>
              <w:t>correct</w:t>
            </w:r>
            <w:proofErr w:type="gramEnd"/>
          </w:p>
        </w:tc>
        <w:tc>
          <w:tcPr>
            <w:tcW w:w="431" w:type="dxa"/>
            <w:gridSpan w:val="2"/>
            <w:tcBorders>
              <w:top w:val="single" w:sz="4" w:space="0" w:color="auto"/>
              <w:left w:val="single" w:sz="4" w:space="0" w:color="auto"/>
              <w:bottom w:val="single" w:sz="4" w:space="0" w:color="auto"/>
              <w:right w:val="single" w:sz="4" w:space="0" w:color="auto"/>
            </w:tcBorders>
            <w:vAlign w:val="center"/>
          </w:tcPr>
          <w:p w14:paraId="2705130F"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433" w:type="dxa"/>
            <w:gridSpan w:val="2"/>
            <w:tcBorders>
              <w:top w:val="single" w:sz="4" w:space="0" w:color="auto"/>
              <w:left w:val="single" w:sz="4" w:space="0" w:color="auto"/>
              <w:bottom w:val="single" w:sz="4" w:space="0" w:color="auto"/>
              <w:right w:val="single" w:sz="4" w:space="0" w:color="auto"/>
            </w:tcBorders>
            <w:vAlign w:val="center"/>
          </w:tcPr>
          <w:p w14:paraId="08B8DC1A"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414" w:type="dxa"/>
            <w:tcBorders>
              <w:top w:val="single" w:sz="4" w:space="0" w:color="auto"/>
              <w:left w:val="single" w:sz="4" w:space="0" w:color="auto"/>
              <w:bottom w:val="single" w:sz="4" w:space="0" w:color="auto"/>
              <w:right w:val="single" w:sz="4" w:space="0" w:color="auto"/>
            </w:tcBorders>
            <w:vAlign w:val="center"/>
          </w:tcPr>
          <w:p w14:paraId="36E08705"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425" w:type="dxa"/>
            <w:tcBorders>
              <w:top w:val="single" w:sz="4" w:space="0" w:color="auto"/>
              <w:left w:val="single" w:sz="4" w:space="0" w:color="auto"/>
              <w:bottom w:val="single" w:sz="4" w:space="0" w:color="auto"/>
              <w:right w:val="single" w:sz="4" w:space="0" w:color="auto"/>
            </w:tcBorders>
            <w:vAlign w:val="center"/>
          </w:tcPr>
          <w:p w14:paraId="5EA89FC9"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2872" w:type="dxa"/>
            <w:tcBorders>
              <w:top w:val="single" w:sz="4" w:space="0" w:color="auto"/>
              <w:left w:val="single" w:sz="4" w:space="0" w:color="auto"/>
              <w:bottom w:val="single" w:sz="4" w:space="0" w:color="auto"/>
              <w:right w:val="single" w:sz="4" w:space="0" w:color="auto"/>
            </w:tcBorders>
            <w:vAlign w:val="center"/>
          </w:tcPr>
          <w:p w14:paraId="0606BB1D"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4B44F9E3"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18F7E0FA" w14:textId="77777777" w:rsidTr="00C23D3A">
        <w:trPr>
          <w:gridAfter w:val="1"/>
          <w:wAfter w:w="12" w:type="dxa"/>
          <w:trHeight w:hRule="exact" w:val="531"/>
        </w:trPr>
        <w:tc>
          <w:tcPr>
            <w:tcW w:w="594" w:type="dxa"/>
            <w:tcBorders>
              <w:top w:val="single" w:sz="4" w:space="0" w:color="auto"/>
              <w:left w:val="single" w:sz="4" w:space="0" w:color="auto"/>
              <w:bottom w:val="single" w:sz="4" w:space="0" w:color="auto"/>
              <w:right w:val="single" w:sz="4" w:space="0" w:color="auto"/>
            </w:tcBorders>
            <w:vAlign w:val="center"/>
          </w:tcPr>
          <w:p w14:paraId="3C6BA4D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5.9</w:t>
            </w:r>
          </w:p>
        </w:tc>
        <w:tc>
          <w:tcPr>
            <w:tcW w:w="3152" w:type="dxa"/>
            <w:tcBorders>
              <w:top w:val="single" w:sz="4" w:space="0" w:color="auto"/>
              <w:left w:val="single" w:sz="4" w:space="0" w:color="auto"/>
              <w:bottom w:val="single" w:sz="4" w:space="0" w:color="auto"/>
              <w:right w:val="single" w:sz="4" w:space="0" w:color="auto"/>
            </w:tcBorders>
          </w:tcPr>
          <w:p w14:paraId="08A0C79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All photographs recorded</w:t>
            </w:r>
          </w:p>
        </w:tc>
        <w:tc>
          <w:tcPr>
            <w:tcW w:w="431" w:type="dxa"/>
            <w:gridSpan w:val="2"/>
            <w:tcBorders>
              <w:top w:val="single" w:sz="4" w:space="0" w:color="auto"/>
              <w:left w:val="single" w:sz="4" w:space="0" w:color="auto"/>
              <w:bottom w:val="single" w:sz="4" w:space="0" w:color="auto"/>
              <w:right w:val="single" w:sz="4" w:space="0" w:color="auto"/>
            </w:tcBorders>
            <w:vAlign w:val="center"/>
            <w:hideMark/>
          </w:tcPr>
          <w:p w14:paraId="1B16D29D"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33" w:type="dxa"/>
            <w:gridSpan w:val="2"/>
            <w:tcBorders>
              <w:top w:val="single" w:sz="4" w:space="0" w:color="auto"/>
              <w:left w:val="single" w:sz="4" w:space="0" w:color="auto"/>
              <w:bottom w:val="single" w:sz="4" w:space="0" w:color="auto"/>
              <w:right w:val="single" w:sz="4" w:space="0" w:color="auto"/>
            </w:tcBorders>
            <w:vAlign w:val="center"/>
            <w:hideMark/>
          </w:tcPr>
          <w:p w14:paraId="559A9F2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14" w:type="dxa"/>
            <w:tcBorders>
              <w:top w:val="single" w:sz="4" w:space="0" w:color="auto"/>
              <w:left w:val="single" w:sz="4" w:space="0" w:color="auto"/>
              <w:bottom w:val="single" w:sz="4" w:space="0" w:color="auto"/>
              <w:right w:val="single" w:sz="4" w:space="0" w:color="auto"/>
            </w:tcBorders>
            <w:vAlign w:val="center"/>
            <w:hideMark/>
          </w:tcPr>
          <w:p w14:paraId="27D9B939"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5" w:type="dxa"/>
            <w:tcBorders>
              <w:top w:val="single" w:sz="4" w:space="0" w:color="auto"/>
              <w:left w:val="single" w:sz="4" w:space="0" w:color="auto"/>
              <w:bottom w:val="single" w:sz="4" w:space="0" w:color="auto"/>
              <w:right w:val="single" w:sz="4" w:space="0" w:color="auto"/>
            </w:tcBorders>
            <w:vAlign w:val="center"/>
            <w:hideMark/>
          </w:tcPr>
          <w:p w14:paraId="66A38FCE"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72" w:type="dxa"/>
            <w:tcBorders>
              <w:top w:val="single" w:sz="4" w:space="0" w:color="auto"/>
              <w:left w:val="single" w:sz="4" w:space="0" w:color="auto"/>
              <w:bottom w:val="single" w:sz="4" w:space="0" w:color="auto"/>
              <w:right w:val="single" w:sz="4" w:space="0" w:color="auto"/>
            </w:tcBorders>
            <w:vAlign w:val="center"/>
          </w:tcPr>
          <w:p w14:paraId="2BD0B258" w14:textId="77777777" w:rsidR="00E726E1" w:rsidRPr="00E726E1" w:rsidRDefault="00E726E1" w:rsidP="00BE2294">
            <w:pPr>
              <w:pStyle w:val="paragraph"/>
              <w:jc w:val="both"/>
              <w:textAlignment w:val="baseline"/>
              <w:rPr>
                <w:rFonts w:asciiTheme="minorHAnsi" w:hAnsiTheme="minorHAnsi" w:cstheme="minorHAnsi"/>
                <w:sz w:val="16"/>
                <w:szCs w:val="16"/>
              </w:rPr>
            </w:pPr>
          </w:p>
        </w:tc>
        <w:tc>
          <w:tcPr>
            <w:tcW w:w="846" w:type="dxa"/>
            <w:tcBorders>
              <w:top w:val="single" w:sz="4" w:space="0" w:color="auto"/>
              <w:left w:val="single" w:sz="4" w:space="0" w:color="auto"/>
              <w:bottom w:val="single" w:sz="4" w:space="0" w:color="auto"/>
              <w:right w:val="single" w:sz="4" w:space="0" w:color="auto"/>
            </w:tcBorders>
            <w:vAlign w:val="center"/>
          </w:tcPr>
          <w:p w14:paraId="0056B204" w14:textId="77777777" w:rsidR="00E726E1" w:rsidRPr="00E726E1" w:rsidRDefault="00E726E1" w:rsidP="00BE2294">
            <w:pPr>
              <w:pStyle w:val="paragraph"/>
              <w:jc w:val="both"/>
              <w:textAlignment w:val="baseline"/>
              <w:rPr>
                <w:rFonts w:asciiTheme="minorHAnsi" w:hAnsiTheme="minorHAnsi" w:cstheme="minorHAnsi"/>
                <w:sz w:val="16"/>
                <w:szCs w:val="16"/>
              </w:rPr>
            </w:pPr>
          </w:p>
        </w:tc>
      </w:tr>
      <w:tr w:rsidR="00E726E1" w:rsidRPr="00E726E1" w14:paraId="2CCE0025" w14:textId="77777777" w:rsidTr="00C23D3A">
        <w:trPr>
          <w:trHeight w:val="130"/>
        </w:trPr>
        <w:tc>
          <w:tcPr>
            <w:tcW w:w="9179" w:type="dxa"/>
            <w:gridSpan w:val="11"/>
            <w:tcBorders>
              <w:top w:val="single" w:sz="4" w:space="0" w:color="auto"/>
              <w:left w:val="single" w:sz="4" w:space="0" w:color="auto"/>
              <w:bottom w:val="single" w:sz="4" w:space="0" w:color="auto"/>
              <w:right w:val="single" w:sz="4" w:space="0" w:color="auto"/>
            </w:tcBorders>
          </w:tcPr>
          <w:p w14:paraId="787EA00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Signatures</w:t>
            </w:r>
          </w:p>
        </w:tc>
      </w:tr>
      <w:tr w:rsidR="00E726E1" w:rsidRPr="00E726E1" w14:paraId="5D3CDAFF" w14:textId="77777777" w:rsidTr="00C23D3A">
        <w:trPr>
          <w:trHeight w:val="613"/>
        </w:trPr>
        <w:tc>
          <w:tcPr>
            <w:tcW w:w="4564" w:type="dxa"/>
            <w:gridSpan w:val="5"/>
            <w:tcBorders>
              <w:top w:val="single" w:sz="4" w:space="0" w:color="auto"/>
              <w:left w:val="single" w:sz="4" w:space="0" w:color="auto"/>
              <w:bottom w:val="single" w:sz="4" w:space="0" w:color="auto"/>
              <w:right w:val="single" w:sz="4" w:space="0" w:color="auto"/>
            </w:tcBorders>
          </w:tcPr>
          <w:p w14:paraId="75E86221"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Contractor</w:t>
            </w:r>
          </w:p>
        </w:tc>
        <w:tc>
          <w:tcPr>
            <w:tcW w:w="4615" w:type="dxa"/>
            <w:gridSpan w:val="6"/>
            <w:tcBorders>
              <w:top w:val="single" w:sz="4" w:space="0" w:color="auto"/>
              <w:left w:val="single" w:sz="4" w:space="0" w:color="auto"/>
              <w:bottom w:val="single" w:sz="4" w:space="0" w:color="auto"/>
              <w:right w:val="single" w:sz="4" w:space="0" w:color="auto"/>
            </w:tcBorders>
          </w:tcPr>
          <w:p w14:paraId="6F09924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5C52087B" w14:textId="77777777" w:rsidTr="00C23D3A">
        <w:trPr>
          <w:trHeight w:val="709"/>
        </w:trPr>
        <w:tc>
          <w:tcPr>
            <w:tcW w:w="4564" w:type="dxa"/>
            <w:gridSpan w:val="5"/>
            <w:tcBorders>
              <w:top w:val="single" w:sz="4" w:space="0" w:color="auto"/>
              <w:left w:val="single" w:sz="4" w:space="0" w:color="auto"/>
              <w:bottom w:val="single" w:sz="4" w:space="0" w:color="auto"/>
              <w:right w:val="single" w:sz="4" w:space="0" w:color="auto"/>
            </w:tcBorders>
          </w:tcPr>
          <w:p w14:paraId="02AA4D92"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Engineer</w:t>
            </w:r>
          </w:p>
        </w:tc>
        <w:tc>
          <w:tcPr>
            <w:tcW w:w="4615" w:type="dxa"/>
            <w:gridSpan w:val="6"/>
            <w:tcBorders>
              <w:top w:val="single" w:sz="4" w:space="0" w:color="auto"/>
              <w:left w:val="single" w:sz="4" w:space="0" w:color="auto"/>
              <w:bottom w:val="single" w:sz="4" w:space="0" w:color="auto"/>
              <w:right w:val="single" w:sz="4" w:space="0" w:color="auto"/>
            </w:tcBorders>
          </w:tcPr>
          <w:p w14:paraId="5A6E80DA"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2048C28A" w14:textId="77777777" w:rsidTr="00C23D3A">
        <w:trPr>
          <w:trHeight w:val="733"/>
        </w:trPr>
        <w:tc>
          <w:tcPr>
            <w:tcW w:w="4564" w:type="dxa"/>
            <w:gridSpan w:val="5"/>
            <w:tcBorders>
              <w:top w:val="single" w:sz="4" w:space="0" w:color="auto"/>
              <w:left w:val="single" w:sz="4" w:space="0" w:color="auto"/>
              <w:bottom w:val="single" w:sz="4" w:space="0" w:color="auto"/>
              <w:right w:val="single" w:sz="4" w:space="0" w:color="auto"/>
            </w:tcBorders>
          </w:tcPr>
          <w:p w14:paraId="521C4CFF"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Client</w:t>
            </w:r>
          </w:p>
        </w:tc>
        <w:tc>
          <w:tcPr>
            <w:tcW w:w="4615" w:type="dxa"/>
            <w:gridSpan w:val="6"/>
            <w:tcBorders>
              <w:top w:val="single" w:sz="4" w:space="0" w:color="auto"/>
              <w:left w:val="single" w:sz="4" w:space="0" w:color="auto"/>
              <w:bottom w:val="single" w:sz="4" w:space="0" w:color="auto"/>
              <w:right w:val="single" w:sz="4" w:space="0" w:color="auto"/>
            </w:tcBorders>
          </w:tcPr>
          <w:p w14:paraId="22C2A536" w14:textId="77777777" w:rsidR="00E726E1" w:rsidRPr="00E726E1" w:rsidRDefault="00E726E1" w:rsidP="00BE2294">
            <w:pPr>
              <w:pStyle w:val="paragraph"/>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bl>
    <w:p w14:paraId="79FC14C6" w14:textId="6999BCBF"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79E97B94" w14:textId="7777777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
        <w:tblW w:w="8984" w:type="dxa"/>
        <w:tblLook w:val="04A0" w:firstRow="1" w:lastRow="0" w:firstColumn="1" w:lastColumn="0" w:noHBand="0" w:noVBand="1"/>
      </w:tblPr>
      <w:tblGrid>
        <w:gridCol w:w="556"/>
        <w:gridCol w:w="3097"/>
        <w:gridCol w:w="79"/>
        <w:gridCol w:w="343"/>
        <w:gridCol w:w="378"/>
        <w:gridCol w:w="46"/>
        <w:gridCol w:w="407"/>
        <w:gridCol w:w="416"/>
        <w:gridCol w:w="2822"/>
        <w:gridCol w:w="830"/>
        <w:gridCol w:w="10"/>
      </w:tblGrid>
      <w:tr w:rsidR="00E726E1" w:rsidRPr="00E726E1" w14:paraId="0D859F4F" w14:textId="77777777" w:rsidTr="00C23D3A">
        <w:trPr>
          <w:trHeight w:val="131"/>
        </w:trPr>
        <w:tc>
          <w:tcPr>
            <w:tcW w:w="8984" w:type="dxa"/>
            <w:gridSpan w:val="11"/>
            <w:tcBorders>
              <w:top w:val="single" w:sz="4" w:space="0" w:color="auto"/>
              <w:left w:val="single" w:sz="4" w:space="0" w:color="auto"/>
              <w:bottom w:val="single" w:sz="4" w:space="0" w:color="auto"/>
              <w:right w:val="single" w:sz="4" w:space="0" w:color="auto"/>
            </w:tcBorders>
            <w:hideMark/>
          </w:tcPr>
          <w:p w14:paraId="0D36E1EB"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OPTICAL WORKS - QUALITY CONTROL CHECK SHEET</w:t>
            </w:r>
          </w:p>
        </w:tc>
      </w:tr>
      <w:tr w:rsidR="00E726E1" w:rsidRPr="00E726E1" w14:paraId="7D3C63B7" w14:textId="77777777" w:rsidTr="00C23D3A">
        <w:trPr>
          <w:trHeight w:val="131"/>
        </w:trPr>
        <w:tc>
          <w:tcPr>
            <w:tcW w:w="8984" w:type="dxa"/>
            <w:gridSpan w:val="11"/>
            <w:tcBorders>
              <w:top w:val="single" w:sz="4" w:space="0" w:color="auto"/>
              <w:left w:val="single" w:sz="4" w:space="0" w:color="auto"/>
              <w:bottom w:val="single" w:sz="4" w:space="0" w:color="auto"/>
              <w:right w:val="single" w:sz="4" w:space="0" w:color="auto"/>
            </w:tcBorders>
          </w:tcPr>
          <w:p w14:paraId="5A3D503F"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Splicing</w:t>
            </w:r>
          </w:p>
        </w:tc>
      </w:tr>
      <w:tr w:rsidR="00E726E1" w:rsidRPr="00E726E1" w14:paraId="7A55A94E"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10CA53B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Project name</w:t>
            </w:r>
          </w:p>
        </w:tc>
        <w:tc>
          <w:tcPr>
            <w:tcW w:w="5252" w:type="dxa"/>
            <w:gridSpan w:val="8"/>
            <w:tcBorders>
              <w:top w:val="single" w:sz="4" w:space="0" w:color="auto"/>
              <w:left w:val="single" w:sz="4" w:space="0" w:color="auto"/>
              <w:bottom w:val="single" w:sz="4" w:space="0" w:color="auto"/>
              <w:right w:val="single" w:sz="4" w:space="0" w:color="auto"/>
            </w:tcBorders>
          </w:tcPr>
          <w:p w14:paraId="3CFABDF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0A0FA58F"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434CFE9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Zone</w:t>
            </w:r>
          </w:p>
        </w:tc>
        <w:tc>
          <w:tcPr>
            <w:tcW w:w="5252" w:type="dxa"/>
            <w:gridSpan w:val="8"/>
            <w:tcBorders>
              <w:top w:val="single" w:sz="4" w:space="0" w:color="auto"/>
              <w:left w:val="single" w:sz="4" w:space="0" w:color="auto"/>
              <w:bottom w:val="single" w:sz="4" w:space="0" w:color="auto"/>
              <w:right w:val="single" w:sz="4" w:space="0" w:color="auto"/>
            </w:tcBorders>
          </w:tcPr>
          <w:p w14:paraId="7BD0887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1BB1BC2"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154F032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Pole ID</w:t>
            </w:r>
          </w:p>
        </w:tc>
        <w:tc>
          <w:tcPr>
            <w:tcW w:w="5252" w:type="dxa"/>
            <w:gridSpan w:val="8"/>
            <w:tcBorders>
              <w:top w:val="single" w:sz="4" w:space="0" w:color="auto"/>
              <w:left w:val="single" w:sz="4" w:space="0" w:color="auto"/>
              <w:bottom w:val="single" w:sz="4" w:space="0" w:color="auto"/>
              <w:right w:val="single" w:sz="4" w:space="0" w:color="auto"/>
            </w:tcBorders>
          </w:tcPr>
          <w:p w14:paraId="13384BA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AB0BF01"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3224D65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Link ID</w:t>
            </w:r>
          </w:p>
        </w:tc>
        <w:tc>
          <w:tcPr>
            <w:tcW w:w="5252" w:type="dxa"/>
            <w:gridSpan w:val="8"/>
            <w:tcBorders>
              <w:top w:val="single" w:sz="4" w:space="0" w:color="auto"/>
              <w:left w:val="single" w:sz="4" w:space="0" w:color="auto"/>
              <w:bottom w:val="single" w:sz="4" w:space="0" w:color="auto"/>
              <w:right w:val="single" w:sz="4" w:space="0" w:color="auto"/>
            </w:tcBorders>
          </w:tcPr>
          <w:p w14:paraId="4A40956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D2F3438"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599C456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Fibre ID</w:t>
            </w:r>
          </w:p>
        </w:tc>
        <w:tc>
          <w:tcPr>
            <w:tcW w:w="5252" w:type="dxa"/>
            <w:gridSpan w:val="8"/>
            <w:tcBorders>
              <w:top w:val="single" w:sz="4" w:space="0" w:color="auto"/>
              <w:left w:val="single" w:sz="4" w:space="0" w:color="auto"/>
              <w:bottom w:val="single" w:sz="4" w:space="0" w:color="auto"/>
              <w:right w:val="single" w:sz="4" w:space="0" w:color="auto"/>
            </w:tcBorders>
          </w:tcPr>
          <w:p w14:paraId="5B1E870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E59F762" w14:textId="77777777" w:rsidTr="00C23D3A">
        <w:trPr>
          <w:trHeight w:val="92"/>
        </w:trPr>
        <w:tc>
          <w:tcPr>
            <w:tcW w:w="3732" w:type="dxa"/>
            <w:gridSpan w:val="3"/>
            <w:tcBorders>
              <w:top w:val="single" w:sz="4" w:space="0" w:color="auto"/>
              <w:left w:val="single" w:sz="4" w:space="0" w:color="auto"/>
              <w:bottom w:val="single" w:sz="4" w:space="0" w:color="auto"/>
              <w:right w:val="single" w:sz="4" w:space="0" w:color="auto"/>
            </w:tcBorders>
          </w:tcPr>
          <w:p w14:paraId="56F31AE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c>
          <w:tcPr>
            <w:tcW w:w="5252" w:type="dxa"/>
            <w:gridSpan w:val="8"/>
            <w:tcBorders>
              <w:top w:val="single" w:sz="4" w:space="0" w:color="auto"/>
              <w:left w:val="single" w:sz="4" w:space="0" w:color="auto"/>
              <w:bottom w:val="single" w:sz="4" w:space="0" w:color="auto"/>
              <w:right w:val="single" w:sz="4" w:space="0" w:color="auto"/>
            </w:tcBorders>
          </w:tcPr>
          <w:p w14:paraId="475C634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5BFC498" w14:textId="77777777" w:rsidTr="00C23D3A">
        <w:trPr>
          <w:trHeight w:hRule="exact" w:val="257"/>
        </w:trPr>
        <w:tc>
          <w:tcPr>
            <w:tcW w:w="556" w:type="dxa"/>
            <w:tcBorders>
              <w:top w:val="single" w:sz="4" w:space="0" w:color="auto"/>
              <w:left w:val="single" w:sz="4" w:space="0" w:color="auto"/>
              <w:bottom w:val="single" w:sz="4" w:space="0" w:color="auto"/>
              <w:right w:val="single" w:sz="4" w:space="0" w:color="auto"/>
            </w:tcBorders>
            <w:vAlign w:val="center"/>
            <w:hideMark/>
          </w:tcPr>
          <w:p w14:paraId="1C743ADA"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6.0</w:t>
            </w:r>
          </w:p>
        </w:tc>
        <w:tc>
          <w:tcPr>
            <w:tcW w:w="8428" w:type="dxa"/>
            <w:gridSpan w:val="10"/>
            <w:tcBorders>
              <w:top w:val="single" w:sz="4" w:space="0" w:color="auto"/>
              <w:left w:val="single" w:sz="4" w:space="0" w:color="auto"/>
              <w:bottom w:val="single" w:sz="4" w:space="0" w:color="auto"/>
              <w:right w:val="single" w:sz="4" w:space="0" w:color="auto"/>
            </w:tcBorders>
            <w:vAlign w:val="center"/>
            <w:hideMark/>
          </w:tcPr>
          <w:p w14:paraId="32028547"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Splicing</w:t>
            </w:r>
          </w:p>
        </w:tc>
      </w:tr>
      <w:tr w:rsidR="00E726E1" w:rsidRPr="00E726E1" w14:paraId="30FDF6B9" w14:textId="77777777" w:rsidTr="00C23D3A">
        <w:trPr>
          <w:trHeight w:val="45"/>
        </w:trPr>
        <w:tc>
          <w:tcPr>
            <w:tcW w:w="8984" w:type="dxa"/>
            <w:gridSpan w:val="11"/>
            <w:tcBorders>
              <w:top w:val="single" w:sz="4" w:space="0" w:color="auto"/>
              <w:left w:val="single" w:sz="4" w:space="0" w:color="auto"/>
              <w:bottom w:val="single" w:sz="4" w:space="0" w:color="auto"/>
              <w:right w:val="single" w:sz="4" w:space="0" w:color="auto"/>
            </w:tcBorders>
          </w:tcPr>
          <w:p w14:paraId="48E5BFD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6DF6213" w14:textId="77777777" w:rsidTr="00C23D3A">
        <w:trPr>
          <w:gridAfter w:val="1"/>
          <w:wAfter w:w="10" w:type="dxa"/>
          <w:trHeight w:hRule="exact" w:val="257"/>
        </w:trPr>
        <w:tc>
          <w:tcPr>
            <w:tcW w:w="556" w:type="dxa"/>
            <w:tcBorders>
              <w:top w:val="single" w:sz="4" w:space="0" w:color="auto"/>
              <w:left w:val="single" w:sz="4" w:space="0" w:color="auto"/>
              <w:bottom w:val="single" w:sz="4" w:space="0" w:color="auto"/>
              <w:right w:val="single" w:sz="4" w:space="0" w:color="auto"/>
            </w:tcBorders>
            <w:vAlign w:val="center"/>
            <w:hideMark/>
          </w:tcPr>
          <w:p w14:paraId="19EED999" w14:textId="77777777" w:rsidR="00E726E1" w:rsidRPr="00E726E1" w:rsidRDefault="00E726E1" w:rsidP="0051606A">
            <w:pPr>
              <w:pStyle w:val="paragraph"/>
              <w:spacing w:line="360" w:lineRule="auto"/>
              <w:jc w:val="both"/>
              <w:textAlignment w:val="baseline"/>
              <w:rPr>
                <w:rFonts w:asciiTheme="minorHAnsi" w:hAnsiTheme="minorHAnsi" w:cstheme="minorHAnsi"/>
                <w:b/>
                <w:sz w:val="16"/>
                <w:szCs w:val="16"/>
              </w:rPr>
            </w:pPr>
            <w:r w:rsidRPr="00E726E1">
              <w:rPr>
                <w:rFonts w:asciiTheme="minorHAnsi" w:hAnsiTheme="minorHAnsi" w:cstheme="minorHAnsi"/>
                <w:b/>
                <w:sz w:val="16"/>
                <w:szCs w:val="16"/>
              </w:rPr>
              <w:t>#</w:t>
            </w:r>
          </w:p>
        </w:tc>
        <w:tc>
          <w:tcPr>
            <w:tcW w:w="3097" w:type="dxa"/>
            <w:tcBorders>
              <w:top w:val="single" w:sz="4" w:space="0" w:color="auto"/>
              <w:left w:val="single" w:sz="4" w:space="0" w:color="auto"/>
              <w:bottom w:val="single" w:sz="4" w:space="0" w:color="auto"/>
              <w:right w:val="single" w:sz="4" w:space="0" w:color="auto"/>
            </w:tcBorders>
            <w:vAlign w:val="center"/>
            <w:hideMark/>
          </w:tcPr>
          <w:p w14:paraId="7B1E738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Description</w:t>
            </w:r>
          </w:p>
        </w:tc>
        <w:tc>
          <w:tcPr>
            <w:tcW w:w="846" w:type="dxa"/>
            <w:gridSpan w:val="4"/>
            <w:tcBorders>
              <w:top w:val="single" w:sz="4" w:space="0" w:color="auto"/>
              <w:left w:val="single" w:sz="4" w:space="0" w:color="auto"/>
              <w:bottom w:val="single" w:sz="4" w:space="0" w:color="auto"/>
              <w:right w:val="single" w:sz="4" w:space="0" w:color="auto"/>
            </w:tcBorders>
            <w:vAlign w:val="center"/>
            <w:hideMark/>
          </w:tcPr>
          <w:p w14:paraId="5A42338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Material</w:t>
            </w:r>
          </w:p>
        </w:tc>
        <w:tc>
          <w:tcPr>
            <w:tcW w:w="823" w:type="dxa"/>
            <w:gridSpan w:val="2"/>
            <w:tcBorders>
              <w:top w:val="single" w:sz="4" w:space="0" w:color="auto"/>
              <w:left w:val="single" w:sz="4" w:space="0" w:color="auto"/>
              <w:bottom w:val="single" w:sz="4" w:space="0" w:color="auto"/>
              <w:right w:val="single" w:sz="4" w:space="0" w:color="auto"/>
            </w:tcBorders>
            <w:vAlign w:val="center"/>
            <w:hideMark/>
          </w:tcPr>
          <w:p w14:paraId="38BF415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Work</w:t>
            </w:r>
          </w:p>
        </w:tc>
        <w:tc>
          <w:tcPr>
            <w:tcW w:w="2822" w:type="dxa"/>
            <w:tcBorders>
              <w:top w:val="single" w:sz="4" w:space="0" w:color="auto"/>
              <w:left w:val="single" w:sz="4" w:space="0" w:color="auto"/>
              <w:bottom w:val="single" w:sz="4" w:space="0" w:color="auto"/>
              <w:right w:val="single" w:sz="4" w:space="0" w:color="auto"/>
            </w:tcBorders>
            <w:vAlign w:val="center"/>
            <w:hideMark/>
          </w:tcPr>
          <w:p w14:paraId="1C3B9B0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Comments</w:t>
            </w:r>
          </w:p>
        </w:tc>
        <w:tc>
          <w:tcPr>
            <w:tcW w:w="830" w:type="dxa"/>
            <w:tcBorders>
              <w:top w:val="single" w:sz="4" w:space="0" w:color="auto"/>
              <w:left w:val="single" w:sz="4" w:space="0" w:color="auto"/>
              <w:bottom w:val="single" w:sz="4" w:space="0" w:color="auto"/>
              <w:right w:val="single" w:sz="4" w:space="0" w:color="auto"/>
            </w:tcBorders>
            <w:vAlign w:val="center"/>
            <w:hideMark/>
          </w:tcPr>
          <w:p w14:paraId="35B61F6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Snag #</w:t>
            </w:r>
          </w:p>
        </w:tc>
      </w:tr>
      <w:tr w:rsidR="00E726E1" w:rsidRPr="00E726E1" w14:paraId="50498640" w14:textId="77777777" w:rsidTr="00C23D3A">
        <w:trPr>
          <w:trHeight w:val="45"/>
        </w:trPr>
        <w:tc>
          <w:tcPr>
            <w:tcW w:w="8984" w:type="dxa"/>
            <w:gridSpan w:val="11"/>
            <w:tcBorders>
              <w:top w:val="single" w:sz="4" w:space="0" w:color="auto"/>
              <w:left w:val="single" w:sz="4" w:space="0" w:color="auto"/>
              <w:bottom w:val="single" w:sz="4" w:space="0" w:color="auto"/>
              <w:right w:val="single" w:sz="4" w:space="0" w:color="auto"/>
            </w:tcBorders>
          </w:tcPr>
          <w:p w14:paraId="62C23A7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30C496B"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2FB026B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w:t>
            </w:r>
          </w:p>
        </w:tc>
        <w:tc>
          <w:tcPr>
            <w:tcW w:w="3097" w:type="dxa"/>
            <w:tcBorders>
              <w:top w:val="single" w:sz="4" w:space="0" w:color="auto"/>
              <w:left w:val="single" w:sz="4" w:space="0" w:color="auto"/>
              <w:bottom w:val="single" w:sz="4" w:space="0" w:color="auto"/>
              <w:right w:val="single" w:sz="4" w:space="0" w:color="auto"/>
            </w:tcBorders>
          </w:tcPr>
          <w:p w14:paraId="13CAB9D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dome used</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634821C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6144C3B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2615C11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2B9E49C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7280513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FB9B97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2F9CC38"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1969632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6.2</w:t>
            </w:r>
          </w:p>
        </w:tc>
        <w:tc>
          <w:tcPr>
            <w:tcW w:w="3097" w:type="dxa"/>
            <w:tcBorders>
              <w:top w:val="single" w:sz="4" w:space="0" w:color="auto"/>
              <w:left w:val="single" w:sz="4" w:space="0" w:color="auto"/>
              <w:bottom w:val="single" w:sz="4" w:space="0" w:color="auto"/>
              <w:right w:val="single" w:sz="4" w:space="0" w:color="auto"/>
            </w:tcBorders>
          </w:tcPr>
          <w:p w14:paraId="7B0D2AA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Cables labelled as per labelling standards</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432B1D7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681555C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1588E2C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3F70AF3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60FE3F9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14DAA50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57C98C90"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641C4F8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6.3</w:t>
            </w:r>
          </w:p>
        </w:tc>
        <w:tc>
          <w:tcPr>
            <w:tcW w:w="3097" w:type="dxa"/>
            <w:tcBorders>
              <w:top w:val="single" w:sz="4" w:space="0" w:color="auto"/>
              <w:left w:val="single" w:sz="4" w:space="0" w:color="auto"/>
              <w:bottom w:val="single" w:sz="4" w:space="0" w:color="auto"/>
              <w:right w:val="single" w:sz="4" w:space="0" w:color="auto"/>
            </w:tcBorders>
          </w:tcPr>
          <w:p w14:paraId="2D24611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cable sizes</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67AE524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259839B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5BEB61A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700ED9C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04C670E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4BE6294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EF9B387"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6A22440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6.4</w:t>
            </w:r>
          </w:p>
        </w:tc>
        <w:tc>
          <w:tcPr>
            <w:tcW w:w="3097" w:type="dxa"/>
            <w:tcBorders>
              <w:top w:val="single" w:sz="4" w:space="0" w:color="auto"/>
              <w:left w:val="single" w:sz="4" w:space="0" w:color="auto"/>
              <w:bottom w:val="single" w:sz="4" w:space="0" w:color="auto"/>
              <w:right w:val="single" w:sz="4" w:space="0" w:color="auto"/>
            </w:tcBorders>
          </w:tcPr>
          <w:p w14:paraId="3F97D67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Slack management from pole to ground</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3F0AA57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167A75B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73038D4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6A4FD0C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1309696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6B1CE7E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A4B8B90"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5C6932C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6.5</w:t>
            </w:r>
          </w:p>
        </w:tc>
        <w:tc>
          <w:tcPr>
            <w:tcW w:w="3097" w:type="dxa"/>
            <w:tcBorders>
              <w:top w:val="single" w:sz="4" w:space="0" w:color="auto"/>
              <w:left w:val="single" w:sz="4" w:space="0" w:color="auto"/>
              <w:bottom w:val="single" w:sz="4" w:space="0" w:color="auto"/>
              <w:right w:val="single" w:sz="4" w:space="0" w:color="auto"/>
            </w:tcBorders>
          </w:tcPr>
          <w:p w14:paraId="4ACF173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Seals tightened</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05B9DDD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4681351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65DD6F1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7AFCB69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4BF6109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9E6E77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02878FB8"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6F35F56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6.6</w:t>
            </w:r>
          </w:p>
        </w:tc>
        <w:tc>
          <w:tcPr>
            <w:tcW w:w="3097" w:type="dxa"/>
            <w:tcBorders>
              <w:top w:val="single" w:sz="4" w:space="0" w:color="auto"/>
              <w:left w:val="single" w:sz="4" w:space="0" w:color="auto"/>
              <w:bottom w:val="single" w:sz="4" w:space="0" w:color="auto"/>
              <w:right w:val="single" w:sz="4" w:space="0" w:color="auto"/>
            </w:tcBorders>
          </w:tcPr>
          <w:p w14:paraId="0413F49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Strength members fastened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0C9C0B7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5970CBA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5742272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1FE3E5D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04F4720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0C7F82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86700FC"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25A1250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6.7</w:t>
            </w:r>
          </w:p>
        </w:tc>
        <w:tc>
          <w:tcPr>
            <w:tcW w:w="3097" w:type="dxa"/>
            <w:tcBorders>
              <w:top w:val="single" w:sz="4" w:space="0" w:color="auto"/>
              <w:left w:val="single" w:sz="4" w:space="0" w:color="auto"/>
              <w:bottom w:val="single" w:sz="4" w:space="0" w:color="auto"/>
              <w:right w:val="single" w:sz="4" w:space="0" w:color="auto"/>
            </w:tcBorders>
          </w:tcPr>
          <w:p w14:paraId="3215D38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Spare tubes management correct - does not twist etc</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0A6016E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235AFB8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7471181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31B5988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1EA91DD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58EA1CF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B751AD9"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129D8CA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6.8</w:t>
            </w:r>
          </w:p>
        </w:tc>
        <w:tc>
          <w:tcPr>
            <w:tcW w:w="3097" w:type="dxa"/>
            <w:tcBorders>
              <w:top w:val="single" w:sz="4" w:space="0" w:color="auto"/>
              <w:left w:val="single" w:sz="4" w:space="0" w:color="auto"/>
              <w:bottom w:val="single" w:sz="4" w:space="0" w:color="auto"/>
              <w:right w:val="single" w:sz="4" w:space="0" w:color="auto"/>
            </w:tcBorders>
          </w:tcPr>
          <w:p w14:paraId="412AAD7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 xml:space="preserve">Transportation tube </w:t>
            </w:r>
            <w:proofErr w:type="gramStart"/>
            <w:r w:rsidRPr="00E726E1">
              <w:rPr>
                <w:rFonts w:asciiTheme="minorHAnsi" w:hAnsiTheme="minorHAnsi" w:cstheme="minorHAnsi"/>
                <w:sz w:val="16"/>
                <w:szCs w:val="16"/>
              </w:rPr>
              <w:t>correct</w:t>
            </w:r>
            <w:proofErr w:type="gramEnd"/>
          </w:p>
        </w:tc>
        <w:tc>
          <w:tcPr>
            <w:tcW w:w="422" w:type="dxa"/>
            <w:gridSpan w:val="2"/>
            <w:tcBorders>
              <w:top w:val="single" w:sz="4" w:space="0" w:color="auto"/>
              <w:left w:val="single" w:sz="4" w:space="0" w:color="auto"/>
              <w:bottom w:val="single" w:sz="4" w:space="0" w:color="auto"/>
              <w:right w:val="single" w:sz="4" w:space="0" w:color="auto"/>
            </w:tcBorders>
            <w:vAlign w:val="center"/>
          </w:tcPr>
          <w:p w14:paraId="1D4DF8F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5355C95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1D19063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6411158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7E73747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2E4801A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72211E0"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7693B7D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6.9</w:t>
            </w:r>
          </w:p>
        </w:tc>
        <w:tc>
          <w:tcPr>
            <w:tcW w:w="3097" w:type="dxa"/>
            <w:tcBorders>
              <w:top w:val="single" w:sz="4" w:space="0" w:color="auto"/>
              <w:left w:val="single" w:sz="4" w:space="0" w:color="auto"/>
              <w:bottom w:val="single" w:sz="4" w:space="0" w:color="auto"/>
              <w:right w:val="single" w:sz="4" w:space="0" w:color="auto"/>
            </w:tcBorders>
          </w:tcPr>
          <w:p w14:paraId="1C01B2F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Bare tube – sponge tape</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083B7631"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6C31DBB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4FC6D1D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196E427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35F96D2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CDD76C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45ED003E"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11147B9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6.10</w:t>
            </w:r>
          </w:p>
        </w:tc>
        <w:tc>
          <w:tcPr>
            <w:tcW w:w="3097" w:type="dxa"/>
            <w:tcBorders>
              <w:top w:val="single" w:sz="4" w:space="0" w:color="auto"/>
              <w:left w:val="single" w:sz="4" w:space="0" w:color="auto"/>
              <w:bottom w:val="single" w:sz="4" w:space="0" w:color="auto"/>
              <w:right w:val="single" w:sz="4" w:space="0" w:color="auto"/>
            </w:tcBorders>
          </w:tcPr>
          <w:p w14:paraId="59D6390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Cable ties</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0A57A8D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5FF47F3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41C155A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30FF6DA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521EDA9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04B59A4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3629452"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302F31E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6.11</w:t>
            </w:r>
          </w:p>
        </w:tc>
        <w:tc>
          <w:tcPr>
            <w:tcW w:w="3097" w:type="dxa"/>
            <w:tcBorders>
              <w:top w:val="single" w:sz="4" w:space="0" w:color="auto"/>
              <w:left w:val="single" w:sz="4" w:space="0" w:color="auto"/>
              <w:bottom w:val="single" w:sz="4" w:space="0" w:color="auto"/>
              <w:right w:val="single" w:sz="4" w:space="0" w:color="auto"/>
            </w:tcBorders>
          </w:tcPr>
          <w:p w14:paraId="1D9B1E0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Fibre coiling</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62DCA11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451D4E1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hideMark/>
          </w:tcPr>
          <w:p w14:paraId="104AAF6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1C38392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33F6014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7F9C1F1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C1FB325"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17E0E02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6.12</w:t>
            </w:r>
          </w:p>
        </w:tc>
        <w:tc>
          <w:tcPr>
            <w:tcW w:w="3097" w:type="dxa"/>
            <w:tcBorders>
              <w:top w:val="single" w:sz="4" w:space="0" w:color="auto"/>
              <w:left w:val="single" w:sz="4" w:space="0" w:color="auto"/>
              <w:bottom w:val="single" w:sz="4" w:space="0" w:color="auto"/>
              <w:right w:val="single" w:sz="4" w:space="0" w:color="auto"/>
            </w:tcBorders>
          </w:tcPr>
          <w:p w14:paraId="29036A1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splice protector used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0309EA3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2E6B357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61EF0F3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2B28956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4EF8DFD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CAF4CB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2A7F77A2"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57286D0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6.13</w:t>
            </w:r>
          </w:p>
        </w:tc>
        <w:tc>
          <w:tcPr>
            <w:tcW w:w="3097" w:type="dxa"/>
            <w:tcBorders>
              <w:top w:val="single" w:sz="4" w:space="0" w:color="auto"/>
              <w:left w:val="single" w:sz="4" w:space="0" w:color="auto"/>
              <w:bottom w:val="single" w:sz="4" w:space="0" w:color="auto"/>
              <w:right w:val="single" w:sz="4" w:space="0" w:color="auto"/>
            </w:tcBorders>
          </w:tcPr>
          <w:p w14:paraId="44EB968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Correct fibres spliced as per splicing diagram</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1CFADC5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5EE2BB0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3B2E172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723BB0B9"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76F79CD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1448089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6A8DE6A4"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771D3A5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6.14</w:t>
            </w:r>
          </w:p>
        </w:tc>
        <w:tc>
          <w:tcPr>
            <w:tcW w:w="3097" w:type="dxa"/>
            <w:tcBorders>
              <w:top w:val="single" w:sz="4" w:space="0" w:color="auto"/>
              <w:left w:val="single" w:sz="4" w:space="0" w:color="auto"/>
              <w:bottom w:val="single" w:sz="4" w:space="0" w:color="auto"/>
              <w:right w:val="single" w:sz="4" w:space="0" w:color="auto"/>
            </w:tcBorders>
          </w:tcPr>
          <w:p w14:paraId="3754408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roofErr w:type="spellStart"/>
            <w:r w:rsidRPr="00E726E1">
              <w:rPr>
                <w:rFonts w:asciiTheme="minorHAnsi" w:hAnsiTheme="minorHAnsi" w:cstheme="minorHAnsi"/>
                <w:sz w:val="16"/>
                <w:szCs w:val="16"/>
              </w:rPr>
              <w:t>Midcoupler</w:t>
            </w:r>
            <w:proofErr w:type="spellEnd"/>
            <w:r w:rsidRPr="00E726E1">
              <w:rPr>
                <w:rFonts w:asciiTheme="minorHAnsi" w:hAnsiTheme="minorHAnsi" w:cstheme="minorHAnsi"/>
                <w:sz w:val="16"/>
                <w:szCs w:val="16"/>
              </w:rPr>
              <w:t xml:space="preserve"> - dust caps</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363C2694"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3CA0C3B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7E806BE3"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1FB7D6B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6AB49F5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2E50BDC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3909F944"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60D60FD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6.15</w:t>
            </w:r>
          </w:p>
        </w:tc>
        <w:tc>
          <w:tcPr>
            <w:tcW w:w="3097" w:type="dxa"/>
            <w:tcBorders>
              <w:top w:val="single" w:sz="4" w:space="0" w:color="auto"/>
              <w:left w:val="single" w:sz="4" w:space="0" w:color="auto"/>
              <w:bottom w:val="single" w:sz="4" w:space="0" w:color="auto"/>
              <w:right w:val="single" w:sz="4" w:space="0" w:color="auto"/>
            </w:tcBorders>
          </w:tcPr>
          <w:p w14:paraId="0F2BC63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Redline and Splicing diagram correct</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1D60DF0A"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2859440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039449CB"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6ADFA485"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20B76FD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84B3A5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19E69997" w14:textId="77777777" w:rsidTr="00C23D3A">
        <w:trPr>
          <w:gridAfter w:val="1"/>
          <w:wAfter w:w="10" w:type="dxa"/>
          <w:trHeight w:hRule="exact" w:val="374"/>
        </w:trPr>
        <w:tc>
          <w:tcPr>
            <w:tcW w:w="556" w:type="dxa"/>
            <w:tcBorders>
              <w:top w:val="single" w:sz="4" w:space="0" w:color="auto"/>
              <w:left w:val="single" w:sz="4" w:space="0" w:color="auto"/>
              <w:bottom w:val="single" w:sz="4" w:space="0" w:color="auto"/>
              <w:right w:val="single" w:sz="4" w:space="0" w:color="auto"/>
            </w:tcBorders>
            <w:vAlign w:val="center"/>
          </w:tcPr>
          <w:p w14:paraId="4EAC817D"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6.16</w:t>
            </w:r>
          </w:p>
        </w:tc>
        <w:tc>
          <w:tcPr>
            <w:tcW w:w="3097" w:type="dxa"/>
            <w:tcBorders>
              <w:top w:val="single" w:sz="4" w:space="0" w:color="auto"/>
              <w:left w:val="single" w:sz="4" w:space="0" w:color="auto"/>
              <w:bottom w:val="single" w:sz="4" w:space="0" w:color="auto"/>
              <w:right w:val="single" w:sz="4" w:space="0" w:color="auto"/>
            </w:tcBorders>
          </w:tcPr>
          <w:p w14:paraId="4AF085CE"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All photographs recorded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084A112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1C81769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407" w:type="dxa"/>
            <w:tcBorders>
              <w:top w:val="single" w:sz="4" w:space="0" w:color="auto"/>
              <w:left w:val="single" w:sz="4" w:space="0" w:color="auto"/>
              <w:bottom w:val="single" w:sz="4" w:space="0" w:color="auto"/>
              <w:right w:val="single" w:sz="4" w:space="0" w:color="auto"/>
            </w:tcBorders>
            <w:vAlign w:val="center"/>
          </w:tcPr>
          <w:p w14:paraId="2DAF3BC6"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Y</w:t>
            </w:r>
          </w:p>
        </w:tc>
        <w:tc>
          <w:tcPr>
            <w:tcW w:w="416" w:type="dxa"/>
            <w:tcBorders>
              <w:top w:val="single" w:sz="4" w:space="0" w:color="auto"/>
              <w:left w:val="single" w:sz="4" w:space="0" w:color="auto"/>
              <w:bottom w:val="single" w:sz="4" w:space="0" w:color="auto"/>
              <w:right w:val="single" w:sz="4" w:space="0" w:color="auto"/>
            </w:tcBorders>
            <w:vAlign w:val="center"/>
          </w:tcPr>
          <w:p w14:paraId="3694E84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N</w:t>
            </w:r>
          </w:p>
        </w:tc>
        <w:tc>
          <w:tcPr>
            <w:tcW w:w="2822" w:type="dxa"/>
            <w:tcBorders>
              <w:top w:val="single" w:sz="4" w:space="0" w:color="auto"/>
              <w:left w:val="single" w:sz="4" w:space="0" w:color="auto"/>
              <w:bottom w:val="single" w:sz="4" w:space="0" w:color="auto"/>
              <w:right w:val="single" w:sz="4" w:space="0" w:color="auto"/>
            </w:tcBorders>
            <w:vAlign w:val="center"/>
          </w:tcPr>
          <w:p w14:paraId="099EF0D7"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c>
          <w:tcPr>
            <w:tcW w:w="830" w:type="dxa"/>
            <w:tcBorders>
              <w:top w:val="single" w:sz="4" w:space="0" w:color="auto"/>
              <w:left w:val="single" w:sz="4" w:space="0" w:color="auto"/>
              <w:bottom w:val="single" w:sz="4" w:space="0" w:color="auto"/>
              <w:right w:val="single" w:sz="4" w:space="0" w:color="auto"/>
            </w:tcBorders>
            <w:vAlign w:val="center"/>
          </w:tcPr>
          <w:p w14:paraId="318A18C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p>
        </w:tc>
      </w:tr>
      <w:tr w:rsidR="00E726E1" w:rsidRPr="00E726E1" w14:paraId="71339601" w14:textId="77777777" w:rsidTr="00C23D3A">
        <w:trPr>
          <w:trHeight w:val="92"/>
        </w:trPr>
        <w:tc>
          <w:tcPr>
            <w:tcW w:w="8984" w:type="dxa"/>
            <w:gridSpan w:val="11"/>
            <w:tcBorders>
              <w:top w:val="single" w:sz="4" w:space="0" w:color="auto"/>
              <w:left w:val="single" w:sz="4" w:space="0" w:color="auto"/>
              <w:bottom w:val="single" w:sz="4" w:space="0" w:color="auto"/>
              <w:right w:val="single" w:sz="4" w:space="0" w:color="auto"/>
            </w:tcBorders>
          </w:tcPr>
          <w:p w14:paraId="3E9EE7E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Signatures</w:t>
            </w:r>
          </w:p>
        </w:tc>
      </w:tr>
      <w:tr w:rsidR="00E726E1" w:rsidRPr="00E726E1" w14:paraId="7F27C3D2" w14:textId="77777777" w:rsidTr="00C23D3A">
        <w:trPr>
          <w:trHeight w:val="431"/>
        </w:trPr>
        <w:tc>
          <w:tcPr>
            <w:tcW w:w="4453" w:type="dxa"/>
            <w:gridSpan w:val="5"/>
            <w:tcBorders>
              <w:top w:val="single" w:sz="4" w:space="0" w:color="auto"/>
              <w:left w:val="single" w:sz="4" w:space="0" w:color="auto"/>
              <w:bottom w:val="single" w:sz="4" w:space="0" w:color="auto"/>
              <w:right w:val="single" w:sz="4" w:space="0" w:color="auto"/>
            </w:tcBorders>
          </w:tcPr>
          <w:p w14:paraId="630EA5B0"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Contractor</w:t>
            </w:r>
          </w:p>
        </w:tc>
        <w:tc>
          <w:tcPr>
            <w:tcW w:w="4531" w:type="dxa"/>
            <w:gridSpan w:val="6"/>
            <w:tcBorders>
              <w:top w:val="single" w:sz="4" w:space="0" w:color="auto"/>
              <w:left w:val="single" w:sz="4" w:space="0" w:color="auto"/>
              <w:bottom w:val="single" w:sz="4" w:space="0" w:color="auto"/>
              <w:right w:val="single" w:sz="4" w:space="0" w:color="auto"/>
            </w:tcBorders>
          </w:tcPr>
          <w:p w14:paraId="43F73E8F"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49954573" w14:textId="77777777" w:rsidTr="00C23D3A">
        <w:trPr>
          <w:trHeight w:val="499"/>
        </w:trPr>
        <w:tc>
          <w:tcPr>
            <w:tcW w:w="4453" w:type="dxa"/>
            <w:gridSpan w:val="5"/>
            <w:tcBorders>
              <w:top w:val="single" w:sz="4" w:space="0" w:color="auto"/>
              <w:left w:val="single" w:sz="4" w:space="0" w:color="auto"/>
              <w:bottom w:val="single" w:sz="4" w:space="0" w:color="auto"/>
              <w:right w:val="single" w:sz="4" w:space="0" w:color="auto"/>
            </w:tcBorders>
          </w:tcPr>
          <w:p w14:paraId="33904142"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Engineer</w:t>
            </w:r>
          </w:p>
        </w:tc>
        <w:tc>
          <w:tcPr>
            <w:tcW w:w="4531" w:type="dxa"/>
            <w:gridSpan w:val="6"/>
            <w:tcBorders>
              <w:top w:val="single" w:sz="4" w:space="0" w:color="auto"/>
              <w:left w:val="single" w:sz="4" w:space="0" w:color="auto"/>
              <w:bottom w:val="single" w:sz="4" w:space="0" w:color="auto"/>
              <w:right w:val="single" w:sz="4" w:space="0" w:color="auto"/>
            </w:tcBorders>
          </w:tcPr>
          <w:p w14:paraId="40243F1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r w:rsidR="00E726E1" w:rsidRPr="00E726E1" w14:paraId="64B543F2" w14:textId="77777777" w:rsidTr="00C23D3A">
        <w:trPr>
          <w:trHeight w:val="516"/>
        </w:trPr>
        <w:tc>
          <w:tcPr>
            <w:tcW w:w="4453" w:type="dxa"/>
            <w:gridSpan w:val="5"/>
            <w:tcBorders>
              <w:top w:val="single" w:sz="4" w:space="0" w:color="auto"/>
              <w:left w:val="single" w:sz="4" w:space="0" w:color="auto"/>
              <w:bottom w:val="single" w:sz="4" w:space="0" w:color="auto"/>
              <w:right w:val="single" w:sz="4" w:space="0" w:color="auto"/>
            </w:tcBorders>
          </w:tcPr>
          <w:p w14:paraId="7E961C6C"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Client</w:t>
            </w:r>
          </w:p>
        </w:tc>
        <w:tc>
          <w:tcPr>
            <w:tcW w:w="4531" w:type="dxa"/>
            <w:gridSpan w:val="6"/>
            <w:tcBorders>
              <w:top w:val="single" w:sz="4" w:space="0" w:color="auto"/>
              <w:left w:val="single" w:sz="4" w:space="0" w:color="auto"/>
              <w:bottom w:val="single" w:sz="4" w:space="0" w:color="auto"/>
              <w:right w:val="single" w:sz="4" w:space="0" w:color="auto"/>
            </w:tcBorders>
          </w:tcPr>
          <w:p w14:paraId="5FCD5EA8" w14:textId="77777777" w:rsidR="00E726E1" w:rsidRPr="00E726E1" w:rsidRDefault="00E726E1" w:rsidP="0051606A">
            <w:pPr>
              <w:pStyle w:val="paragraph"/>
              <w:spacing w:line="360" w:lineRule="auto"/>
              <w:jc w:val="both"/>
              <w:textAlignment w:val="baseline"/>
              <w:rPr>
                <w:rFonts w:asciiTheme="minorHAnsi" w:hAnsiTheme="minorHAnsi" w:cstheme="minorHAnsi"/>
                <w:sz w:val="16"/>
                <w:szCs w:val="16"/>
              </w:rPr>
            </w:pPr>
            <w:r w:rsidRPr="00E726E1">
              <w:rPr>
                <w:rFonts w:asciiTheme="minorHAnsi" w:hAnsiTheme="minorHAnsi" w:cstheme="minorHAnsi"/>
                <w:sz w:val="16"/>
                <w:szCs w:val="16"/>
              </w:rPr>
              <w:t>Date</w:t>
            </w:r>
          </w:p>
        </w:tc>
      </w:tr>
    </w:tbl>
    <w:p w14:paraId="49EAD290" w14:textId="66B94FD8"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62BEDEB9" w14:textId="77777777" w:rsidR="00E726E1" w:rsidRDefault="00E726E1" w:rsidP="00BE2294">
      <w:pPr>
        <w:pStyle w:val="paragraph"/>
        <w:spacing w:before="0" w:beforeAutospacing="0" w:after="0" w:afterAutospacing="0"/>
        <w:jc w:val="both"/>
        <w:textAlignment w:val="baseline"/>
        <w:rPr>
          <w:rStyle w:val="normaltextrun"/>
          <w:rFonts w:ascii="Arial" w:hAnsi="Arial" w:cs="Arial"/>
          <w:sz w:val="20"/>
          <w:szCs w:val="20"/>
        </w:rPr>
      </w:pPr>
      <w:r>
        <w:rPr>
          <w:rStyle w:val="normaltextrun"/>
          <w:rFonts w:ascii="Arial" w:hAnsi="Arial" w:cs="Arial"/>
          <w:sz w:val="20"/>
          <w:szCs w:val="20"/>
        </w:rPr>
        <w:br w:type="column"/>
      </w:r>
    </w:p>
    <w:tbl>
      <w:tblPr>
        <w:tblStyle w:val="TableGrid3"/>
        <w:tblW w:w="8984" w:type="dxa"/>
        <w:tblLook w:val="04A0" w:firstRow="1" w:lastRow="0" w:firstColumn="1" w:lastColumn="0" w:noHBand="0" w:noVBand="1"/>
      </w:tblPr>
      <w:tblGrid>
        <w:gridCol w:w="582"/>
        <w:gridCol w:w="3085"/>
        <w:gridCol w:w="79"/>
        <w:gridCol w:w="343"/>
        <w:gridCol w:w="378"/>
        <w:gridCol w:w="46"/>
        <w:gridCol w:w="406"/>
        <w:gridCol w:w="416"/>
        <w:gridCol w:w="2811"/>
        <w:gridCol w:w="828"/>
        <w:gridCol w:w="10"/>
      </w:tblGrid>
      <w:tr w:rsidR="00E726E1" w:rsidRPr="00E726E1" w14:paraId="14DA267B" w14:textId="77777777" w:rsidTr="00C23D3A">
        <w:trPr>
          <w:trHeight w:val="131"/>
        </w:trPr>
        <w:tc>
          <w:tcPr>
            <w:tcW w:w="8984" w:type="dxa"/>
            <w:gridSpan w:val="11"/>
            <w:tcBorders>
              <w:top w:val="single" w:sz="4" w:space="0" w:color="auto"/>
              <w:left w:val="single" w:sz="4" w:space="0" w:color="auto"/>
              <w:bottom w:val="single" w:sz="4" w:space="0" w:color="auto"/>
              <w:right w:val="single" w:sz="4" w:space="0" w:color="auto"/>
            </w:tcBorders>
            <w:hideMark/>
          </w:tcPr>
          <w:p w14:paraId="4F734991"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OPTICAL WORKS - QUALITY CONTROL CHECK SHEET</w:t>
            </w:r>
          </w:p>
        </w:tc>
      </w:tr>
      <w:tr w:rsidR="00E726E1" w:rsidRPr="00E726E1" w14:paraId="5CFA9899" w14:textId="77777777" w:rsidTr="00C23D3A">
        <w:trPr>
          <w:trHeight w:val="131"/>
        </w:trPr>
        <w:tc>
          <w:tcPr>
            <w:tcW w:w="8984" w:type="dxa"/>
            <w:gridSpan w:val="11"/>
            <w:tcBorders>
              <w:top w:val="single" w:sz="4" w:space="0" w:color="auto"/>
              <w:left w:val="single" w:sz="4" w:space="0" w:color="auto"/>
              <w:bottom w:val="single" w:sz="4" w:space="0" w:color="auto"/>
              <w:right w:val="single" w:sz="4" w:space="0" w:color="auto"/>
            </w:tcBorders>
          </w:tcPr>
          <w:p w14:paraId="1002F841"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Testing</w:t>
            </w:r>
          </w:p>
        </w:tc>
      </w:tr>
      <w:tr w:rsidR="00E726E1" w:rsidRPr="00E726E1" w14:paraId="1ED5BB06"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14BD0E4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Project name</w:t>
            </w:r>
          </w:p>
        </w:tc>
        <w:tc>
          <w:tcPr>
            <w:tcW w:w="5238" w:type="dxa"/>
            <w:gridSpan w:val="8"/>
            <w:tcBorders>
              <w:top w:val="single" w:sz="4" w:space="0" w:color="auto"/>
              <w:left w:val="single" w:sz="4" w:space="0" w:color="auto"/>
              <w:bottom w:val="single" w:sz="4" w:space="0" w:color="auto"/>
              <w:right w:val="single" w:sz="4" w:space="0" w:color="auto"/>
            </w:tcBorders>
          </w:tcPr>
          <w:p w14:paraId="33D8CA4D"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2677B76"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0874A0D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Zone</w:t>
            </w:r>
          </w:p>
        </w:tc>
        <w:tc>
          <w:tcPr>
            <w:tcW w:w="5238" w:type="dxa"/>
            <w:gridSpan w:val="8"/>
            <w:tcBorders>
              <w:top w:val="single" w:sz="4" w:space="0" w:color="auto"/>
              <w:left w:val="single" w:sz="4" w:space="0" w:color="auto"/>
              <w:bottom w:val="single" w:sz="4" w:space="0" w:color="auto"/>
              <w:right w:val="single" w:sz="4" w:space="0" w:color="auto"/>
            </w:tcBorders>
          </w:tcPr>
          <w:p w14:paraId="7D4BDCED"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8D04351"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36F8586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Location A and B</w:t>
            </w:r>
          </w:p>
        </w:tc>
        <w:tc>
          <w:tcPr>
            <w:tcW w:w="5238" w:type="dxa"/>
            <w:gridSpan w:val="8"/>
            <w:tcBorders>
              <w:top w:val="single" w:sz="4" w:space="0" w:color="auto"/>
              <w:left w:val="single" w:sz="4" w:space="0" w:color="auto"/>
              <w:bottom w:val="single" w:sz="4" w:space="0" w:color="auto"/>
              <w:right w:val="single" w:sz="4" w:space="0" w:color="auto"/>
            </w:tcBorders>
          </w:tcPr>
          <w:p w14:paraId="7063340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886D0AC"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58B3529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Link ID</w:t>
            </w:r>
          </w:p>
        </w:tc>
        <w:tc>
          <w:tcPr>
            <w:tcW w:w="5238" w:type="dxa"/>
            <w:gridSpan w:val="8"/>
            <w:tcBorders>
              <w:top w:val="single" w:sz="4" w:space="0" w:color="auto"/>
              <w:left w:val="single" w:sz="4" w:space="0" w:color="auto"/>
              <w:bottom w:val="single" w:sz="4" w:space="0" w:color="auto"/>
              <w:right w:val="single" w:sz="4" w:space="0" w:color="auto"/>
            </w:tcBorders>
          </w:tcPr>
          <w:p w14:paraId="7275493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CF791E8"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07001C8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Fibre ID</w:t>
            </w:r>
          </w:p>
        </w:tc>
        <w:tc>
          <w:tcPr>
            <w:tcW w:w="5238" w:type="dxa"/>
            <w:gridSpan w:val="8"/>
            <w:tcBorders>
              <w:top w:val="single" w:sz="4" w:space="0" w:color="auto"/>
              <w:left w:val="single" w:sz="4" w:space="0" w:color="auto"/>
              <w:bottom w:val="single" w:sz="4" w:space="0" w:color="auto"/>
              <w:right w:val="single" w:sz="4" w:space="0" w:color="auto"/>
            </w:tcBorders>
          </w:tcPr>
          <w:p w14:paraId="2A53D3F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DFAA69F" w14:textId="77777777" w:rsidTr="00C23D3A">
        <w:trPr>
          <w:trHeight w:val="92"/>
        </w:trPr>
        <w:tc>
          <w:tcPr>
            <w:tcW w:w="3746" w:type="dxa"/>
            <w:gridSpan w:val="3"/>
            <w:tcBorders>
              <w:top w:val="single" w:sz="4" w:space="0" w:color="auto"/>
              <w:left w:val="single" w:sz="4" w:space="0" w:color="auto"/>
              <w:bottom w:val="single" w:sz="4" w:space="0" w:color="auto"/>
              <w:right w:val="single" w:sz="4" w:space="0" w:color="auto"/>
            </w:tcBorders>
          </w:tcPr>
          <w:p w14:paraId="70A54FB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c>
          <w:tcPr>
            <w:tcW w:w="5238" w:type="dxa"/>
            <w:gridSpan w:val="8"/>
            <w:tcBorders>
              <w:top w:val="single" w:sz="4" w:space="0" w:color="auto"/>
              <w:left w:val="single" w:sz="4" w:space="0" w:color="auto"/>
              <w:bottom w:val="single" w:sz="4" w:space="0" w:color="auto"/>
              <w:right w:val="single" w:sz="4" w:space="0" w:color="auto"/>
            </w:tcBorders>
          </w:tcPr>
          <w:p w14:paraId="10EF0E0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B498633" w14:textId="77777777" w:rsidTr="00C23D3A">
        <w:trPr>
          <w:trHeight w:hRule="exact" w:val="257"/>
        </w:trPr>
        <w:tc>
          <w:tcPr>
            <w:tcW w:w="582" w:type="dxa"/>
            <w:tcBorders>
              <w:top w:val="single" w:sz="4" w:space="0" w:color="auto"/>
              <w:left w:val="single" w:sz="4" w:space="0" w:color="auto"/>
              <w:bottom w:val="single" w:sz="4" w:space="0" w:color="auto"/>
              <w:right w:val="single" w:sz="4" w:space="0" w:color="auto"/>
            </w:tcBorders>
            <w:vAlign w:val="center"/>
            <w:hideMark/>
          </w:tcPr>
          <w:p w14:paraId="53D6E772"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7.0</w:t>
            </w:r>
          </w:p>
        </w:tc>
        <w:tc>
          <w:tcPr>
            <w:tcW w:w="8402" w:type="dxa"/>
            <w:gridSpan w:val="10"/>
            <w:tcBorders>
              <w:top w:val="single" w:sz="4" w:space="0" w:color="auto"/>
              <w:left w:val="single" w:sz="4" w:space="0" w:color="auto"/>
              <w:bottom w:val="single" w:sz="4" w:space="0" w:color="auto"/>
              <w:right w:val="single" w:sz="4" w:space="0" w:color="auto"/>
            </w:tcBorders>
            <w:vAlign w:val="center"/>
            <w:hideMark/>
          </w:tcPr>
          <w:p w14:paraId="7679D767"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Testing</w:t>
            </w:r>
          </w:p>
        </w:tc>
      </w:tr>
      <w:tr w:rsidR="00E726E1" w:rsidRPr="00E726E1" w14:paraId="4B505F2A" w14:textId="77777777" w:rsidTr="00C23D3A">
        <w:trPr>
          <w:trHeight w:val="45"/>
        </w:trPr>
        <w:tc>
          <w:tcPr>
            <w:tcW w:w="8984" w:type="dxa"/>
            <w:gridSpan w:val="11"/>
            <w:tcBorders>
              <w:top w:val="single" w:sz="4" w:space="0" w:color="auto"/>
              <w:left w:val="single" w:sz="4" w:space="0" w:color="auto"/>
              <w:bottom w:val="single" w:sz="4" w:space="0" w:color="auto"/>
              <w:right w:val="single" w:sz="4" w:space="0" w:color="auto"/>
            </w:tcBorders>
          </w:tcPr>
          <w:p w14:paraId="0EAE2F11"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AC24C43" w14:textId="77777777" w:rsidTr="00C23D3A">
        <w:trPr>
          <w:gridAfter w:val="1"/>
          <w:wAfter w:w="10" w:type="dxa"/>
          <w:trHeight w:hRule="exact" w:val="257"/>
        </w:trPr>
        <w:tc>
          <w:tcPr>
            <w:tcW w:w="582" w:type="dxa"/>
            <w:tcBorders>
              <w:top w:val="single" w:sz="4" w:space="0" w:color="auto"/>
              <w:left w:val="single" w:sz="4" w:space="0" w:color="auto"/>
              <w:bottom w:val="single" w:sz="4" w:space="0" w:color="auto"/>
              <w:right w:val="single" w:sz="4" w:space="0" w:color="auto"/>
            </w:tcBorders>
            <w:vAlign w:val="center"/>
            <w:hideMark/>
          </w:tcPr>
          <w:p w14:paraId="655FACBE"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w:t>
            </w:r>
          </w:p>
        </w:tc>
        <w:tc>
          <w:tcPr>
            <w:tcW w:w="3085" w:type="dxa"/>
            <w:tcBorders>
              <w:top w:val="single" w:sz="4" w:space="0" w:color="auto"/>
              <w:left w:val="single" w:sz="4" w:space="0" w:color="auto"/>
              <w:bottom w:val="single" w:sz="4" w:space="0" w:color="auto"/>
              <w:right w:val="single" w:sz="4" w:space="0" w:color="auto"/>
            </w:tcBorders>
            <w:vAlign w:val="center"/>
            <w:hideMark/>
          </w:tcPr>
          <w:p w14:paraId="2272D0B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Description</w:t>
            </w:r>
          </w:p>
        </w:tc>
        <w:tc>
          <w:tcPr>
            <w:tcW w:w="846" w:type="dxa"/>
            <w:gridSpan w:val="4"/>
            <w:tcBorders>
              <w:top w:val="single" w:sz="4" w:space="0" w:color="auto"/>
              <w:left w:val="single" w:sz="4" w:space="0" w:color="auto"/>
              <w:bottom w:val="single" w:sz="4" w:space="0" w:color="auto"/>
              <w:right w:val="single" w:sz="4" w:space="0" w:color="auto"/>
            </w:tcBorders>
            <w:vAlign w:val="center"/>
            <w:hideMark/>
          </w:tcPr>
          <w:p w14:paraId="29BEA2B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Material</w:t>
            </w:r>
          </w:p>
        </w:tc>
        <w:tc>
          <w:tcPr>
            <w:tcW w:w="822" w:type="dxa"/>
            <w:gridSpan w:val="2"/>
            <w:tcBorders>
              <w:top w:val="single" w:sz="4" w:space="0" w:color="auto"/>
              <w:left w:val="single" w:sz="4" w:space="0" w:color="auto"/>
              <w:bottom w:val="single" w:sz="4" w:space="0" w:color="auto"/>
              <w:right w:val="single" w:sz="4" w:space="0" w:color="auto"/>
            </w:tcBorders>
            <w:vAlign w:val="center"/>
            <w:hideMark/>
          </w:tcPr>
          <w:p w14:paraId="117578A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Work</w:t>
            </w:r>
          </w:p>
        </w:tc>
        <w:tc>
          <w:tcPr>
            <w:tcW w:w="2811" w:type="dxa"/>
            <w:tcBorders>
              <w:top w:val="single" w:sz="4" w:space="0" w:color="auto"/>
              <w:left w:val="single" w:sz="4" w:space="0" w:color="auto"/>
              <w:bottom w:val="single" w:sz="4" w:space="0" w:color="auto"/>
              <w:right w:val="single" w:sz="4" w:space="0" w:color="auto"/>
            </w:tcBorders>
            <w:vAlign w:val="center"/>
            <w:hideMark/>
          </w:tcPr>
          <w:p w14:paraId="62A2C2F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Comments</w:t>
            </w:r>
          </w:p>
        </w:tc>
        <w:tc>
          <w:tcPr>
            <w:tcW w:w="828" w:type="dxa"/>
            <w:tcBorders>
              <w:top w:val="single" w:sz="4" w:space="0" w:color="auto"/>
              <w:left w:val="single" w:sz="4" w:space="0" w:color="auto"/>
              <w:bottom w:val="single" w:sz="4" w:space="0" w:color="auto"/>
              <w:right w:val="single" w:sz="4" w:space="0" w:color="auto"/>
            </w:tcBorders>
            <w:vAlign w:val="center"/>
            <w:hideMark/>
          </w:tcPr>
          <w:p w14:paraId="191F245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Snag #</w:t>
            </w:r>
          </w:p>
        </w:tc>
      </w:tr>
      <w:tr w:rsidR="00E726E1" w:rsidRPr="00E726E1" w14:paraId="43393B9D" w14:textId="77777777" w:rsidTr="00C23D3A">
        <w:trPr>
          <w:trHeight w:val="45"/>
        </w:trPr>
        <w:tc>
          <w:tcPr>
            <w:tcW w:w="8984" w:type="dxa"/>
            <w:gridSpan w:val="11"/>
            <w:tcBorders>
              <w:top w:val="single" w:sz="4" w:space="0" w:color="auto"/>
              <w:left w:val="single" w:sz="4" w:space="0" w:color="auto"/>
              <w:bottom w:val="single" w:sz="4" w:space="0" w:color="auto"/>
              <w:right w:val="single" w:sz="4" w:space="0" w:color="auto"/>
            </w:tcBorders>
          </w:tcPr>
          <w:p w14:paraId="6AF48FB0"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4C4A973"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05B0C67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7.1</w:t>
            </w:r>
          </w:p>
          <w:p w14:paraId="69B96657" w14:textId="77777777" w:rsidR="00E726E1" w:rsidRPr="00E726E1" w:rsidRDefault="00E726E1" w:rsidP="00BE2294">
            <w:pPr>
              <w:spacing w:after="0" w:line="240" w:lineRule="auto"/>
              <w:rPr>
                <w:rFonts w:ascii="Calibri" w:hAnsi="Calibri"/>
                <w:sz w:val="18"/>
                <w:szCs w:val="18"/>
                <w:lang w:eastAsia="en-US"/>
              </w:rPr>
            </w:pPr>
          </w:p>
        </w:tc>
        <w:tc>
          <w:tcPr>
            <w:tcW w:w="3085" w:type="dxa"/>
            <w:tcBorders>
              <w:top w:val="single" w:sz="4" w:space="0" w:color="auto"/>
              <w:left w:val="single" w:sz="4" w:space="0" w:color="auto"/>
              <w:bottom w:val="single" w:sz="4" w:space="0" w:color="auto"/>
              <w:right w:val="single" w:sz="4" w:space="0" w:color="auto"/>
            </w:tcBorders>
          </w:tcPr>
          <w:p w14:paraId="08980587"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Dust caps in place.</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4B18D16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1227241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029FF92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4E26C1A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3FE03E79"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18C97CC7"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6D19769"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07A55B6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7.1.1</w:t>
            </w:r>
          </w:p>
        </w:tc>
        <w:tc>
          <w:tcPr>
            <w:tcW w:w="3085" w:type="dxa"/>
            <w:tcBorders>
              <w:top w:val="single" w:sz="4" w:space="0" w:color="auto"/>
              <w:left w:val="single" w:sz="4" w:space="0" w:color="auto"/>
              <w:bottom w:val="single" w:sz="4" w:space="0" w:color="auto"/>
              <w:right w:val="single" w:sz="4" w:space="0" w:color="auto"/>
            </w:tcBorders>
          </w:tcPr>
          <w:p w14:paraId="6DAF26FF" w14:textId="77777777" w:rsidR="00E726E1" w:rsidRPr="00E726E1" w:rsidRDefault="00E726E1" w:rsidP="00BE2294">
            <w:pPr>
              <w:spacing w:after="0" w:line="240" w:lineRule="auto"/>
              <w:rPr>
                <w:rFonts w:ascii="Calibri" w:hAnsi="Calibri" w:cs="Calibri"/>
                <w:sz w:val="16"/>
                <w:szCs w:val="16"/>
                <w:lang w:eastAsia="en-ZA"/>
              </w:rPr>
            </w:pPr>
            <w:proofErr w:type="spellStart"/>
            <w:r w:rsidRPr="00E726E1">
              <w:rPr>
                <w:rFonts w:ascii="Calibri" w:hAnsi="Calibri" w:cs="Calibri"/>
                <w:sz w:val="16"/>
                <w:szCs w:val="16"/>
                <w:lang w:eastAsia="en-US"/>
              </w:rPr>
              <w:t>Midcouplers</w:t>
            </w:r>
            <w:proofErr w:type="spellEnd"/>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7377FC8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5D1F6C2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19842AE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7E6E652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6C2BCB28"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671DA1B5"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D675520"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61AA7E3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7.1.2</w:t>
            </w:r>
          </w:p>
        </w:tc>
        <w:tc>
          <w:tcPr>
            <w:tcW w:w="3085" w:type="dxa"/>
            <w:tcBorders>
              <w:top w:val="single" w:sz="4" w:space="0" w:color="auto"/>
              <w:left w:val="single" w:sz="4" w:space="0" w:color="auto"/>
              <w:bottom w:val="single" w:sz="4" w:space="0" w:color="auto"/>
              <w:right w:val="single" w:sz="4" w:space="0" w:color="auto"/>
            </w:tcBorders>
          </w:tcPr>
          <w:p w14:paraId="64BA0E53"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Patch leads</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50C4856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1E3DC46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42A4D8B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491BE0B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4D89AC31"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359FC57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0A992D6"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10397FE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7.2</w:t>
            </w:r>
          </w:p>
        </w:tc>
        <w:tc>
          <w:tcPr>
            <w:tcW w:w="3085" w:type="dxa"/>
            <w:tcBorders>
              <w:top w:val="single" w:sz="4" w:space="0" w:color="auto"/>
              <w:left w:val="single" w:sz="4" w:space="0" w:color="auto"/>
              <w:bottom w:val="single" w:sz="4" w:space="0" w:color="auto"/>
              <w:right w:val="single" w:sz="4" w:space="0" w:color="auto"/>
            </w:tcBorders>
          </w:tcPr>
          <w:p w14:paraId="08EB6049"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Use one click cleaners to clean;</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48D994E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5E33421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6F7AEE6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5A17D56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5F62CC6C"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6C493CA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3CDE8E1"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1472FB6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7.2.1</w:t>
            </w:r>
          </w:p>
        </w:tc>
        <w:tc>
          <w:tcPr>
            <w:tcW w:w="3085" w:type="dxa"/>
            <w:tcBorders>
              <w:top w:val="single" w:sz="4" w:space="0" w:color="auto"/>
              <w:left w:val="single" w:sz="4" w:space="0" w:color="auto"/>
              <w:bottom w:val="single" w:sz="4" w:space="0" w:color="auto"/>
              <w:right w:val="single" w:sz="4" w:space="0" w:color="auto"/>
            </w:tcBorders>
          </w:tcPr>
          <w:p w14:paraId="1A245CB7" w14:textId="77777777" w:rsidR="00E726E1" w:rsidRPr="00E726E1" w:rsidRDefault="00E726E1" w:rsidP="00BE2294">
            <w:pPr>
              <w:spacing w:after="0" w:line="240" w:lineRule="auto"/>
              <w:rPr>
                <w:rFonts w:ascii="Calibri" w:hAnsi="Calibri" w:cs="Calibri"/>
                <w:sz w:val="16"/>
                <w:szCs w:val="16"/>
                <w:lang w:eastAsia="en-ZA"/>
              </w:rPr>
            </w:pPr>
            <w:proofErr w:type="spellStart"/>
            <w:r w:rsidRPr="00E726E1">
              <w:rPr>
                <w:rFonts w:ascii="Calibri" w:hAnsi="Calibri" w:cs="Calibri"/>
                <w:sz w:val="16"/>
                <w:szCs w:val="16"/>
                <w:lang w:eastAsia="en-US"/>
              </w:rPr>
              <w:t>Midcouplers</w:t>
            </w:r>
            <w:proofErr w:type="spellEnd"/>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0005A35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7357DF5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0D1F5F2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07912C8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676567EB"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38508367"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145227B"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0D6BA6C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7.2.2</w:t>
            </w:r>
          </w:p>
        </w:tc>
        <w:tc>
          <w:tcPr>
            <w:tcW w:w="3085" w:type="dxa"/>
            <w:tcBorders>
              <w:top w:val="single" w:sz="4" w:space="0" w:color="auto"/>
              <w:left w:val="single" w:sz="4" w:space="0" w:color="auto"/>
              <w:bottom w:val="single" w:sz="4" w:space="0" w:color="auto"/>
              <w:right w:val="single" w:sz="4" w:space="0" w:color="auto"/>
            </w:tcBorders>
          </w:tcPr>
          <w:p w14:paraId="75E9EC1E"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Patch leads</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2A14343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6423B21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4873F83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24064A5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205EEF2F"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750A900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D90AC24"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4448A7E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w:t>
            </w:r>
          </w:p>
        </w:tc>
        <w:tc>
          <w:tcPr>
            <w:tcW w:w="3085" w:type="dxa"/>
            <w:tcBorders>
              <w:top w:val="single" w:sz="4" w:space="0" w:color="auto"/>
              <w:left w:val="single" w:sz="4" w:space="0" w:color="auto"/>
              <w:bottom w:val="single" w:sz="4" w:space="0" w:color="auto"/>
              <w:right w:val="single" w:sz="4" w:space="0" w:color="auto"/>
            </w:tcBorders>
          </w:tcPr>
          <w:p w14:paraId="325EB70B"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Testing equipment setup as per FTN testing specifications</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76A0DE3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1479A6D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1A017AA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45CBA45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306BD274"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33757EDD"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F13385B"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7228C25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7.3.1</w:t>
            </w:r>
          </w:p>
        </w:tc>
        <w:tc>
          <w:tcPr>
            <w:tcW w:w="3085" w:type="dxa"/>
            <w:tcBorders>
              <w:top w:val="single" w:sz="4" w:space="0" w:color="auto"/>
              <w:left w:val="single" w:sz="4" w:space="0" w:color="auto"/>
              <w:bottom w:val="single" w:sz="4" w:space="0" w:color="auto"/>
              <w:right w:val="single" w:sz="4" w:space="0" w:color="auto"/>
            </w:tcBorders>
          </w:tcPr>
          <w:p w14:paraId="20B42E3E"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Job ID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3B5EC1A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3D375E2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102328F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2FE7C48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696A5FDA"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30EC29FA"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166FB29"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4F65E16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7.3.2</w:t>
            </w:r>
          </w:p>
        </w:tc>
        <w:tc>
          <w:tcPr>
            <w:tcW w:w="3085" w:type="dxa"/>
            <w:tcBorders>
              <w:top w:val="single" w:sz="4" w:space="0" w:color="auto"/>
              <w:left w:val="single" w:sz="4" w:space="0" w:color="auto"/>
              <w:bottom w:val="single" w:sz="4" w:space="0" w:color="auto"/>
              <w:right w:val="single" w:sz="4" w:space="0" w:color="auto"/>
            </w:tcBorders>
          </w:tcPr>
          <w:p w14:paraId="128557C8"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Fibre ID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208556F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366539B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6464C77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09464A0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68939250"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0060ECB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1756ECB"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06BE07F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7.3.3</w:t>
            </w:r>
          </w:p>
        </w:tc>
        <w:tc>
          <w:tcPr>
            <w:tcW w:w="3085" w:type="dxa"/>
            <w:tcBorders>
              <w:top w:val="single" w:sz="4" w:space="0" w:color="auto"/>
              <w:left w:val="single" w:sz="4" w:space="0" w:color="auto"/>
              <w:bottom w:val="single" w:sz="4" w:space="0" w:color="auto"/>
              <w:right w:val="single" w:sz="4" w:space="0" w:color="auto"/>
            </w:tcBorders>
          </w:tcPr>
          <w:p w14:paraId="4344A689"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Location A and B</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3BB5AFC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4424851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48126E2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06182A0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68121FCB"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1A5A9E3E"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614100B"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3128130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7.3.4</w:t>
            </w:r>
          </w:p>
        </w:tc>
        <w:tc>
          <w:tcPr>
            <w:tcW w:w="3085" w:type="dxa"/>
            <w:tcBorders>
              <w:top w:val="single" w:sz="4" w:space="0" w:color="auto"/>
              <w:left w:val="single" w:sz="4" w:space="0" w:color="auto"/>
              <w:bottom w:val="single" w:sz="4" w:space="0" w:color="auto"/>
              <w:right w:val="single" w:sz="4" w:space="0" w:color="auto"/>
            </w:tcBorders>
          </w:tcPr>
          <w:p w14:paraId="696FA121"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Link ID</w:t>
            </w:r>
          </w:p>
        </w:tc>
        <w:tc>
          <w:tcPr>
            <w:tcW w:w="422" w:type="dxa"/>
            <w:gridSpan w:val="2"/>
            <w:tcBorders>
              <w:top w:val="single" w:sz="4" w:space="0" w:color="auto"/>
              <w:left w:val="single" w:sz="4" w:space="0" w:color="auto"/>
              <w:bottom w:val="single" w:sz="4" w:space="0" w:color="auto"/>
              <w:right w:val="single" w:sz="4" w:space="0" w:color="auto"/>
            </w:tcBorders>
            <w:vAlign w:val="center"/>
            <w:hideMark/>
          </w:tcPr>
          <w:p w14:paraId="7A854CC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hideMark/>
          </w:tcPr>
          <w:p w14:paraId="66E017D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hideMark/>
          </w:tcPr>
          <w:p w14:paraId="3DFF2B9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hideMark/>
          </w:tcPr>
          <w:p w14:paraId="0138C25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79851038"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00CC3B85"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9A46C46"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3AB84EB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7.3.5</w:t>
            </w:r>
          </w:p>
        </w:tc>
        <w:tc>
          <w:tcPr>
            <w:tcW w:w="3085" w:type="dxa"/>
            <w:tcBorders>
              <w:top w:val="single" w:sz="4" w:space="0" w:color="auto"/>
              <w:left w:val="single" w:sz="4" w:space="0" w:color="auto"/>
              <w:bottom w:val="single" w:sz="4" w:space="0" w:color="auto"/>
              <w:right w:val="single" w:sz="4" w:space="0" w:color="auto"/>
            </w:tcBorders>
          </w:tcPr>
          <w:p w14:paraId="4BB083D1"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Thresholds</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4DBDD1C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0624910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43DBE6E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6635D1F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39C56E83"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662D79BE"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285D2A2"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33DABC1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7.3.6</w:t>
            </w:r>
          </w:p>
        </w:tc>
        <w:tc>
          <w:tcPr>
            <w:tcW w:w="3085" w:type="dxa"/>
            <w:tcBorders>
              <w:top w:val="single" w:sz="4" w:space="0" w:color="auto"/>
              <w:left w:val="single" w:sz="4" w:space="0" w:color="auto"/>
              <w:bottom w:val="single" w:sz="4" w:space="0" w:color="auto"/>
              <w:right w:val="single" w:sz="4" w:space="0" w:color="auto"/>
            </w:tcBorders>
          </w:tcPr>
          <w:p w14:paraId="696F2941"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Operator</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688E8D7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3FD5C27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0691CD2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227767E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59D98E29"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0A2FB02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35F0031"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42EE847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7.3.7</w:t>
            </w:r>
          </w:p>
        </w:tc>
        <w:tc>
          <w:tcPr>
            <w:tcW w:w="3085" w:type="dxa"/>
            <w:tcBorders>
              <w:top w:val="single" w:sz="4" w:space="0" w:color="auto"/>
              <w:left w:val="single" w:sz="4" w:space="0" w:color="auto"/>
              <w:bottom w:val="single" w:sz="4" w:space="0" w:color="auto"/>
              <w:right w:val="single" w:sz="4" w:space="0" w:color="auto"/>
            </w:tcBorders>
          </w:tcPr>
          <w:p w14:paraId="535CAD7C"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Date and time</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2578493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129E5ED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60A8072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29269EA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49A278AA"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78FBEA7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5DB8337"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1E9748B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7.4</w:t>
            </w:r>
          </w:p>
        </w:tc>
        <w:tc>
          <w:tcPr>
            <w:tcW w:w="3085" w:type="dxa"/>
            <w:tcBorders>
              <w:top w:val="single" w:sz="4" w:space="0" w:color="auto"/>
              <w:left w:val="single" w:sz="4" w:space="0" w:color="auto"/>
              <w:bottom w:val="single" w:sz="4" w:space="0" w:color="auto"/>
              <w:right w:val="single" w:sz="4" w:space="0" w:color="auto"/>
            </w:tcBorders>
          </w:tcPr>
          <w:p w14:paraId="2CCD8A7E"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Testing equipment referenced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6446E0D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0E2C3C2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520C3F7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3AEAB06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587D93BD"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6499A854"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B9AB5ED"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0145D9F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7.5</w:t>
            </w:r>
          </w:p>
        </w:tc>
        <w:tc>
          <w:tcPr>
            <w:tcW w:w="3085" w:type="dxa"/>
            <w:tcBorders>
              <w:top w:val="single" w:sz="4" w:space="0" w:color="auto"/>
              <w:left w:val="single" w:sz="4" w:space="0" w:color="auto"/>
              <w:bottom w:val="single" w:sz="4" w:space="0" w:color="auto"/>
              <w:right w:val="single" w:sz="4" w:space="0" w:color="auto"/>
            </w:tcBorders>
          </w:tcPr>
          <w:p w14:paraId="6FC8358B"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Launch lead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6EBAFAA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162E9FE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15BA170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1F12F9E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360AFFBF"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5F020585"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57A13D4" w14:textId="77777777" w:rsidTr="00C23D3A">
        <w:trPr>
          <w:gridAfter w:val="1"/>
          <w:wAfter w:w="10" w:type="dxa"/>
          <w:trHeight w:hRule="exact" w:val="374"/>
        </w:trPr>
        <w:tc>
          <w:tcPr>
            <w:tcW w:w="582" w:type="dxa"/>
            <w:tcBorders>
              <w:top w:val="single" w:sz="4" w:space="0" w:color="auto"/>
              <w:left w:val="single" w:sz="4" w:space="0" w:color="auto"/>
              <w:bottom w:val="single" w:sz="4" w:space="0" w:color="auto"/>
              <w:right w:val="single" w:sz="4" w:space="0" w:color="auto"/>
            </w:tcBorders>
            <w:vAlign w:val="center"/>
          </w:tcPr>
          <w:p w14:paraId="2942338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7.6</w:t>
            </w:r>
          </w:p>
        </w:tc>
        <w:tc>
          <w:tcPr>
            <w:tcW w:w="3085" w:type="dxa"/>
            <w:tcBorders>
              <w:top w:val="single" w:sz="4" w:space="0" w:color="auto"/>
              <w:left w:val="single" w:sz="4" w:space="0" w:color="auto"/>
              <w:bottom w:val="single" w:sz="4" w:space="0" w:color="auto"/>
              <w:right w:val="single" w:sz="4" w:space="0" w:color="auto"/>
            </w:tcBorders>
          </w:tcPr>
          <w:p w14:paraId="6BC02B71"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All tests passed</w:t>
            </w:r>
          </w:p>
        </w:tc>
        <w:tc>
          <w:tcPr>
            <w:tcW w:w="422" w:type="dxa"/>
            <w:gridSpan w:val="2"/>
            <w:tcBorders>
              <w:top w:val="single" w:sz="4" w:space="0" w:color="auto"/>
              <w:left w:val="single" w:sz="4" w:space="0" w:color="auto"/>
              <w:bottom w:val="single" w:sz="4" w:space="0" w:color="auto"/>
              <w:right w:val="single" w:sz="4" w:space="0" w:color="auto"/>
            </w:tcBorders>
            <w:vAlign w:val="center"/>
          </w:tcPr>
          <w:p w14:paraId="464F86F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24" w:type="dxa"/>
            <w:gridSpan w:val="2"/>
            <w:tcBorders>
              <w:top w:val="single" w:sz="4" w:space="0" w:color="auto"/>
              <w:left w:val="single" w:sz="4" w:space="0" w:color="auto"/>
              <w:bottom w:val="single" w:sz="4" w:space="0" w:color="auto"/>
              <w:right w:val="single" w:sz="4" w:space="0" w:color="auto"/>
            </w:tcBorders>
            <w:vAlign w:val="center"/>
          </w:tcPr>
          <w:p w14:paraId="73FA51F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6" w:type="dxa"/>
            <w:tcBorders>
              <w:top w:val="single" w:sz="4" w:space="0" w:color="auto"/>
              <w:left w:val="single" w:sz="4" w:space="0" w:color="auto"/>
              <w:bottom w:val="single" w:sz="4" w:space="0" w:color="auto"/>
              <w:right w:val="single" w:sz="4" w:space="0" w:color="auto"/>
            </w:tcBorders>
            <w:vAlign w:val="center"/>
          </w:tcPr>
          <w:p w14:paraId="6527DB4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6" w:type="dxa"/>
            <w:tcBorders>
              <w:top w:val="single" w:sz="4" w:space="0" w:color="auto"/>
              <w:left w:val="single" w:sz="4" w:space="0" w:color="auto"/>
              <w:bottom w:val="single" w:sz="4" w:space="0" w:color="auto"/>
              <w:right w:val="single" w:sz="4" w:space="0" w:color="auto"/>
            </w:tcBorders>
            <w:vAlign w:val="center"/>
          </w:tcPr>
          <w:p w14:paraId="45133B2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811" w:type="dxa"/>
            <w:tcBorders>
              <w:top w:val="single" w:sz="4" w:space="0" w:color="auto"/>
              <w:left w:val="single" w:sz="4" w:space="0" w:color="auto"/>
              <w:bottom w:val="single" w:sz="4" w:space="0" w:color="auto"/>
              <w:right w:val="single" w:sz="4" w:space="0" w:color="auto"/>
            </w:tcBorders>
            <w:vAlign w:val="center"/>
          </w:tcPr>
          <w:p w14:paraId="0DD05E1F" w14:textId="77777777" w:rsidR="00E726E1" w:rsidRPr="00E726E1" w:rsidRDefault="00E726E1" w:rsidP="00BE2294">
            <w:pPr>
              <w:spacing w:after="0" w:line="240" w:lineRule="auto"/>
              <w:rPr>
                <w:rFonts w:ascii="Calibri" w:hAnsi="Calibri"/>
                <w:sz w:val="18"/>
                <w:szCs w:val="18"/>
                <w:lang w:eastAsia="en-US"/>
              </w:rPr>
            </w:pPr>
          </w:p>
        </w:tc>
        <w:tc>
          <w:tcPr>
            <w:tcW w:w="828" w:type="dxa"/>
            <w:tcBorders>
              <w:top w:val="single" w:sz="4" w:space="0" w:color="auto"/>
              <w:left w:val="single" w:sz="4" w:space="0" w:color="auto"/>
              <w:bottom w:val="single" w:sz="4" w:space="0" w:color="auto"/>
              <w:right w:val="single" w:sz="4" w:space="0" w:color="auto"/>
            </w:tcBorders>
            <w:vAlign w:val="center"/>
          </w:tcPr>
          <w:p w14:paraId="0DB78BC7"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56BE094" w14:textId="77777777" w:rsidTr="00C23D3A">
        <w:trPr>
          <w:trHeight w:val="92"/>
        </w:trPr>
        <w:tc>
          <w:tcPr>
            <w:tcW w:w="8984" w:type="dxa"/>
            <w:gridSpan w:val="11"/>
            <w:tcBorders>
              <w:top w:val="single" w:sz="4" w:space="0" w:color="auto"/>
              <w:left w:val="single" w:sz="4" w:space="0" w:color="auto"/>
              <w:bottom w:val="single" w:sz="4" w:space="0" w:color="auto"/>
              <w:right w:val="single" w:sz="4" w:space="0" w:color="auto"/>
            </w:tcBorders>
          </w:tcPr>
          <w:p w14:paraId="4757913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Signatures</w:t>
            </w:r>
          </w:p>
        </w:tc>
      </w:tr>
      <w:tr w:rsidR="00E726E1" w:rsidRPr="00E726E1" w14:paraId="36039394" w14:textId="77777777" w:rsidTr="00C23D3A">
        <w:trPr>
          <w:trHeight w:val="431"/>
        </w:trPr>
        <w:tc>
          <w:tcPr>
            <w:tcW w:w="4467" w:type="dxa"/>
            <w:gridSpan w:val="5"/>
            <w:tcBorders>
              <w:top w:val="single" w:sz="4" w:space="0" w:color="auto"/>
              <w:left w:val="single" w:sz="4" w:space="0" w:color="auto"/>
              <w:bottom w:val="single" w:sz="4" w:space="0" w:color="auto"/>
              <w:right w:val="single" w:sz="4" w:space="0" w:color="auto"/>
            </w:tcBorders>
          </w:tcPr>
          <w:p w14:paraId="1693343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Contractor</w:t>
            </w:r>
          </w:p>
        </w:tc>
        <w:tc>
          <w:tcPr>
            <w:tcW w:w="4517" w:type="dxa"/>
            <w:gridSpan w:val="6"/>
            <w:tcBorders>
              <w:top w:val="single" w:sz="4" w:space="0" w:color="auto"/>
              <w:left w:val="single" w:sz="4" w:space="0" w:color="auto"/>
              <w:bottom w:val="single" w:sz="4" w:space="0" w:color="auto"/>
              <w:right w:val="single" w:sz="4" w:space="0" w:color="auto"/>
            </w:tcBorders>
          </w:tcPr>
          <w:p w14:paraId="28468FB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483B69AF" w14:textId="77777777" w:rsidTr="00C23D3A">
        <w:trPr>
          <w:trHeight w:val="499"/>
        </w:trPr>
        <w:tc>
          <w:tcPr>
            <w:tcW w:w="4467" w:type="dxa"/>
            <w:gridSpan w:val="5"/>
            <w:tcBorders>
              <w:top w:val="single" w:sz="4" w:space="0" w:color="auto"/>
              <w:left w:val="single" w:sz="4" w:space="0" w:color="auto"/>
              <w:bottom w:val="single" w:sz="4" w:space="0" w:color="auto"/>
              <w:right w:val="single" w:sz="4" w:space="0" w:color="auto"/>
            </w:tcBorders>
          </w:tcPr>
          <w:p w14:paraId="42416E8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Engineer</w:t>
            </w:r>
          </w:p>
        </w:tc>
        <w:tc>
          <w:tcPr>
            <w:tcW w:w="4517" w:type="dxa"/>
            <w:gridSpan w:val="6"/>
            <w:tcBorders>
              <w:top w:val="single" w:sz="4" w:space="0" w:color="auto"/>
              <w:left w:val="single" w:sz="4" w:space="0" w:color="auto"/>
              <w:bottom w:val="single" w:sz="4" w:space="0" w:color="auto"/>
              <w:right w:val="single" w:sz="4" w:space="0" w:color="auto"/>
            </w:tcBorders>
          </w:tcPr>
          <w:p w14:paraId="633A221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011CEB99" w14:textId="77777777" w:rsidTr="00C23D3A">
        <w:trPr>
          <w:trHeight w:val="516"/>
        </w:trPr>
        <w:tc>
          <w:tcPr>
            <w:tcW w:w="4467" w:type="dxa"/>
            <w:gridSpan w:val="5"/>
            <w:tcBorders>
              <w:top w:val="single" w:sz="4" w:space="0" w:color="auto"/>
              <w:left w:val="single" w:sz="4" w:space="0" w:color="auto"/>
              <w:bottom w:val="single" w:sz="4" w:space="0" w:color="auto"/>
              <w:right w:val="single" w:sz="4" w:space="0" w:color="auto"/>
            </w:tcBorders>
          </w:tcPr>
          <w:p w14:paraId="2A522C6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Client</w:t>
            </w:r>
          </w:p>
        </w:tc>
        <w:tc>
          <w:tcPr>
            <w:tcW w:w="4517" w:type="dxa"/>
            <w:gridSpan w:val="6"/>
            <w:tcBorders>
              <w:top w:val="single" w:sz="4" w:space="0" w:color="auto"/>
              <w:left w:val="single" w:sz="4" w:space="0" w:color="auto"/>
              <w:bottom w:val="single" w:sz="4" w:space="0" w:color="auto"/>
              <w:right w:val="single" w:sz="4" w:space="0" w:color="auto"/>
            </w:tcBorders>
          </w:tcPr>
          <w:p w14:paraId="2D7F20E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bl>
    <w:p w14:paraId="6E38EDEE" w14:textId="1EB361E2"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p>
    <w:p w14:paraId="074B9F59" w14:textId="66D9CD57" w:rsidR="00E726E1" w:rsidRDefault="00E726E1" w:rsidP="0051606A">
      <w:pPr>
        <w:pStyle w:val="paragraph"/>
        <w:spacing w:before="0" w:beforeAutospacing="0" w:after="0" w:afterAutospacing="0" w:line="360" w:lineRule="auto"/>
        <w:jc w:val="both"/>
        <w:textAlignment w:val="baseline"/>
        <w:rPr>
          <w:rStyle w:val="normaltextrun"/>
          <w:rFonts w:ascii="Arial" w:hAnsi="Arial" w:cs="Arial"/>
          <w:sz w:val="20"/>
          <w:szCs w:val="20"/>
        </w:rPr>
      </w:pPr>
      <w:r>
        <w:rPr>
          <w:rStyle w:val="normaltextrun"/>
          <w:rFonts w:ascii="Arial" w:hAnsi="Arial" w:cs="Arial"/>
          <w:sz w:val="20"/>
          <w:szCs w:val="20"/>
        </w:rPr>
        <w:t xml:space="preserve"> </w:t>
      </w:r>
    </w:p>
    <w:p w14:paraId="2806756F" w14:textId="7B2CD665" w:rsidR="00E032AF" w:rsidRPr="00EC76FF" w:rsidRDefault="00E032AF" w:rsidP="0051606A">
      <w:pPr>
        <w:pStyle w:val="Clause2Sub"/>
        <w:numPr>
          <w:ilvl w:val="0"/>
          <w:numId w:val="0"/>
        </w:numPr>
        <w:spacing w:line="360" w:lineRule="auto"/>
        <w:rPr>
          <w:rFonts w:cs="Arial"/>
        </w:rPr>
      </w:pPr>
    </w:p>
    <w:p w14:paraId="765461B9" w14:textId="77777777" w:rsidR="00E726E1" w:rsidRPr="00EC76FF" w:rsidRDefault="00E726E1" w:rsidP="0051606A">
      <w:pPr>
        <w:pStyle w:val="Clause1Head"/>
        <w:numPr>
          <w:ilvl w:val="0"/>
          <w:numId w:val="0"/>
        </w:numPr>
        <w:spacing w:line="360" w:lineRule="auto"/>
        <w:rPr>
          <w:rFonts w:cs="Arial"/>
        </w:rPr>
      </w:pPr>
      <w:r>
        <w:rPr>
          <w:rFonts w:cs="Arial"/>
        </w:rPr>
        <w:br w:type="column"/>
      </w:r>
    </w:p>
    <w:tbl>
      <w:tblPr>
        <w:tblStyle w:val="TableGrid4"/>
        <w:tblW w:w="8869" w:type="dxa"/>
        <w:tblLook w:val="04A0" w:firstRow="1" w:lastRow="0" w:firstColumn="1" w:lastColumn="0" w:noHBand="0" w:noVBand="1"/>
      </w:tblPr>
      <w:tblGrid>
        <w:gridCol w:w="548"/>
        <w:gridCol w:w="3056"/>
        <w:gridCol w:w="79"/>
        <w:gridCol w:w="337"/>
        <w:gridCol w:w="375"/>
        <w:gridCol w:w="44"/>
        <w:gridCol w:w="401"/>
        <w:gridCol w:w="411"/>
        <w:gridCol w:w="2784"/>
        <w:gridCol w:w="819"/>
        <w:gridCol w:w="15"/>
      </w:tblGrid>
      <w:tr w:rsidR="00E726E1" w:rsidRPr="00E726E1" w14:paraId="15973EC7" w14:textId="77777777" w:rsidTr="00C23D3A">
        <w:trPr>
          <w:trHeight w:val="102"/>
        </w:trPr>
        <w:tc>
          <w:tcPr>
            <w:tcW w:w="8869" w:type="dxa"/>
            <w:gridSpan w:val="11"/>
            <w:tcBorders>
              <w:top w:val="single" w:sz="4" w:space="0" w:color="auto"/>
              <w:left w:val="single" w:sz="4" w:space="0" w:color="auto"/>
              <w:bottom w:val="single" w:sz="4" w:space="0" w:color="auto"/>
              <w:right w:val="single" w:sz="4" w:space="0" w:color="auto"/>
            </w:tcBorders>
            <w:hideMark/>
          </w:tcPr>
          <w:p w14:paraId="1E35EB79"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OPTICAL WORKS - QUALITY CONTROL CHECK SHEET</w:t>
            </w:r>
          </w:p>
        </w:tc>
      </w:tr>
      <w:tr w:rsidR="00E726E1" w:rsidRPr="00E726E1" w14:paraId="2708BFF1" w14:textId="77777777" w:rsidTr="00C23D3A">
        <w:trPr>
          <w:trHeight w:val="102"/>
        </w:trPr>
        <w:tc>
          <w:tcPr>
            <w:tcW w:w="8869" w:type="dxa"/>
            <w:gridSpan w:val="11"/>
            <w:tcBorders>
              <w:top w:val="single" w:sz="4" w:space="0" w:color="auto"/>
              <w:left w:val="single" w:sz="4" w:space="0" w:color="auto"/>
              <w:bottom w:val="single" w:sz="4" w:space="0" w:color="auto"/>
              <w:right w:val="single" w:sz="4" w:space="0" w:color="auto"/>
            </w:tcBorders>
          </w:tcPr>
          <w:p w14:paraId="66500626"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Home installations</w:t>
            </w:r>
          </w:p>
        </w:tc>
      </w:tr>
      <w:tr w:rsidR="00E726E1" w:rsidRPr="00E726E1" w14:paraId="3E6B14DB"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15B835C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Project name</w:t>
            </w:r>
          </w:p>
        </w:tc>
        <w:tc>
          <w:tcPr>
            <w:tcW w:w="5184" w:type="dxa"/>
            <w:gridSpan w:val="8"/>
            <w:tcBorders>
              <w:top w:val="single" w:sz="4" w:space="0" w:color="auto"/>
              <w:left w:val="single" w:sz="4" w:space="0" w:color="auto"/>
              <w:bottom w:val="single" w:sz="4" w:space="0" w:color="auto"/>
              <w:right w:val="single" w:sz="4" w:space="0" w:color="auto"/>
            </w:tcBorders>
          </w:tcPr>
          <w:p w14:paraId="56F2DF3D"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40B4655"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2D0BEC6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Zone</w:t>
            </w:r>
          </w:p>
        </w:tc>
        <w:tc>
          <w:tcPr>
            <w:tcW w:w="5184" w:type="dxa"/>
            <w:gridSpan w:val="8"/>
            <w:tcBorders>
              <w:top w:val="single" w:sz="4" w:space="0" w:color="auto"/>
              <w:left w:val="single" w:sz="4" w:space="0" w:color="auto"/>
              <w:bottom w:val="single" w:sz="4" w:space="0" w:color="auto"/>
              <w:right w:val="single" w:sz="4" w:space="0" w:color="auto"/>
            </w:tcBorders>
          </w:tcPr>
          <w:p w14:paraId="3D78F2E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2910A2E"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1F96107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Pole ID</w:t>
            </w:r>
          </w:p>
        </w:tc>
        <w:tc>
          <w:tcPr>
            <w:tcW w:w="5184" w:type="dxa"/>
            <w:gridSpan w:val="8"/>
            <w:tcBorders>
              <w:top w:val="single" w:sz="4" w:space="0" w:color="auto"/>
              <w:left w:val="single" w:sz="4" w:space="0" w:color="auto"/>
              <w:bottom w:val="single" w:sz="4" w:space="0" w:color="auto"/>
              <w:right w:val="single" w:sz="4" w:space="0" w:color="auto"/>
            </w:tcBorders>
          </w:tcPr>
          <w:p w14:paraId="5B03243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A7C7BAA"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3140430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Link ID</w:t>
            </w:r>
          </w:p>
        </w:tc>
        <w:tc>
          <w:tcPr>
            <w:tcW w:w="5184" w:type="dxa"/>
            <w:gridSpan w:val="8"/>
            <w:tcBorders>
              <w:top w:val="single" w:sz="4" w:space="0" w:color="auto"/>
              <w:left w:val="single" w:sz="4" w:space="0" w:color="auto"/>
              <w:bottom w:val="single" w:sz="4" w:space="0" w:color="auto"/>
              <w:right w:val="single" w:sz="4" w:space="0" w:color="auto"/>
            </w:tcBorders>
          </w:tcPr>
          <w:p w14:paraId="095845DA"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C4FEA67"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34A0D67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Fibre ID</w:t>
            </w:r>
          </w:p>
        </w:tc>
        <w:tc>
          <w:tcPr>
            <w:tcW w:w="5184" w:type="dxa"/>
            <w:gridSpan w:val="8"/>
            <w:tcBorders>
              <w:top w:val="single" w:sz="4" w:space="0" w:color="auto"/>
              <w:left w:val="single" w:sz="4" w:space="0" w:color="auto"/>
              <w:bottom w:val="single" w:sz="4" w:space="0" w:color="auto"/>
              <w:right w:val="single" w:sz="4" w:space="0" w:color="auto"/>
            </w:tcBorders>
          </w:tcPr>
          <w:p w14:paraId="1950656E"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E09C8C1" w14:textId="77777777" w:rsidTr="00C23D3A">
        <w:trPr>
          <w:trHeight w:val="72"/>
        </w:trPr>
        <w:tc>
          <w:tcPr>
            <w:tcW w:w="3684" w:type="dxa"/>
            <w:gridSpan w:val="3"/>
            <w:tcBorders>
              <w:top w:val="single" w:sz="4" w:space="0" w:color="auto"/>
              <w:left w:val="single" w:sz="4" w:space="0" w:color="auto"/>
              <w:bottom w:val="single" w:sz="4" w:space="0" w:color="auto"/>
              <w:right w:val="single" w:sz="4" w:space="0" w:color="auto"/>
            </w:tcBorders>
          </w:tcPr>
          <w:p w14:paraId="60E0492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c>
          <w:tcPr>
            <w:tcW w:w="5184" w:type="dxa"/>
            <w:gridSpan w:val="8"/>
            <w:tcBorders>
              <w:top w:val="single" w:sz="4" w:space="0" w:color="auto"/>
              <w:left w:val="single" w:sz="4" w:space="0" w:color="auto"/>
              <w:bottom w:val="single" w:sz="4" w:space="0" w:color="auto"/>
              <w:right w:val="single" w:sz="4" w:space="0" w:color="auto"/>
            </w:tcBorders>
          </w:tcPr>
          <w:p w14:paraId="1763784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1F2C7BA" w14:textId="77777777" w:rsidTr="00C23D3A">
        <w:trPr>
          <w:trHeight w:hRule="exact" w:val="201"/>
        </w:trPr>
        <w:tc>
          <w:tcPr>
            <w:tcW w:w="548" w:type="dxa"/>
            <w:tcBorders>
              <w:top w:val="single" w:sz="4" w:space="0" w:color="auto"/>
              <w:left w:val="single" w:sz="4" w:space="0" w:color="auto"/>
              <w:bottom w:val="single" w:sz="4" w:space="0" w:color="auto"/>
              <w:right w:val="single" w:sz="4" w:space="0" w:color="auto"/>
            </w:tcBorders>
            <w:vAlign w:val="center"/>
            <w:hideMark/>
          </w:tcPr>
          <w:p w14:paraId="38677E36"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8.0</w:t>
            </w:r>
          </w:p>
        </w:tc>
        <w:tc>
          <w:tcPr>
            <w:tcW w:w="8320" w:type="dxa"/>
            <w:gridSpan w:val="10"/>
            <w:tcBorders>
              <w:top w:val="single" w:sz="4" w:space="0" w:color="auto"/>
              <w:left w:val="single" w:sz="4" w:space="0" w:color="auto"/>
              <w:bottom w:val="single" w:sz="4" w:space="0" w:color="auto"/>
              <w:right w:val="single" w:sz="4" w:space="0" w:color="auto"/>
            </w:tcBorders>
            <w:vAlign w:val="center"/>
            <w:hideMark/>
          </w:tcPr>
          <w:p w14:paraId="7561BF3F"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Home installations</w:t>
            </w:r>
          </w:p>
        </w:tc>
      </w:tr>
      <w:tr w:rsidR="00E726E1" w:rsidRPr="00E726E1" w14:paraId="00DE8DB8" w14:textId="77777777" w:rsidTr="00C23D3A">
        <w:trPr>
          <w:trHeight w:val="35"/>
        </w:trPr>
        <w:tc>
          <w:tcPr>
            <w:tcW w:w="8869" w:type="dxa"/>
            <w:gridSpan w:val="11"/>
            <w:tcBorders>
              <w:top w:val="single" w:sz="4" w:space="0" w:color="auto"/>
              <w:left w:val="single" w:sz="4" w:space="0" w:color="auto"/>
              <w:bottom w:val="single" w:sz="4" w:space="0" w:color="auto"/>
              <w:right w:val="single" w:sz="4" w:space="0" w:color="auto"/>
            </w:tcBorders>
          </w:tcPr>
          <w:p w14:paraId="19E4FD85"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6DAB1BE2" w14:textId="77777777" w:rsidTr="00C23D3A">
        <w:trPr>
          <w:gridAfter w:val="1"/>
          <w:wAfter w:w="13" w:type="dxa"/>
          <w:trHeight w:hRule="exact" w:val="201"/>
        </w:trPr>
        <w:tc>
          <w:tcPr>
            <w:tcW w:w="548" w:type="dxa"/>
            <w:tcBorders>
              <w:top w:val="single" w:sz="4" w:space="0" w:color="auto"/>
              <w:left w:val="single" w:sz="4" w:space="0" w:color="auto"/>
              <w:bottom w:val="single" w:sz="4" w:space="0" w:color="auto"/>
              <w:right w:val="single" w:sz="4" w:space="0" w:color="auto"/>
            </w:tcBorders>
            <w:vAlign w:val="center"/>
            <w:hideMark/>
          </w:tcPr>
          <w:p w14:paraId="74EF7A5F" w14:textId="77777777" w:rsidR="00E726E1" w:rsidRPr="00E726E1" w:rsidRDefault="00E726E1" w:rsidP="00BE2294">
            <w:pPr>
              <w:spacing w:after="0" w:line="240" w:lineRule="auto"/>
              <w:rPr>
                <w:rFonts w:ascii="Calibri" w:hAnsi="Calibri"/>
                <w:b/>
                <w:sz w:val="18"/>
                <w:szCs w:val="18"/>
                <w:lang w:eastAsia="en-US"/>
              </w:rPr>
            </w:pPr>
            <w:r w:rsidRPr="00E726E1">
              <w:rPr>
                <w:rFonts w:ascii="Calibri" w:hAnsi="Calibri"/>
                <w:b/>
                <w:sz w:val="18"/>
                <w:szCs w:val="18"/>
                <w:lang w:eastAsia="en-US"/>
              </w:rPr>
              <w:t>#</w:t>
            </w:r>
          </w:p>
        </w:tc>
        <w:tc>
          <w:tcPr>
            <w:tcW w:w="3057" w:type="dxa"/>
            <w:tcBorders>
              <w:top w:val="single" w:sz="4" w:space="0" w:color="auto"/>
              <w:left w:val="single" w:sz="4" w:space="0" w:color="auto"/>
              <w:bottom w:val="single" w:sz="4" w:space="0" w:color="auto"/>
              <w:right w:val="single" w:sz="4" w:space="0" w:color="auto"/>
            </w:tcBorders>
            <w:vAlign w:val="center"/>
            <w:hideMark/>
          </w:tcPr>
          <w:p w14:paraId="2236870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Description</w:t>
            </w:r>
          </w:p>
        </w:tc>
        <w:tc>
          <w:tcPr>
            <w:tcW w:w="835" w:type="dxa"/>
            <w:gridSpan w:val="4"/>
            <w:tcBorders>
              <w:top w:val="single" w:sz="4" w:space="0" w:color="auto"/>
              <w:left w:val="single" w:sz="4" w:space="0" w:color="auto"/>
              <w:bottom w:val="single" w:sz="4" w:space="0" w:color="auto"/>
              <w:right w:val="single" w:sz="4" w:space="0" w:color="auto"/>
            </w:tcBorders>
            <w:vAlign w:val="center"/>
            <w:hideMark/>
          </w:tcPr>
          <w:p w14:paraId="20E5CD0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Material</w:t>
            </w:r>
          </w:p>
        </w:tc>
        <w:tc>
          <w:tcPr>
            <w:tcW w:w="812" w:type="dxa"/>
            <w:gridSpan w:val="2"/>
            <w:tcBorders>
              <w:top w:val="single" w:sz="4" w:space="0" w:color="auto"/>
              <w:left w:val="single" w:sz="4" w:space="0" w:color="auto"/>
              <w:bottom w:val="single" w:sz="4" w:space="0" w:color="auto"/>
              <w:right w:val="single" w:sz="4" w:space="0" w:color="auto"/>
            </w:tcBorders>
            <w:vAlign w:val="center"/>
            <w:hideMark/>
          </w:tcPr>
          <w:p w14:paraId="2AF6C6E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Work</w:t>
            </w:r>
          </w:p>
        </w:tc>
        <w:tc>
          <w:tcPr>
            <w:tcW w:w="2785" w:type="dxa"/>
            <w:tcBorders>
              <w:top w:val="single" w:sz="4" w:space="0" w:color="auto"/>
              <w:left w:val="single" w:sz="4" w:space="0" w:color="auto"/>
              <w:bottom w:val="single" w:sz="4" w:space="0" w:color="auto"/>
              <w:right w:val="single" w:sz="4" w:space="0" w:color="auto"/>
            </w:tcBorders>
            <w:vAlign w:val="center"/>
            <w:hideMark/>
          </w:tcPr>
          <w:p w14:paraId="58396B7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Comments</w:t>
            </w:r>
          </w:p>
        </w:tc>
        <w:tc>
          <w:tcPr>
            <w:tcW w:w="819" w:type="dxa"/>
            <w:tcBorders>
              <w:top w:val="single" w:sz="4" w:space="0" w:color="auto"/>
              <w:left w:val="single" w:sz="4" w:space="0" w:color="auto"/>
              <w:bottom w:val="single" w:sz="4" w:space="0" w:color="auto"/>
              <w:right w:val="single" w:sz="4" w:space="0" w:color="auto"/>
            </w:tcBorders>
            <w:vAlign w:val="center"/>
            <w:hideMark/>
          </w:tcPr>
          <w:p w14:paraId="2DDC0B5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Snag #</w:t>
            </w:r>
          </w:p>
        </w:tc>
      </w:tr>
      <w:tr w:rsidR="00E726E1" w:rsidRPr="00E726E1" w14:paraId="00216021" w14:textId="77777777" w:rsidTr="00C23D3A">
        <w:trPr>
          <w:trHeight w:val="35"/>
        </w:trPr>
        <w:tc>
          <w:tcPr>
            <w:tcW w:w="8869" w:type="dxa"/>
            <w:gridSpan w:val="11"/>
            <w:tcBorders>
              <w:top w:val="single" w:sz="4" w:space="0" w:color="auto"/>
              <w:left w:val="single" w:sz="4" w:space="0" w:color="auto"/>
              <w:bottom w:val="single" w:sz="4" w:space="0" w:color="auto"/>
              <w:right w:val="single" w:sz="4" w:space="0" w:color="auto"/>
            </w:tcBorders>
          </w:tcPr>
          <w:p w14:paraId="585997CC"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4D45F21"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1B717E8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w:t>
            </w:r>
          </w:p>
        </w:tc>
        <w:tc>
          <w:tcPr>
            <w:tcW w:w="3057" w:type="dxa"/>
            <w:tcBorders>
              <w:top w:val="single" w:sz="4" w:space="0" w:color="auto"/>
              <w:left w:val="single" w:sz="4" w:space="0" w:color="auto"/>
              <w:bottom w:val="single" w:sz="4" w:space="0" w:color="auto"/>
              <w:right w:val="single" w:sz="4" w:space="0" w:color="auto"/>
            </w:tcBorders>
          </w:tcPr>
          <w:p w14:paraId="6C0EA3EE"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 xml:space="preserve">Drops patched </w:t>
            </w:r>
            <w:proofErr w:type="gramStart"/>
            <w:r w:rsidRPr="00E726E1">
              <w:rPr>
                <w:rFonts w:ascii="Calibri" w:hAnsi="Calibri" w:cs="Calibri"/>
                <w:sz w:val="16"/>
                <w:szCs w:val="16"/>
                <w:lang w:eastAsia="en-US"/>
              </w:rPr>
              <w:t>In</w:t>
            </w:r>
            <w:proofErr w:type="gramEnd"/>
            <w:r w:rsidRPr="00E726E1">
              <w:rPr>
                <w:rFonts w:ascii="Calibri" w:hAnsi="Calibri" w:cs="Calibri"/>
                <w:sz w:val="16"/>
                <w:szCs w:val="16"/>
                <w:lang w:eastAsia="en-US"/>
              </w:rPr>
              <w:t xml:space="preserve"> sequence at dome.</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08B3C8D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742D933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1376538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3D6FC0F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034A3918"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517D0923"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765ACED" w14:textId="77777777" w:rsidTr="00C23D3A">
        <w:trPr>
          <w:gridAfter w:val="1"/>
          <w:wAfter w:w="15" w:type="dxa"/>
          <w:trHeight w:hRule="exact" w:val="423"/>
        </w:trPr>
        <w:tc>
          <w:tcPr>
            <w:tcW w:w="548" w:type="dxa"/>
            <w:tcBorders>
              <w:top w:val="single" w:sz="4" w:space="0" w:color="auto"/>
              <w:left w:val="single" w:sz="4" w:space="0" w:color="auto"/>
              <w:bottom w:val="single" w:sz="4" w:space="0" w:color="auto"/>
              <w:right w:val="single" w:sz="4" w:space="0" w:color="auto"/>
            </w:tcBorders>
            <w:vAlign w:val="center"/>
          </w:tcPr>
          <w:p w14:paraId="2252568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8.2</w:t>
            </w:r>
          </w:p>
        </w:tc>
        <w:tc>
          <w:tcPr>
            <w:tcW w:w="3057" w:type="dxa"/>
            <w:tcBorders>
              <w:top w:val="single" w:sz="4" w:space="0" w:color="auto"/>
              <w:left w:val="single" w:sz="4" w:space="0" w:color="auto"/>
              <w:bottom w:val="single" w:sz="4" w:space="0" w:color="auto"/>
              <w:right w:val="single" w:sz="4" w:space="0" w:color="auto"/>
            </w:tcBorders>
          </w:tcPr>
          <w:p w14:paraId="4BCEFF5E"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Drops labelled correctly as per fibertime labelling specifications.</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5F27901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0BCEAAA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12749CC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1EAF8AA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4F664ADB"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2252A3E1"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B736984"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72A7F72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8.3</w:t>
            </w:r>
          </w:p>
        </w:tc>
        <w:tc>
          <w:tcPr>
            <w:tcW w:w="3057" w:type="dxa"/>
            <w:tcBorders>
              <w:top w:val="single" w:sz="4" w:space="0" w:color="auto"/>
              <w:left w:val="single" w:sz="4" w:space="0" w:color="auto"/>
              <w:bottom w:val="single" w:sz="4" w:space="0" w:color="auto"/>
              <w:right w:val="single" w:sz="4" w:space="0" w:color="auto"/>
            </w:tcBorders>
          </w:tcPr>
          <w:p w14:paraId="30C1AB6C"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Correct drop number used as per design.</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10DA2BA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1CCA2C5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1314E58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23B6E5B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3A970CEC"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4FD78E1A"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3C6F9AE"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35A3C04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8.4</w:t>
            </w:r>
          </w:p>
        </w:tc>
        <w:tc>
          <w:tcPr>
            <w:tcW w:w="3057" w:type="dxa"/>
            <w:tcBorders>
              <w:top w:val="single" w:sz="4" w:space="0" w:color="auto"/>
              <w:left w:val="single" w:sz="4" w:space="0" w:color="auto"/>
              <w:bottom w:val="single" w:sz="4" w:space="0" w:color="auto"/>
              <w:right w:val="single" w:sz="4" w:space="0" w:color="auto"/>
            </w:tcBorders>
          </w:tcPr>
          <w:p w14:paraId="661416AB"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Slack from dome to halo correct.</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2BB684C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141073E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563C165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5A31561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31C014A2"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30E45CC0"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4ABC9FA7"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4365707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8.5</w:t>
            </w:r>
          </w:p>
        </w:tc>
        <w:tc>
          <w:tcPr>
            <w:tcW w:w="3057" w:type="dxa"/>
            <w:tcBorders>
              <w:top w:val="single" w:sz="4" w:space="0" w:color="auto"/>
              <w:left w:val="single" w:sz="4" w:space="0" w:color="auto"/>
              <w:bottom w:val="single" w:sz="4" w:space="0" w:color="auto"/>
              <w:right w:val="single" w:sz="4" w:space="0" w:color="auto"/>
            </w:tcBorders>
          </w:tcPr>
          <w:p w14:paraId="25974591"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Slack from dome to slack bracket correct.</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37548D1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41B574C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694E1D2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74C1751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3CB5492C"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11C4ECC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A1E4504" w14:textId="77777777" w:rsidTr="00C23D3A">
        <w:trPr>
          <w:gridAfter w:val="1"/>
          <w:wAfter w:w="15" w:type="dxa"/>
          <w:trHeight w:hRule="exact" w:val="383"/>
        </w:trPr>
        <w:tc>
          <w:tcPr>
            <w:tcW w:w="548" w:type="dxa"/>
            <w:tcBorders>
              <w:top w:val="single" w:sz="4" w:space="0" w:color="auto"/>
              <w:left w:val="single" w:sz="4" w:space="0" w:color="auto"/>
              <w:bottom w:val="single" w:sz="4" w:space="0" w:color="auto"/>
              <w:right w:val="single" w:sz="4" w:space="0" w:color="auto"/>
            </w:tcBorders>
            <w:vAlign w:val="center"/>
          </w:tcPr>
          <w:p w14:paraId="4145B23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8.6</w:t>
            </w:r>
          </w:p>
        </w:tc>
        <w:tc>
          <w:tcPr>
            <w:tcW w:w="3057" w:type="dxa"/>
            <w:tcBorders>
              <w:top w:val="single" w:sz="4" w:space="0" w:color="auto"/>
              <w:left w:val="single" w:sz="4" w:space="0" w:color="auto"/>
              <w:bottom w:val="single" w:sz="4" w:space="0" w:color="auto"/>
              <w:right w:val="single" w:sz="4" w:space="0" w:color="auto"/>
            </w:tcBorders>
          </w:tcPr>
          <w:p w14:paraId="29D1EA8D"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Dead-ends completely wrapped at dome side</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751FFA8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66DA64E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635CFE2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018F060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66E6BE36"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3D1C1A00"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570C278" w14:textId="77777777" w:rsidTr="00C23D3A">
        <w:trPr>
          <w:gridAfter w:val="1"/>
          <w:wAfter w:w="15" w:type="dxa"/>
          <w:trHeight w:hRule="exact" w:val="515"/>
        </w:trPr>
        <w:tc>
          <w:tcPr>
            <w:tcW w:w="548" w:type="dxa"/>
            <w:tcBorders>
              <w:top w:val="single" w:sz="4" w:space="0" w:color="auto"/>
              <w:left w:val="single" w:sz="4" w:space="0" w:color="auto"/>
              <w:bottom w:val="single" w:sz="4" w:space="0" w:color="auto"/>
              <w:right w:val="single" w:sz="4" w:space="0" w:color="auto"/>
            </w:tcBorders>
            <w:vAlign w:val="center"/>
          </w:tcPr>
          <w:p w14:paraId="764AB48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8.7</w:t>
            </w:r>
          </w:p>
        </w:tc>
        <w:tc>
          <w:tcPr>
            <w:tcW w:w="3057" w:type="dxa"/>
            <w:tcBorders>
              <w:top w:val="single" w:sz="4" w:space="0" w:color="auto"/>
              <w:left w:val="single" w:sz="4" w:space="0" w:color="auto"/>
              <w:bottom w:val="single" w:sz="4" w:space="0" w:color="auto"/>
              <w:right w:val="single" w:sz="4" w:space="0" w:color="auto"/>
            </w:tcBorders>
          </w:tcPr>
          <w:p w14:paraId="2AFD2FB5"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Dead-ends completely wrapped at home side.</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4E1C0C4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2510756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037500A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3AA6F9C2"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32C86151"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4C4A321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0E2D40F4" w14:textId="77777777" w:rsidTr="00C23D3A">
        <w:trPr>
          <w:gridAfter w:val="1"/>
          <w:wAfter w:w="15" w:type="dxa"/>
          <w:trHeight w:hRule="exact" w:val="505"/>
        </w:trPr>
        <w:tc>
          <w:tcPr>
            <w:tcW w:w="548" w:type="dxa"/>
            <w:tcBorders>
              <w:top w:val="single" w:sz="4" w:space="0" w:color="auto"/>
              <w:left w:val="single" w:sz="4" w:space="0" w:color="auto"/>
              <w:bottom w:val="single" w:sz="4" w:space="0" w:color="auto"/>
              <w:right w:val="single" w:sz="4" w:space="0" w:color="auto"/>
            </w:tcBorders>
            <w:vAlign w:val="center"/>
          </w:tcPr>
          <w:p w14:paraId="61E16A2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8.8</w:t>
            </w:r>
          </w:p>
        </w:tc>
        <w:tc>
          <w:tcPr>
            <w:tcW w:w="3057" w:type="dxa"/>
            <w:tcBorders>
              <w:top w:val="single" w:sz="4" w:space="0" w:color="auto"/>
              <w:left w:val="single" w:sz="4" w:space="0" w:color="auto"/>
              <w:bottom w:val="single" w:sz="4" w:space="0" w:color="auto"/>
              <w:right w:val="single" w:sz="4" w:space="0" w:color="auto"/>
            </w:tcBorders>
          </w:tcPr>
          <w:p w14:paraId="1FB358D4"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Spans from dome to home - drops does not touch anything.</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3E6388F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0B8B592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7BE8280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1455505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27F8F14E"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144DF7E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ED34809"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79217BC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8.9</w:t>
            </w:r>
          </w:p>
        </w:tc>
        <w:tc>
          <w:tcPr>
            <w:tcW w:w="3057" w:type="dxa"/>
            <w:tcBorders>
              <w:top w:val="single" w:sz="4" w:space="0" w:color="auto"/>
              <w:left w:val="single" w:sz="4" w:space="0" w:color="auto"/>
              <w:bottom w:val="single" w:sz="4" w:space="0" w:color="auto"/>
              <w:right w:val="single" w:sz="4" w:space="0" w:color="auto"/>
            </w:tcBorders>
          </w:tcPr>
          <w:p w14:paraId="149732EE"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Bending radius at dead - ends correct.</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078984A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41B2598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7222451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27C29A5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6FA8D566"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3B0F8E4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20A1975" w14:textId="77777777" w:rsidTr="00C23D3A">
        <w:trPr>
          <w:gridAfter w:val="1"/>
          <w:wAfter w:w="15" w:type="dxa"/>
          <w:trHeight w:hRule="exact" w:val="679"/>
        </w:trPr>
        <w:tc>
          <w:tcPr>
            <w:tcW w:w="548" w:type="dxa"/>
            <w:tcBorders>
              <w:top w:val="single" w:sz="4" w:space="0" w:color="auto"/>
              <w:left w:val="single" w:sz="4" w:space="0" w:color="auto"/>
              <w:bottom w:val="single" w:sz="4" w:space="0" w:color="auto"/>
              <w:right w:val="single" w:sz="4" w:space="0" w:color="auto"/>
            </w:tcBorders>
            <w:vAlign w:val="center"/>
          </w:tcPr>
          <w:p w14:paraId="6A7F6B3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8.10</w:t>
            </w:r>
          </w:p>
        </w:tc>
        <w:tc>
          <w:tcPr>
            <w:tcW w:w="3057" w:type="dxa"/>
            <w:tcBorders>
              <w:top w:val="single" w:sz="4" w:space="0" w:color="auto"/>
              <w:left w:val="single" w:sz="4" w:space="0" w:color="auto"/>
              <w:bottom w:val="single" w:sz="4" w:space="0" w:color="auto"/>
              <w:right w:val="single" w:sz="4" w:space="0" w:color="auto"/>
            </w:tcBorders>
          </w:tcPr>
          <w:p w14:paraId="3541170A"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From pigtail screw to house entry, cable makes small loop to prevent water from entering the house.</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1D1DB05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17033EB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728AD4E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53160EC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10430F44"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77AD650A"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6AB319E" w14:textId="77777777" w:rsidTr="00C23D3A">
        <w:trPr>
          <w:gridAfter w:val="1"/>
          <w:wAfter w:w="15" w:type="dxa"/>
          <w:trHeight w:hRule="exact" w:val="433"/>
        </w:trPr>
        <w:tc>
          <w:tcPr>
            <w:tcW w:w="548" w:type="dxa"/>
            <w:tcBorders>
              <w:top w:val="single" w:sz="4" w:space="0" w:color="auto"/>
              <w:left w:val="single" w:sz="4" w:space="0" w:color="auto"/>
              <w:bottom w:val="single" w:sz="4" w:space="0" w:color="auto"/>
              <w:right w:val="single" w:sz="4" w:space="0" w:color="auto"/>
            </w:tcBorders>
            <w:vAlign w:val="center"/>
          </w:tcPr>
          <w:p w14:paraId="687F7BD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8.11</w:t>
            </w:r>
          </w:p>
        </w:tc>
        <w:tc>
          <w:tcPr>
            <w:tcW w:w="3057" w:type="dxa"/>
            <w:tcBorders>
              <w:top w:val="single" w:sz="4" w:space="0" w:color="auto"/>
              <w:left w:val="single" w:sz="4" w:space="0" w:color="auto"/>
              <w:bottom w:val="single" w:sz="4" w:space="0" w:color="auto"/>
              <w:right w:val="single" w:sz="4" w:space="0" w:color="auto"/>
            </w:tcBorders>
          </w:tcPr>
          <w:p w14:paraId="7DBEB4E1" w14:textId="77777777" w:rsidR="00E726E1" w:rsidRPr="00E726E1" w:rsidRDefault="00E726E1" w:rsidP="00BE2294">
            <w:pPr>
              <w:spacing w:after="0" w:line="240" w:lineRule="auto"/>
              <w:rPr>
                <w:rFonts w:ascii="Calibri" w:hAnsi="Calibri" w:cs="Calibri"/>
                <w:sz w:val="16"/>
                <w:szCs w:val="16"/>
                <w:lang w:eastAsia="en-ZA"/>
              </w:rPr>
            </w:pPr>
            <w:r w:rsidRPr="00E726E1">
              <w:rPr>
                <w:rFonts w:ascii="Calibri" w:hAnsi="Calibri" w:cs="Calibri"/>
                <w:sz w:val="16"/>
                <w:szCs w:val="16"/>
                <w:lang w:eastAsia="en-US"/>
              </w:rPr>
              <w:t xml:space="preserve">Pigtail screw entry point sealed with Silicone- UV rated </w:t>
            </w:r>
          </w:p>
        </w:tc>
        <w:tc>
          <w:tcPr>
            <w:tcW w:w="416" w:type="dxa"/>
            <w:gridSpan w:val="2"/>
            <w:tcBorders>
              <w:top w:val="single" w:sz="4" w:space="0" w:color="auto"/>
              <w:left w:val="single" w:sz="4" w:space="0" w:color="auto"/>
              <w:bottom w:val="single" w:sz="4" w:space="0" w:color="auto"/>
              <w:right w:val="single" w:sz="4" w:space="0" w:color="auto"/>
            </w:tcBorders>
            <w:vAlign w:val="center"/>
            <w:hideMark/>
          </w:tcPr>
          <w:p w14:paraId="182E0A6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hideMark/>
          </w:tcPr>
          <w:p w14:paraId="39521C8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hideMark/>
          </w:tcPr>
          <w:p w14:paraId="1E1E7F8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hideMark/>
          </w:tcPr>
          <w:p w14:paraId="131029C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6E1E894F"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24867E62"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8747CA6"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009B673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8.12</w:t>
            </w:r>
          </w:p>
        </w:tc>
        <w:tc>
          <w:tcPr>
            <w:tcW w:w="3057" w:type="dxa"/>
            <w:tcBorders>
              <w:top w:val="single" w:sz="4" w:space="0" w:color="auto"/>
              <w:left w:val="single" w:sz="4" w:space="0" w:color="auto"/>
              <w:bottom w:val="single" w:sz="4" w:space="0" w:color="auto"/>
              <w:right w:val="single" w:sz="4" w:space="0" w:color="auto"/>
            </w:tcBorders>
          </w:tcPr>
          <w:p w14:paraId="64D2B91C"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House entry - gland, duct sealed.</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0314601D"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3FB7D78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0AD5441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32A13D1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6EB12099"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1C3C82D9"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2FA46DC" w14:textId="77777777" w:rsidTr="00C23D3A">
        <w:trPr>
          <w:gridAfter w:val="1"/>
          <w:wAfter w:w="15" w:type="dxa"/>
          <w:trHeight w:hRule="exact" w:val="416"/>
        </w:trPr>
        <w:tc>
          <w:tcPr>
            <w:tcW w:w="548" w:type="dxa"/>
            <w:tcBorders>
              <w:top w:val="single" w:sz="4" w:space="0" w:color="auto"/>
              <w:left w:val="single" w:sz="4" w:space="0" w:color="auto"/>
              <w:bottom w:val="single" w:sz="4" w:space="0" w:color="auto"/>
              <w:right w:val="single" w:sz="4" w:space="0" w:color="auto"/>
            </w:tcBorders>
            <w:vAlign w:val="center"/>
          </w:tcPr>
          <w:p w14:paraId="07DEC08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8.13</w:t>
            </w:r>
          </w:p>
        </w:tc>
        <w:tc>
          <w:tcPr>
            <w:tcW w:w="3057" w:type="dxa"/>
            <w:tcBorders>
              <w:top w:val="single" w:sz="4" w:space="0" w:color="auto"/>
              <w:left w:val="single" w:sz="4" w:space="0" w:color="auto"/>
              <w:bottom w:val="single" w:sz="4" w:space="0" w:color="auto"/>
              <w:right w:val="single" w:sz="4" w:space="0" w:color="auto"/>
            </w:tcBorders>
          </w:tcPr>
          <w:p w14:paraId="078CB4D1"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Fibre run Inside house neat and secured - glue or saddles.</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3C016B2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1D77831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0CEDDD3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1C4CF74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4FB72646"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40443035"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737D609"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267D251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8.14</w:t>
            </w:r>
          </w:p>
        </w:tc>
        <w:tc>
          <w:tcPr>
            <w:tcW w:w="3057" w:type="dxa"/>
            <w:tcBorders>
              <w:top w:val="single" w:sz="4" w:space="0" w:color="auto"/>
              <w:left w:val="single" w:sz="4" w:space="0" w:color="auto"/>
              <w:bottom w:val="single" w:sz="4" w:space="0" w:color="auto"/>
              <w:right w:val="single" w:sz="4" w:space="0" w:color="auto"/>
            </w:tcBorders>
          </w:tcPr>
          <w:p w14:paraId="2A049B8E"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ONT/</w:t>
            </w:r>
            <w:proofErr w:type="spellStart"/>
            <w:r w:rsidRPr="00E726E1">
              <w:rPr>
                <w:rFonts w:ascii="Calibri" w:hAnsi="Calibri" w:cs="Calibri"/>
                <w:sz w:val="16"/>
                <w:szCs w:val="16"/>
                <w:lang w:eastAsia="en-US"/>
              </w:rPr>
              <w:t>Gizzu</w:t>
            </w:r>
            <w:proofErr w:type="spellEnd"/>
            <w:r w:rsidRPr="00E726E1">
              <w:rPr>
                <w:rFonts w:ascii="Calibri" w:hAnsi="Calibri" w:cs="Calibri"/>
                <w:sz w:val="16"/>
                <w:szCs w:val="16"/>
                <w:lang w:eastAsia="en-US"/>
              </w:rPr>
              <w:t xml:space="preserve"> bracket level.</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0DD052E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0C094A3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5B71528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257825D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0D507B4E"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63971CC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50B7701F"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741AE5A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8.15</w:t>
            </w:r>
          </w:p>
        </w:tc>
        <w:tc>
          <w:tcPr>
            <w:tcW w:w="3057" w:type="dxa"/>
            <w:tcBorders>
              <w:top w:val="single" w:sz="4" w:space="0" w:color="auto"/>
              <w:left w:val="single" w:sz="4" w:space="0" w:color="auto"/>
              <w:bottom w:val="single" w:sz="4" w:space="0" w:color="auto"/>
              <w:right w:val="single" w:sz="4" w:space="0" w:color="auto"/>
            </w:tcBorders>
          </w:tcPr>
          <w:p w14:paraId="46E8C4A1"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Drop cable slack correct.</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6ACC3EA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388CC1F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0AFB1CF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5E940F7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712153B7"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26958260"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4BEAA46"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2855278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8.16</w:t>
            </w:r>
          </w:p>
        </w:tc>
        <w:tc>
          <w:tcPr>
            <w:tcW w:w="3057" w:type="dxa"/>
            <w:tcBorders>
              <w:top w:val="single" w:sz="4" w:space="0" w:color="auto"/>
              <w:left w:val="single" w:sz="4" w:space="0" w:color="auto"/>
              <w:bottom w:val="single" w:sz="4" w:space="0" w:color="auto"/>
              <w:right w:val="single" w:sz="4" w:space="0" w:color="auto"/>
            </w:tcBorders>
          </w:tcPr>
          <w:p w14:paraId="65DA772D"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ONT sticker and label on.</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091AF35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69F5D2A0"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169E40A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50234286"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73BBF22E"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0C46D74F"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74035E18"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7196F83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8.17</w:t>
            </w:r>
          </w:p>
        </w:tc>
        <w:tc>
          <w:tcPr>
            <w:tcW w:w="3057" w:type="dxa"/>
            <w:tcBorders>
              <w:top w:val="single" w:sz="4" w:space="0" w:color="auto"/>
              <w:left w:val="single" w:sz="4" w:space="0" w:color="auto"/>
              <w:bottom w:val="single" w:sz="4" w:space="0" w:color="auto"/>
              <w:right w:val="single" w:sz="4" w:space="0" w:color="auto"/>
            </w:tcBorders>
          </w:tcPr>
          <w:p w14:paraId="47BD96C5" w14:textId="77777777" w:rsidR="00E726E1" w:rsidRPr="00E726E1" w:rsidRDefault="00E726E1" w:rsidP="00BE2294">
            <w:pPr>
              <w:spacing w:after="0" w:line="240" w:lineRule="auto"/>
              <w:rPr>
                <w:rFonts w:ascii="Calibri" w:hAnsi="Calibri" w:cs="Calibri"/>
                <w:sz w:val="16"/>
                <w:szCs w:val="16"/>
                <w:lang w:eastAsia="en-US"/>
              </w:rPr>
            </w:pPr>
            <w:proofErr w:type="spellStart"/>
            <w:r w:rsidRPr="00E726E1">
              <w:rPr>
                <w:rFonts w:ascii="Calibri" w:hAnsi="Calibri" w:cs="Calibri"/>
                <w:sz w:val="16"/>
                <w:szCs w:val="16"/>
                <w:lang w:eastAsia="en-US"/>
              </w:rPr>
              <w:t>Gizzu</w:t>
            </w:r>
            <w:proofErr w:type="spellEnd"/>
            <w:r w:rsidRPr="00E726E1">
              <w:rPr>
                <w:rFonts w:ascii="Calibri" w:hAnsi="Calibri" w:cs="Calibri"/>
                <w:sz w:val="16"/>
                <w:szCs w:val="16"/>
                <w:lang w:eastAsia="en-US"/>
              </w:rPr>
              <w:t xml:space="preserve"> set on 12V.</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4F4DEB5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7B4A586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6E2E1B3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79D6146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24DA432F"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645034B8"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1B294826" w14:textId="77777777" w:rsidTr="00C23D3A">
        <w:trPr>
          <w:gridAfter w:val="1"/>
          <w:wAfter w:w="15" w:type="dxa"/>
          <w:trHeight w:hRule="exact" w:val="393"/>
        </w:trPr>
        <w:tc>
          <w:tcPr>
            <w:tcW w:w="548" w:type="dxa"/>
            <w:tcBorders>
              <w:top w:val="single" w:sz="4" w:space="0" w:color="auto"/>
              <w:left w:val="single" w:sz="4" w:space="0" w:color="auto"/>
              <w:bottom w:val="single" w:sz="4" w:space="0" w:color="auto"/>
              <w:right w:val="single" w:sz="4" w:space="0" w:color="auto"/>
            </w:tcBorders>
            <w:vAlign w:val="center"/>
          </w:tcPr>
          <w:p w14:paraId="403DA41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8.18</w:t>
            </w:r>
          </w:p>
        </w:tc>
        <w:tc>
          <w:tcPr>
            <w:tcW w:w="3057" w:type="dxa"/>
            <w:tcBorders>
              <w:top w:val="single" w:sz="4" w:space="0" w:color="auto"/>
              <w:left w:val="single" w:sz="4" w:space="0" w:color="auto"/>
              <w:bottom w:val="single" w:sz="4" w:space="0" w:color="auto"/>
              <w:right w:val="single" w:sz="4" w:space="0" w:color="auto"/>
            </w:tcBorders>
          </w:tcPr>
          <w:p w14:paraId="17CD23C8"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ONT activated.</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33E27B2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129C978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1C6D437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26C24C5B"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06F7F8E8"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72149872"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8B587B7"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19C1A1A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8.19</w:t>
            </w:r>
          </w:p>
        </w:tc>
        <w:tc>
          <w:tcPr>
            <w:tcW w:w="3057" w:type="dxa"/>
            <w:tcBorders>
              <w:top w:val="single" w:sz="4" w:space="0" w:color="auto"/>
              <w:left w:val="single" w:sz="4" w:space="0" w:color="auto"/>
              <w:bottom w:val="single" w:sz="4" w:space="0" w:color="auto"/>
              <w:right w:val="single" w:sz="4" w:space="0" w:color="auto"/>
            </w:tcBorders>
          </w:tcPr>
          <w:p w14:paraId="3463B1A7"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 xml:space="preserve">All data captured op web application </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6FA324A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60C27528"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1F1572D9"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14E3B737"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7EF87E49"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1E11B766"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2697992E" w14:textId="77777777" w:rsidTr="00C23D3A">
        <w:trPr>
          <w:gridAfter w:val="1"/>
          <w:wAfter w:w="15" w:type="dxa"/>
          <w:trHeight w:hRule="exact" w:val="293"/>
        </w:trPr>
        <w:tc>
          <w:tcPr>
            <w:tcW w:w="548" w:type="dxa"/>
            <w:tcBorders>
              <w:top w:val="single" w:sz="4" w:space="0" w:color="auto"/>
              <w:left w:val="single" w:sz="4" w:space="0" w:color="auto"/>
              <w:bottom w:val="single" w:sz="4" w:space="0" w:color="auto"/>
              <w:right w:val="single" w:sz="4" w:space="0" w:color="auto"/>
            </w:tcBorders>
            <w:vAlign w:val="center"/>
          </w:tcPr>
          <w:p w14:paraId="57245225"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8.20</w:t>
            </w:r>
          </w:p>
        </w:tc>
        <w:tc>
          <w:tcPr>
            <w:tcW w:w="3057" w:type="dxa"/>
            <w:tcBorders>
              <w:top w:val="single" w:sz="4" w:space="0" w:color="auto"/>
              <w:left w:val="single" w:sz="4" w:space="0" w:color="auto"/>
              <w:bottom w:val="single" w:sz="4" w:space="0" w:color="auto"/>
              <w:right w:val="single" w:sz="4" w:space="0" w:color="auto"/>
            </w:tcBorders>
          </w:tcPr>
          <w:p w14:paraId="2770270A" w14:textId="77777777" w:rsidR="00E726E1" w:rsidRPr="00E726E1" w:rsidRDefault="00E726E1" w:rsidP="00BE2294">
            <w:pPr>
              <w:spacing w:after="0" w:line="240" w:lineRule="auto"/>
              <w:rPr>
                <w:rFonts w:ascii="Calibri" w:hAnsi="Calibri" w:cs="Calibri"/>
                <w:sz w:val="16"/>
                <w:szCs w:val="16"/>
                <w:lang w:eastAsia="en-US"/>
              </w:rPr>
            </w:pPr>
            <w:r w:rsidRPr="00E726E1">
              <w:rPr>
                <w:rFonts w:ascii="Calibri" w:hAnsi="Calibri" w:cs="Calibri"/>
                <w:sz w:val="16"/>
                <w:szCs w:val="16"/>
                <w:lang w:eastAsia="en-US"/>
              </w:rPr>
              <w:t>All photographs recorded</w:t>
            </w:r>
          </w:p>
        </w:tc>
        <w:tc>
          <w:tcPr>
            <w:tcW w:w="416" w:type="dxa"/>
            <w:gridSpan w:val="2"/>
            <w:tcBorders>
              <w:top w:val="single" w:sz="4" w:space="0" w:color="auto"/>
              <w:left w:val="single" w:sz="4" w:space="0" w:color="auto"/>
              <w:bottom w:val="single" w:sz="4" w:space="0" w:color="auto"/>
              <w:right w:val="single" w:sz="4" w:space="0" w:color="auto"/>
            </w:tcBorders>
            <w:vAlign w:val="center"/>
          </w:tcPr>
          <w:p w14:paraId="14967D0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8" w:type="dxa"/>
            <w:gridSpan w:val="2"/>
            <w:tcBorders>
              <w:top w:val="single" w:sz="4" w:space="0" w:color="auto"/>
              <w:left w:val="single" w:sz="4" w:space="0" w:color="auto"/>
              <w:bottom w:val="single" w:sz="4" w:space="0" w:color="auto"/>
              <w:right w:val="single" w:sz="4" w:space="0" w:color="auto"/>
            </w:tcBorders>
            <w:vAlign w:val="center"/>
          </w:tcPr>
          <w:p w14:paraId="6C48546E"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401" w:type="dxa"/>
            <w:tcBorders>
              <w:top w:val="single" w:sz="4" w:space="0" w:color="auto"/>
              <w:left w:val="single" w:sz="4" w:space="0" w:color="auto"/>
              <w:bottom w:val="single" w:sz="4" w:space="0" w:color="auto"/>
              <w:right w:val="single" w:sz="4" w:space="0" w:color="auto"/>
            </w:tcBorders>
            <w:vAlign w:val="center"/>
          </w:tcPr>
          <w:p w14:paraId="2DDBF1B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Y</w:t>
            </w:r>
          </w:p>
        </w:tc>
        <w:tc>
          <w:tcPr>
            <w:tcW w:w="410" w:type="dxa"/>
            <w:tcBorders>
              <w:top w:val="single" w:sz="4" w:space="0" w:color="auto"/>
              <w:left w:val="single" w:sz="4" w:space="0" w:color="auto"/>
              <w:bottom w:val="single" w:sz="4" w:space="0" w:color="auto"/>
              <w:right w:val="single" w:sz="4" w:space="0" w:color="auto"/>
            </w:tcBorders>
            <w:vAlign w:val="center"/>
          </w:tcPr>
          <w:p w14:paraId="69D4560A"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N</w:t>
            </w:r>
          </w:p>
        </w:tc>
        <w:tc>
          <w:tcPr>
            <w:tcW w:w="2785" w:type="dxa"/>
            <w:tcBorders>
              <w:top w:val="single" w:sz="4" w:space="0" w:color="auto"/>
              <w:left w:val="single" w:sz="4" w:space="0" w:color="auto"/>
              <w:bottom w:val="single" w:sz="4" w:space="0" w:color="auto"/>
              <w:right w:val="single" w:sz="4" w:space="0" w:color="auto"/>
            </w:tcBorders>
            <w:vAlign w:val="center"/>
          </w:tcPr>
          <w:p w14:paraId="11F59AB2" w14:textId="77777777" w:rsidR="00E726E1" w:rsidRPr="00E726E1" w:rsidRDefault="00E726E1" w:rsidP="00BE2294">
            <w:pPr>
              <w:spacing w:after="0" w:line="240" w:lineRule="auto"/>
              <w:rPr>
                <w:rFonts w:ascii="Calibri" w:hAnsi="Calibri"/>
                <w:sz w:val="18"/>
                <w:szCs w:val="18"/>
                <w:lang w:eastAsia="en-US"/>
              </w:rPr>
            </w:pPr>
          </w:p>
        </w:tc>
        <w:tc>
          <w:tcPr>
            <w:tcW w:w="819" w:type="dxa"/>
            <w:tcBorders>
              <w:top w:val="single" w:sz="4" w:space="0" w:color="auto"/>
              <w:left w:val="single" w:sz="4" w:space="0" w:color="auto"/>
              <w:bottom w:val="single" w:sz="4" w:space="0" w:color="auto"/>
              <w:right w:val="single" w:sz="4" w:space="0" w:color="auto"/>
            </w:tcBorders>
            <w:vAlign w:val="center"/>
          </w:tcPr>
          <w:p w14:paraId="163C6912" w14:textId="77777777" w:rsidR="00E726E1" w:rsidRPr="00E726E1" w:rsidRDefault="00E726E1" w:rsidP="00BE2294">
            <w:pPr>
              <w:spacing w:after="0" w:line="240" w:lineRule="auto"/>
              <w:rPr>
                <w:rFonts w:ascii="Calibri" w:hAnsi="Calibri"/>
                <w:sz w:val="18"/>
                <w:szCs w:val="18"/>
                <w:lang w:eastAsia="en-US"/>
              </w:rPr>
            </w:pPr>
          </w:p>
        </w:tc>
      </w:tr>
      <w:tr w:rsidR="00E726E1" w:rsidRPr="00E726E1" w14:paraId="3A6AD45A" w14:textId="77777777" w:rsidTr="00C23D3A">
        <w:trPr>
          <w:trHeight w:val="72"/>
        </w:trPr>
        <w:tc>
          <w:tcPr>
            <w:tcW w:w="8869" w:type="dxa"/>
            <w:gridSpan w:val="11"/>
            <w:tcBorders>
              <w:top w:val="single" w:sz="4" w:space="0" w:color="auto"/>
              <w:left w:val="single" w:sz="4" w:space="0" w:color="auto"/>
              <w:bottom w:val="single" w:sz="4" w:space="0" w:color="auto"/>
              <w:right w:val="single" w:sz="4" w:space="0" w:color="auto"/>
            </w:tcBorders>
          </w:tcPr>
          <w:p w14:paraId="20DC31AF"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Signatures</w:t>
            </w:r>
          </w:p>
        </w:tc>
      </w:tr>
      <w:tr w:rsidR="00E726E1" w:rsidRPr="00E726E1" w14:paraId="55F5FD06" w14:textId="77777777" w:rsidTr="00C23D3A">
        <w:trPr>
          <w:trHeight w:val="338"/>
        </w:trPr>
        <w:tc>
          <w:tcPr>
            <w:tcW w:w="4396" w:type="dxa"/>
            <w:gridSpan w:val="5"/>
            <w:tcBorders>
              <w:top w:val="single" w:sz="4" w:space="0" w:color="auto"/>
              <w:left w:val="single" w:sz="4" w:space="0" w:color="auto"/>
              <w:bottom w:val="single" w:sz="4" w:space="0" w:color="auto"/>
              <w:right w:val="single" w:sz="4" w:space="0" w:color="auto"/>
            </w:tcBorders>
          </w:tcPr>
          <w:p w14:paraId="2F614901"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Contractor</w:t>
            </w:r>
          </w:p>
        </w:tc>
        <w:tc>
          <w:tcPr>
            <w:tcW w:w="4473" w:type="dxa"/>
            <w:gridSpan w:val="6"/>
            <w:tcBorders>
              <w:top w:val="single" w:sz="4" w:space="0" w:color="auto"/>
              <w:left w:val="single" w:sz="4" w:space="0" w:color="auto"/>
              <w:bottom w:val="single" w:sz="4" w:space="0" w:color="auto"/>
              <w:right w:val="single" w:sz="4" w:space="0" w:color="auto"/>
            </w:tcBorders>
          </w:tcPr>
          <w:p w14:paraId="423A69B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5D9E39BA" w14:textId="77777777" w:rsidTr="00C23D3A">
        <w:trPr>
          <w:trHeight w:val="392"/>
        </w:trPr>
        <w:tc>
          <w:tcPr>
            <w:tcW w:w="4396" w:type="dxa"/>
            <w:gridSpan w:val="5"/>
            <w:tcBorders>
              <w:top w:val="single" w:sz="4" w:space="0" w:color="auto"/>
              <w:left w:val="single" w:sz="4" w:space="0" w:color="auto"/>
              <w:bottom w:val="single" w:sz="4" w:space="0" w:color="auto"/>
              <w:right w:val="single" w:sz="4" w:space="0" w:color="auto"/>
            </w:tcBorders>
          </w:tcPr>
          <w:p w14:paraId="58F8B8D4"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Engineer</w:t>
            </w:r>
          </w:p>
        </w:tc>
        <w:tc>
          <w:tcPr>
            <w:tcW w:w="4473" w:type="dxa"/>
            <w:gridSpan w:val="6"/>
            <w:tcBorders>
              <w:top w:val="single" w:sz="4" w:space="0" w:color="auto"/>
              <w:left w:val="single" w:sz="4" w:space="0" w:color="auto"/>
              <w:bottom w:val="single" w:sz="4" w:space="0" w:color="auto"/>
              <w:right w:val="single" w:sz="4" w:space="0" w:color="auto"/>
            </w:tcBorders>
          </w:tcPr>
          <w:p w14:paraId="58D77B3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r w:rsidR="00E726E1" w:rsidRPr="00E726E1" w14:paraId="2A5F3FE5" w14:textId="77777777" w:rsidTr="00C23D3A">
        <w:trPr>
          <w:trHeight w:val="405"/>
        </w:trPr>
        <w:tc>
          <w:tcPr>
            <w:tcW w:w="4396" w:type="dxa"/>
            <w:gridSpan w:val="5"/>
            <w:tcBorders>
              <w:top w:val="single" w:sz="4" w:space="0" w:color="auto"/>
              <w:left w:val="single" w:sz="4" w:space="0" w:color="auto"/>
              <w:bottom w:val="single" w:sz="4" w:space="0" w:color="auto"/>
              <w:right w:val="single" w:sz="4" w:space="0" w:color="auto"/>
            </w:tcBorders>
          </w:tcPr>
          <w:p w14:paraId="1A198B7C"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Client</w:t>
            </w:r>
          </w:p>
        </w:tc>
        <w:tc>
          <w:tcPr>
            <w:tcW w:w="4473" w:type="dxa"/>
            <w:gridSpan w:val="6"/>
            <w:tcBorders>
              <w:top w:val="single" w:sz="4" w:space="0" w:color="auto"/>
              <w:left w:val="single" w:sz="4" w:space="0" w:color="auto"/>
              <w:bottom w:val="single" w:sz="4" w:space="0" w:color="auto"/>
              <w:right w:val="single" w:sz="4" w:space="0" w:color="auto"/>
            </w:tcBorders>
          </w:tcPr>
          <w:p w14:paraId="6108D1A3" w14:textId="77777777" w:rsidR="00E726E1" w:rsidRPr="00E726E1" w:rsidRDefault="00E726E1" w:rsidP="00BE2294">
            <w:pPr>
              <w:spacing w:after="0" w:line="240" w:lineRule="auto"/>
              <w:rPr>
                <w:rFonts w:ascii="Calibri" w:hAnsi="Calibri"/>
                <w:sz w:val="18"/>
                <w:szCs w:val="18"/>
                <w:lang w:eastAsia="en-US"/>
              </w:rPr>
            </w:pPr>
            <w:r w:rsidRPr="00E726E1">
              <w:rPr>
                <w:rFonts w:ascii="Calibri" w:hAnsi="Calibri"/>
                <w:sz w:val="18"/>
                <w:szCs w:val="18"/>
                <w:lang w:eastAsia="en-US"/>
              </w:rPr>
              <w:t>Date</w:t>
            </w:r>
          </w:p>
        </w:tc>
      </w:tr>
    </w:tbl>
    <w:p w14:paraId="33A000E6" w14:textId="2B81E49B" w:rsidR="00E726E1" w:rsidRPr="00E726E1" w:rsidRDefault="00E726E1" w:rsidP="0051606A">
      <w:pPr>
        <w:spacing w:after="200" w:line="360" w:lineRule="auto"/>
        <w:rPr>
          <w:rFonts w:cs="Arial"/>
          <w:b/>
        </w:rPr>
        <w:sectPr w:rsidR="00E726E1" w:rsidRPr="00E726E1">
          <w:pgSz w:w="11906" w:h="16838"/>
          <w:pgMar w:top="1440" w:right="1440" w:bottom="1440" w:left="1440" w:header="708" w:footer="708" w:gutter="0"/>
          <w:cols w:space="708"/>
          <w:docGrid w:linePitch="360"/>
        </w:sectPr>
      </w:pPr>
      <w:r>
        <w:rPr>
          <w:rFonts w:cs="Arial"/>
        </w:rPr>
        <w:br w:type="page"/>
      </w:r>
    </w:p>
    <w:p w14:paraId="576C1265" w14:textId="07C119D0" w:rsidR="00E032AF" w:rsidRPr="00EC76FF" w:rsidRDefault="00BD68BA" w:rsidP="005C7E29">
      <w:pPr>
        <w:pStyle w:val="Clause1Head"/>
        <w:numPr>
          <w:ilvl w:val="0"/>
          <w:numId w:val="0"/>
        </w:numPr>
        <w:spacing w:line="360" w:lineRule="auto"/>
        <w:ind w:left="142"/>
        <w:rPr>
          <w:rFonts w:cs="Arial"/>
        </w:rPr>
      </w:pPr>
      <w:bookmarkStart w:id="177" w:name="_Toc157607947"/>
      <w:bookmarkStart w:id="178" w:name="_Toc157607993"/>
      <w:bookmarkStart w:id="179" w:name="_Toc157608039"/>
      <w:bookmarkStart w:id="180" w:name="_Toc158634646"/>
      <w:bookmarkStart w:id="181" w:name="_Toc211430679"/>
      <w:r w:rsidRPr="00EC76FF">
        <w:rPr>
          <w:rFonts w:cs="Arial"/>
        </w:rPr>
        <w:lastRenderedPageBreak/>
        <w:t xml:space="preserve">APPENDIX C </w:t>
      </w:r>
      <w:r w:rsidR="00E032AF" w:rsidRPr="00EC76FF">
        <w:rPr>
          <w:rFonts w:cs="Arial"/>
        </w:rPr>
        <w:t>APPROVED SUPPLIER LIST</w:t>
      </w:r>
      <w:bookmarkEnd w:id="177"/>
      <w:bookmarkEnd w:id="178"/>
      <w:bookmarkEnd w:id="179"/>
      <w:bookmarkEnd w:id="180"/>
      <w:bookmarkEnd w:id="181"/>
    </w:p>
    <w:p w14:paraId="680A9D75" w14:textId="77777777" w:rsidR="00E032AF" w:rsidRPr="00EC76FF" w:rsidRDefault="00E032AF" w:rsidP="0051606A">
      <w:pPr>
        <w:pStyle w:val="Clause2Sub"/>
        <w:numPr>
          <w:ilvl w:val="0"/>
          <w:numId w:val="0"/>
        </w:numPr>
        <w:spacing w:line="360" w:lineRule="auto"/>
        <w:ind w:left="1440" w:hanging="720"/>
        <w:rPr>
          <w:rFonts w:cs="Arial"/>
        </w:rPr>
      </w:pPr>
    </w:p>
    <w:p w14:paraId="747EC6EE" w14:textId="77777777" w:rsidR="001E1BB0" w:rsidRPr="00EC76FF" w:rsidRDefault="001E1BB0" w:rsidP="0051606A">
      <w:pPr>
        <w:pStyle w:val="Clause2Sub"/>
        <w:numPr>
          <w:ilvl w:val="0"/>
          <w:numId w:val="0"/>
        </w:numPr>
        <w:spacing w:line="360" w:lineRule="auto"/>
        <w:ind w:left="1440"/>
        <w:rPr>
          <w:rFonts w:cs="Arial"/>
        </w:rPr>
        <w:sectPr w:rsidR="001E1BB0" w:rsidRPr="00EC76FF">
          <w:pgSz w:w="11906" w:h="16838"/>
          <w:pgMar w:top="1440" w:right="1440" w:bottom="1440" w:left="1440" w:header="708" w:footer="708" w:gutter="0"/>
          <w:cols w:space="708"/>
          <w:docGrid w:linePitch="360"/>
        </w:sectPr>
      </w:pPr>
    </w:p>
    <w:p w14:paraId="61C8118D" w14:textId="05A134F0" w:rsidR="006647B5" w:rsidRPr="000263EA" w:rsidRDefault="003F5B1C">
      <w:pPr>
        <w:spacing w:after="200" w:line="276" w:lineRule="auto"/>
        <w:jc w:val="left"/>
        <w:rPr>
          <w:rFonts w:cs="Arial"/>
          <w:i/>
          <w:iCs/>
        </w:rPr>
      </w:pPr>
      <w:bookmarkStart w:id="182" w:name="_Toc157607949"/>
      <w:bookmarkStart w:id="183" w:name="_Toc157607995"/>
      <w:bookmarkStart w:id="184" w:name="_Toc157608041"/>
      <w:bookmarkStart w:id="185" w:name="_Toc158634648"/>
      <w:r w:rsidRPr="000263EA">
        <w:rPr>
          <w:rFonts w:cs="Arial"/>
          <w:i/>
          <w:iCs/>
        </w:rPr>
        <w:lastRenderedPageBreak/>
        <w:t xml:space="preserve">The Service Provider may </w:t>
      </w:r>
      <w:r w:rsidR="008667B5" w:rsidRPr="000263EA">
        <w:rPr>
          <w:rFonts w:cs="Arial"/>
          <w:i/>
          <w:iCs/>
        </w:rPr>
        <w:t xml:space="preserve">acquire approved </w:t>
      </w:r>
      <w:r w:rsidR="00792066" w:rsidRPr="000263EA">
        <w:rPr>
          <w:rFonts w:cs="Arial"/>
          <w:i/>
          <w:iCs/>
        </w:rPr>
        <w:t>Outside Plant (“</w:t>
      </w:r>
      <w:r w:rsidR="008667B5" w:rsidRPr="000263EA">
        <w:rPr>
          <w:rFonts w:cs="Arial"/>
          <w:i/>
          <w:iCs/>
        </w:rPr>
        <w:t>OSP</w:t>
      </w:r>
      <w:r w:rsidR="00792066" w:rsidRPr="000263EA">
        <w:rPr>
          <w:rFonts w:cs="Arial"/>
          <w:i/>
          <w:iCs/>
        </w:rPr>
        <w:t>”)</w:t>
      </w:r>
      <w:r w:rsidR="008667B5" w:rsidRPr="000263EA">
        <w:rPr>
          <w:rFonts w:cs="Arial"/>
          <w:i/>
          <w:iCs/>
        </w:rPr>
        <w:t xml:space="preserve"> </w:t>
      </w:r>
      <w:r w:rsidR="00B6214C" w:rsidRPr="000263EA">
        <w:rPr>
          <w:rFonts w:cs="Arial"/>
          <w:i/>
          <w:iCs/>
        </w:rPr>
        <w:t>materials</w:t>
      </w:r>
      <w:r w:rsidR="006647B5" w:rsidRPr="000263EA">
        <w:rPr>
          <w:rFonts w:cs="Arial"/>
          <w:i/>
          <w:iCs/>
        </w:rPr>
        <w:t xml:space="preserve"> from any of the following approved Suppliers:</w:t>
      </w:r>
    </w:p>
    <w:p w14:paraId="717E707C" w14:textId="77777777" w:rsidR="00792066" w:rsidRDefault="00792066" w:rsidP="000263EA">
      <w:pPr>
        <w:spacing w:after="200" w:line="360" w:lineRule="auto"/>
        <w:jc w:val="left"/>
        <w:rPr>
          <w:rFonts w:cs="Arial"/>
        </w:rPr>
      </w:pPr>
    </w:p>
    <w:p w14:paraId="2A27DF7C" w14:textId="664A34BF" w:rsidR="00792066" w:rsidRDefault="000263EA" w:rsidP="009C6CE3">
      <w:pPr>
        <w:pStyle w:val="ListParagraph"/>
        <w:numPr>
          <w:ilvl w:val="1"/>
          <w:numId w:val="27"/>
        </w:numPr>
        <w:spacing w:after="200" w:line="360" w:lineRule="auto"/>
        <w:ind w:left="709" w:hanging="709"/>
        <w:jc w:val="left"/>
        <w:rPr>
          <w:rFonts w:cs="Arial"/>
        </w:rPr>
      </w:pPr>
      <w:r>
        <w:rPr>
          <w:rFonts w:cs="Arial"/>
        </w:rPr>
        <w:t>FTTX</w:t>
      </w:r>
    </w:p>
    <w:p w14:paraId="0958427E" w14:textId="33B7194D" w:rsidR="000263EA" w:rsidRDefault="000263EA" w:rsidP="009C6CE3">
      <w:pPr>
        <w:pStyle w:val="ListParagraph"/>
        <w:numPr>
          <w:ilvl w:val="1"/>
          <w:numId w:val="27"/>
        </w:numPr>
        <w:spacing w:after="200" w:line="360" w:lineRule="auto"/>
        <w:ind w:left="709" w:hanging="709"/>
        <w:jc w:val="left"/>
        <w:rPr>
          <w:rFonts w:cs="Arial"/>
        </w:rPr>
      </w:pPr>
      <w:r>
        <w:rPr>
          <w:rFonts w:cs="Arial"/>
        </w:rPr>
        <w:t>Average</w:t>
      </w:r>
    </w:p>
    <w:p w14:paraId="7E1A55F3" w14:textId="394FC828" w:rsidR="000263EA" w:rsidRPr="00792066" w:rsidRDefault="000263EA" w:rsidP="009C6CE3">
      <w:pPr>
        <w:pStyle w:val="ListParagraph"/>
        <w:numPr>
          <w:ilvl w:val="1"/>
          <w:numId w:val="27"/>
        </w:numPr>
        <w:spacing w:after="200" w:line="360" w:lineRule="auto"/>
        <w:ind w:left="709" w:hanging="709"/>
        <w:jc w:val="left"/>
        <w:rPr>
          <w:rFonts w:cs="Arial"/>
        </w:rPr>
      </w:pPr>
      <w:r>
        <w:rPr>
          <w:rFonts w:cs="Arial"/>
        </w:rPr>
        <w:t>CFS</w:t>
      </w:r>
    </w:p>
    <w:p w14:paraId="2EE0B63B" w14:textId="77777777" w:rsidR="006647B5" w:rsidRDefault="006647B5">
      <w:pPr>
        <w:spacing w:after="200" w:line="276" w:lineRule="auto"/>
        <w:jc w:val="left"/>
        <w:rPr>
          <w:rFonts w:cs="Arial"/>
        </w:rPr>
      </w:pPr>
    </w:p>
    <w:p w14:paraId="756F45AB" w14:textId="53563FF7" w:rsidR="003F5B1C" w:rsidRDefault="003F5B1C">
      <w:pPr>
        <w:spacing w:after="200" w:line="276" w:lineRule="auto"/>
        <w:jc w:val="left"/>
        <w:rPr>
          <w:rFonts w:cs="Arial"/>
        </w:rPr>
      </w:pPr>
      <w:r>
        <w:rPr>
          <w:rFonts w:cs="Arial"/>
        </w:rPr>
        <w:br w:type="page"/>
      </w:r>
    </w:p>
    <w:p w14:paraId="6DAEB866" w14:textId="0E9140CA" w:rsidR="00E032AF" w:rsidRPr="00EC76FF" w:rsidRDefault="001E1BB0" w:rsidP="005C7E29">
      <w:pPr>
        <w:pStyle w:val="Clause1Head"/>
        <w:numPr>
          <w:ilvl w:val="0"/>
          <w:numId w:val="0"/>
        </w:numPr>
        <w:spacing w:line="360" w:lineRule="auto"/>
        <w:ind w:left="142"/>
        <w:rPr>
          <w:rFonts w:cs="Arial"/>
        </w:rPr>
      </w:pPr>
      <w:bookmarkStart w:id="186" w:name="_Toc211430680"/>
      <w:r w:rsidRPr="00EC76FF">
        <w:rPr>
          <w:rFonts w:cs="Arial"/>
        </w:rPr>
        <w:lastRenderedPageBreak/>
        <w:t xml:space="preserve">APPENDIX </w:t>
      </w:r>
      <w:r w:rsidR="00C8541B">
        <w:rPr>
          <w:rFonts w:cs="Arial"/>
        </w:rPr>
        <w:t>D</w:t>
      </w:r>
      <w:r w:rsidRPr="00EC76FF">
        <w:rPr>
          <w:rFonts w:cs="Arial"/>
        </w:rPr>
        <w:t xml:space="preserve"> CUSTOMER </w:t>
      </w:r>
      <w:r w:rsidR="00E032AF" w:rsidRPr="00EC76FF">
        <w:rPr>
          <w:rFonts w:cs="Arial"/>
        </w:rPr>
        <w:t>CODE OF CONDUCT</w:t>
      </w:r>
      <w:bookmarkEnd w:id="182"/>
      <w:bookmarkEnd w:id="183"/>
      <w:bookmarkEnd w:id="184"/>
      <w:bookmarkEnd w:id="185"/>
      <w:r w:rsidRPr="00EC76FF">
        <w:rPr>
          <w:rFonts w:cs="Arial"/>
        </w:rPr>
        <w:t xml:space="preserve"> FOR SERVICE PROVIDERS</w:t>
      </w:r>
      <w:bookmarkEnd w:id="186"/>
    </w:p>
    <w:sectPr w:rsidR="00E032AF" w:rsidRPr="00EC76FF" w:rsidSect="006D66D8">
      <w:headerReference w:type="default" r:id="rId18"/>
      <w:footerReference w:type="first" r:id="rI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0" w:author="Werksmans" w:date="2025-09-24T21:42:00Z" w:initials="W">
    <w:p w14:paraId="3142E058" w14:textId="77777777" w:rsidR="006B3341" w:rsidRDefault="006B3341" w:rsidP="006B3341">
      <w:pPr>
        <w:pStyle w:val="CommentText"/>
        <w:jc w:val="left"/>
      </w:pPr>
      <w:r>
        <w:rPr>
          <w:rStyle w:val="CommentReference"/>
        </w:rPr>
        <w:annotationRef/>
      </w:r>
      <w:r>
        <w:t>Client to please note.</w:t>
      </w:r>
    </w:p>
  </w:comment>
  <w:comment w:id="90" w:author="Werksmans" w:date="2025-10-15T12:35:00Z" w:initials="W">
    <w:p w14:paraId="0BCD019A" w14:textId="77777777" w:rsidR="006B3341" w:rsidRDefault="006B3341" w:rsidP="006B3341">
      <w:pPr>
        <w:pStyle w:val="CommentText"/>
        <w:jc w:val="left"/>
      </w:pPr>
      <w:r>
        <w:rPr>
          <w:rStyle w:val="CommentReference"/>
        </w:rPr>
        <w:annotationRef/>
      </w:r>
      <w:r>
        <w:t>Client to please 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2E058" w15:done="0"/>
  <w15:commentEx w15:paraId="0BCD01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7F6E2F" w16cex:dateUtc="2025-09-24T19:42:00Z"/>
  <w16cex:commentExtensible w16cex:durableId="36F50B8E" w16cex:dateUtc="2025-10-15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2E058" w16cid:durableId="787F6E2F"/>
  <w16cid:commentId w16cid:paraId="0BCD019A" w16cid:durableId="36F50B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7F21A" w14:textId="77777777" w:rsidR="00F027BF" w:rsidRDefault="00F027BF" w:rsidP="006F27F5">
      <w:pPr>
        <w:spacing w:after="0" w:line="240" w:lineRule="auto"/>
      </w:pPr>
      <w:r>
        <w:separator/>
      </w:r>
    </w:p>
  </w:endnote>
  <w:endnote w:type="continuationSeparator" w:id="0">
    <w:p w14:paraId="676A9947" w14:textId="77777777" w:rsidR="00F027BF" w:rsidRDefault="00F027BF" w:rsidP="006F27F5">
      <w:pPr>
        <w:spacing w:after="0" w:line="240" w:lineRule="auto"/>
      </w:pPr>
      <w:r>
        <w:continuationSeparator/>
      </w:r>
    </w:p>
  </w:endnote>
  <w:endnote w:type="continuationNotice" w:id="1">
    <w:p w14:paraId="00CACA03" w14:textId="77777777" w:rsidR="00F027BF" w:rsidRDefault="00F027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1518324"/>
      <w:docPartObj>
        <w:docPartGallery w:val="Page Numbers (Bottom of Page)"/>
        <w:docPartUnique/>
      </w:docPartObj>
    </w:sdtPr>
    <w:sdtEndPr>
      <w:rPr>
        <w:rStyle w:val="PageNumber"/>
      </w:rPr>
    </w:sdtEndPr>
    <w:sdtContent>
      <w:p w14:paraId="36CF0D9E" w14:textId="77777777" w:rsidR="000C782F" w:rsidRDefault="000C782F" w:rsidP="00C23D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04A2C15" w14:textId="77777777" w:rsidR="000C782F" w:rsidRDefault="000C7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717492"/>
      <w:docPartObj>
        <w:docPartGallery w:val="Page Numbers (Bottom of Page)"/>
        <w:docPartUnique/>
      </w:docPartObj>
    </w:sdtPr>
    <w:sdtEndPr>
      <w:rPr>
        <w:rStyle w:val="PageNumber"/>
      </w:rPr>
    </w:sdtEndPr>
    <w:sdtContent>
      <w:p w14:paraId="6013C12E" w14:textId="77777777" w:rsidR="000C782F" w:rsidRPr="00D2207A" w:rsidRDefault="000C782F" w:rsidP="00C23D3A">
        <w:pPr>
          <w:pStyle w:val="Footer"/>
          <w:framePr w:wrap="none" w:vAnchor="text" w:hAnchor="margin" w:xAlign="center" w:y="1"/>
          <w:rPr>
            <w:rStyle w:val="PageNumber"/>
          </w:rPr>
        </w:pPr>
        <w:r w:rsidRPr="00D2207A">
          <w:rPr>
            <w:rStyle w:val="PageNumber"/>
          </w:rPr>
          <w:fldChar w:fldCharType="begin"/>
        </w:r>
        <w:r w:rsidRPr="00D2207A">
          <w:rPr>
            <w:rStyle w:val="PageNumber"/>
          </w:rPr>
          <w:instrText xml:space="preserve"> PAGE </w:instrText>
        </w:r>
        <w:r w:rsidRPr="00D2207A">
          <w:rPr>
            <w:rStyle w:val="PageNumber"/>
          </w:rPr>
          <w:fldChar w:fldCharType="separate"/>
        </w:r>
        <w:r w:rsidRPr="00D2207A">
          <w:rPr>
            <w:rStyle w:val="PageNumber"/>
            <w:noProof/>
          </w:rPr>
          <w:t>1</w:t>
        </w:r>
        <w:r w:rsidRPr="00D2207A">
          <w:rPr>
            <w:rStyle w:val="PageNumber"/>
          </w:rPr>
          <w:fldChar w:fldCharType="end"/>
        </w:r>
      </w:p>
    </w:sdtContent>
  </w:sdt>
  <w:p w14:paraId="70E6DE3F" w14:textId="1881231D" w:rsidR="000C782F" w:rsidRPr="00E91AC8" w:rsidRDefault="000C782F">
    <w:pPr>
      <w:pStyle w:val="Footer"/>
      <w:rPr>
        <w:sz w:val="18"/>
        <w:szCs w:val="18"/>
      </w:rPr>
    </w:pPr>
    <w:r>
      <w:ptab w:relativeTo="margin" w:alignment="center" w:leader="none"/>
    </w:r>
    <w:r>
      <w:tab/>
    </w:r>
    <w:r>
      <w:rPr>
        <w:sz w:val="18"/>
        <w:szCs w:val="18"/>
      </w:rPr>
      <w:t>Initial here: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2B67" w14:textId="77777777" w:rsidR="00913A65" w:rsidRDefault="00913A65" w:rsidP="00F365B4">
    <w:pPr>
      <w:pStyle w:val="Footer"/>
      <w:tabs>
        <w:tab w:val="clear" w:pos="4513"/>
        <w:tab w:val="clear" w:pos="9026"/>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99AC0" w14:textId="77777777" w:rsidR="00F027BF" w:rsidRDefault="00F027BF" w:rsidP="006F27F5">
      <w:pPr>
        <w:spacing w:after="0" w:line="240" w:lineRule="auto"/>
      </w:pPr>
      <w:r>
        <w:separator/>
      </w:r>
    </w:p>
  </w:footnote>
  <w:footnote w:type="continuationSeparator" w:id="0">
    <w:p w14:paraId="29801B94" w14:textId="77777777" w:rsidR="00F027BF" w:rsidRDefault="00F027BF" w:rsidP="006F27F5">
      <w:pPr>
        <w:spacing w:after="0" w:line="240" w:lineRule="auto"/>
      </w:pPr>
      <w:r>
        <w:continuationSeparator/>
      </w:r>
    </w:p>
  </w:footnote>
  <w:footnote w:type="continuationNotice" w:id="1">
    <w:p w14:paraId="76804018" w14:textId="77777777" w:rsidR="00F027BF" w:rsidRDefault="00F027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508E" w14:textId="7532EB4F" w:rsidR="00FD1077" w:rsidRPr="00124B3D" w:rsidRDefault="00FD1077" w:rsidP="00124B3D">
    <w:pPr>
      <w:pStyle w:val="Header"/>
      <w:rPr>
        <w:lang w:val="en-Z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FF4"/>
    <w:multiLevelType w:val="hybridMultilevel"/>
    <w:tmpl w:val="2EDAC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A558E2"/>
    <w:multiLevelType w:val="multilevel"/>
    <w:tmpl w:val="3FCAAD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9F3E02"/>
    <w:multiLevelType w:val="multilevel"/>
    <w:tmpl w:val="2620FA1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3474179"/>
    <w:multiLevelType w:val="multilevel"/>
    <w:tmpl w:val="27BEFA5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6143C46"/>
    <w:multiLevelType w:val="multilevel"/>
    <w:tmpl w:val="ECE012C6"/>
    <w:lvl w:ilvl="0">
      <w:start w:val="1"/>
      <w:numFmt w:val="decimal"/>
      <w:pStyle w:val="WerksmansStyle1"/>
      <w:lvlText w:val="%1"/>
      <w:lvlJc w:val="left"/>
      <w:pPr>
        <w:tabs>
          <w:tab w:val="num" w:pos="510"/>
        </w:tabs>
        <w:ind w:left="510" w:hanging="510"/>
      </w:pPr>
      <w:rPr>
        <w:rFonts w:ascii="Arial" w:hAnsi="Arial" w:hint="default"/>
        <w:b w:val="0"/>
        <w:i w:val="0"/>
        <w:sz w:val="20"/>
      </w:rPr>
    </w:lvl>
    <w:lvl w:ilvl="1">
      <w:start w:val="1"/>
      <w:numFmt w:val="decimal"/>
      <w:pStyle w:val="WerksmansStyle2"/>
      <w:lvlText w:val="%1.%2"/>
      <w:lvlJc w:val="left"/>
      <w:pPr>
        <w:tabs>
          <w:tab w:val="num" w:pos="1021"/>
        </w:tabs>
        <w:ind w:left="1021" w:hanging="1021"/>
      </w:pPr>
      <w:rPr>
        <w:rFonts w:ascii="Arial" w:hAnsi="Arial" w:hint="default"/>
        <w:b w:val="0"/>
        <w:i w:val="0"/>
        <w:sz w:val="20"/>
      </w:rPr>
    </w:lvl>
    <w:lvl w:ilvl="2">
      <w:start w:val="1"/>
      <w:numFmt w:val="decimal"/>
      <w:pStyle w:val="WerksmansStyle3"/>
      <w:lvlText w:val="%1.%2.%3"/>
      <w:lvlJc w:val="left"/>
      <w:pPr>
        <w:tabs>
          <w:tab w:val="num" w:pos="1531"/>
        </w:tabs>
        <w:ind w:left="1531" w:hanging="1531"/>
      </w:pPr>
      <w:rPr>
        <w:rFonts w:ascii="Arial" w:hAnsi="Arial" w:hint="default"/>
        <w:b w:val="0"/>
        <w:i w:val="0"/>
        <w:sz w:val="20"/>
      </w:rPr>
    </w:lvl>
    <w:lvl w:ilvl="3">
      <w:start w:val="1"/>
      <w:numFmt w:val="decimal"/>
      <w:pStyle w:val="WerksmansStyle4"/>
      <w:lvlText w:val="%1.%2.%3.%4"/>
      <w:lvlJc w:val="left"/>
      <w:pPr>
        <w:tabs>
          <w:tab w:val="num" w:pos="2041"/>
        </w:tabs>
        <w:ind w:left="2041" w:hanging="2041"/>
      </w:pPr>
      <w:rPr>
        <w:rFonts w:ascii="Arial" w:hAnsi="Arial" w:hint="default"/>
        <w:b w:val="0"/>
        <w:i w:val="0"/>
        <w:sz w:val="20"/>
      </w:rPr>
    </w:lvl>
    <w:lvl w:ilvl="4">
      <w:start w:val="1"/>
      <w:numFmt w:val="decimal"/>
      <w:pStyle w:val="WerksmansStyle5"/>
      <w:lvlText w:val="%1.%2.%3.%4.%5"/>
      <w:lvlJc w:val="left"/>
      <w:pPr>
        <w:tabs>
          <w:tab w:val="num" w:pos="2552"/>
        </w:tabs>
        <w:ind w:left="2552" w:hanging="2552"/>
      </w:pPr>
      <w:rPr>
        <w:rFonts w:ascii="Arial" w:hAnsi="Arial" w:hint="default"/>
        <w:b w:val="0"/>
        <w:i w:val="0"/>
        <w:sz w:val="20"/>
      </w:rPr>
    </w:lvl>
    <w:lvl w:ilvl="5">
      <w:start w:val="1"/>
      <w:numFmt w:val="decimal"/>
      <w:pStyle w:val="WerksmansStyle6"/>
      <w:lvlText w:val="%1.%2.%3.%4.%5.%6"/>
      <w:lvlJc w:val="left"/>
      <w:pPr>
        <w:tabs>
          <w:tab w:val="num" w:pos="3062"/>
        </w:tabs>
        <w:ind w:left="3062" w:hanging="3062"/>
      </w:pPr>
      <w:rPr>
        <w:rFonts w:ascii="Arial" w:hAnsi="Arial" w:hint="default"/>
        <w:b w:val="0"/>
        <w:i w:val="0"/>
        <w:sz w:val="20"/>
      </w:rPr>
    </w:lvl>
    <w:lvl w:ilvl="6">
      <w:start w:val="1"/>
      <w:numFmt w:val="decimal"/>
      <w:pStyle w:val="WerksmansStyle7"/>
      <w:lvlText w:val="%1.%2.%3.%4.%5.%6.%7"/>
      <w:lvlJc w:val="left"/>
      <w:pPr>
        <w:tabs>
          <w:tab w:val="num" w:pos="3572"/>
        </w:tabs>
        <w:ind w:left="3572" w:hanging="3572"/>
      </w:pPr>
      <w:rPr>
        <w:rFonts w:ascii="Arial" w:hAnsi="Arial" w:hint="default"/>
        <w:b w:val="0"/>
        <w:i w:val="0"/>
        <w:sz w:val="20"/>
      </w:rPr>
    </w:lvl>
    <w:lvl w:ilvl="7">
      <w:start w:val="1"/>
      <w:numFmt w:val="decimal"/>
      <w:pStyle w:val="WerksmansStyle8"/>
      <w:lvlText w:val="%1.%2.%3.%4.%5.%6.%7.%8"/>
      <w:lvlJc w:val="left"/>
      <w:pPr>
        <w:tabs>
          <w:tab w:val="num" w:pos="4082"/>
        </w:tabs>
        <w:ind w:left="4082" w:hanging="4082"/>
      </w:pPr>
      <w:rPr>
        <w:rFonts w:ascii="Arial" w:hAnsi="Arial" w:hint="default"/>
        <w:b w:val="0"/>
        <w:i w:val="0"/>
        <w:sz w:val="20"/>
      </w:rPr>
    </w:lvl>
    <w:lvl w:ilvl="8">
      <w:start w:val="1"/>
      <w:numFmt w:val="decimal"/>
      <w:pStyle w:val="WerksmansStyle9"/>
      <w:lvlText w:val="%1.%2.%3.%4.%5.%6.%7.%8.%9"/>
      <w:lvlJc w:val="left"/>
      <w:pPr>
        <w:tabs>
          <w:tab w:val="num" w:pos="4593"/>
        </w:tabs>
        <w:ind w:left="4593" w:hanging="4593"/>
      </w:pPr>
      <w:rPr>
        <w:rFonts w:ascii="Arial" w:hAnsi="Arial" w:hint="default"/>
        <w:b w:val="0"/>
        <w:i w:val="0"/>
        <w:sz w:val="20"/>
      </w:rPr>
    </w:lvl>
  </w:abstractNum>
  <w:abstractNum w:abstractNumId="5" w15:restartNumberingAfterBreak="0">
    <w:nsid w:val="17566B9C"/>
    <w:multiLevelType w:val="multilevel"/>
    <w:tmpl w:val="203C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6702A"/>
    <w:multiLevelType w:val="multilevel"/>
    <w:tmpl w:val="B33464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332544"/>
    <w:multiLevelType w:val="multilevel"/>
    <w:tmpl w:val="908CB3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6506931"/>
    <w:multiLevelType w:val="multilevel"/>
    <w:tmpl w:val="7B2A6AF0"/>
    <w:lvl w:ilvl="0">
      <w:start w:val="1"/>
      <w:numFmt w:val="decimal"/>
      <w:pStyle w:val="Heading1"/>
      <w:lvlText w:val="%1"/>
      <w:lvlJc w:val="left"/>
      <w:pPr>
        <w:ind w:left="432" w:hanging="432"/>
      </w:pPr>
      <w:rPr>
        <w:b w:val="0"/>
      </w:rPr>
    </w:lvl>
    <w:lvl w:ilvl="1">
      <w:start w:val="1"/>
      <w:numFmt w:val="decimal"/>
      <w:pStyle w:val="Heading2"/>
      <w:lvlText w:val="%1.%2"/>
      <w:lvlJc w:val="left"/>
      <w:pPr>
        <w:ind w:left="718" w:hanging="576"/>
      </w:pPr>
      <w:rPr>
        <w:b w:val="0"/>
        <w:i w:val="0"/>
      </w:rPr>
    </w:lvl>
    <w:lvl w:ilvl="2">
      <w:start w:val="1"/>
      <w:numFmt w:val="decimal"/>
      <w:pStyle w:val="Heading3"/>
      <w:lvlText w:val="%1.%2.%3"/>
      <w:lvlJc w:val="left"/>
      <w:pPr>
        <w:ind w:left="1146" w:hanging="720"/>
      </w:pPr>
      <w:rPr>
        <w:b w:val="0"/>
      </w:rPr>
    </w:lvl>
    <w:lvl w:ilvl="3">
      <w:start w:val="1"/>
      <w:numFmt w:val="decimal"/>
      <w:pStyle w:val="Heading4"/>
      <w:lvlText w:val="%1.%2.%3.%4"/>
      <w:lvlJc w:val="left"/>
      <w:pPr>
        <w:ind w:left="864" w:hanging="864"/>
      </w:pPr>
      <w:rPr>
        <w:b w:val="0"/>
        <w:i w:val="0"/>
        <w:color w:val="aut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8C171E0"/>
    <w:multiLevelType w:val="multilevel"/>
    <w:tmpl w:val="FC4CAC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CB824A5"/>
    <w:multiLevelType w:val="multilevel"/>
    <w:tmpl w:val="EBD4EC8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DB049B0"/>
    <w:multiLevelType w:val="multilevel"/>
    <w:tmpl w:val="42C617D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F2E06F1"/>
    <w:multiLevelType w:val="multilevel"/>
    <w:tmpl w:val="78562102"/>
    <w:styleLink w:val="DPlstMain"/>
    <w:lvl w:ilvl="0">
      <w:start w:val="1"/>
      <w:numFmt w:val="decimal"/>
      <w:lvlRestart w:val="0"/>
      <w:pStyle w:val="DPLevel1Heading"/>
      <w:lvlText w:val="%1."/>
      <w:lvlJc w:val="left"/>
      <w:pPr>
        <w:tabs>
          <w:tab w:val="num" w:pos="567"/>
        </w:tabs>
        <w:ind w:left="567" w:hanging="567"/>
      </w:pPr>
      <w:rPr>
        <w:rFonts w:hint="default"/>
        <w:b w:val="0"/>
        <w:i w:val="0"/>
      </w:rPr>
    </w:lvl>
    <w:lvl w:ilvl="1">
      <w:start w:val="1"/>
      <w:numFmt w:val="decimal"/>
      <w:pStyle w:val="DPLevel2List"/>
      <w:lvlText w:val="%1.%2"/>
      <w:lvlJc w:val="left"/>
      <w:pPr>
        <w:tabs>
          <w:tab w:val="num" w:pos="1417"/>
        </w:tabs>
        <w:ind w:left="1417" w:hanging="850"/>
      </w:pPr>
      <w:rPr>
        <w:rFonts w:hint="default"/>
        <w:b w:val="0"/>
        <w:i w:val="0"/>
      </w:rPr>
    </w:lvl>
    <w:lvl w:ilvl="2">
      <w:start w:val="1"/>
      <w:numFmt w:val="decimal"/>
      <w:pStyle w:val="DPLevel3List"/>
      <w:lvlText w:val="%1.%2.%3"/>
      <w:lvlJc w:val="left"/>
      <w:pPr>
        <w:tabs>
          <w:tab w:val="num" w:pos="1701"/>
        </w:tabs>
        <w:ind w:left="1701" w:hanging="1134"/>
      </w:pPr>
      <w:rPr>
        <w:rFonts w:hint="default"/>
        <w:b w:val="0"/>
        <w:i w:val="0"/>
      </w:rPr>
    </w:lvl>
    <w:lvl w:ilvl="3">
      <w:start w:val="1"/>
      <w:numFmt w:val="decimal"/>
      <w:pStyle w:val="DPLevel4List"/>
      <w:lvlText w:val="%1.%2.%3.%4"/>
      <w:lvlJc w:val="left"/>
      <w:pPr>
        <w:tabs>
          <w:tab w:val="num" w:pos="1984"/>
        </w:tabs>
        <w:ind w:left="1984" w:hanging="1417"/>
      </w:pPr>
      <w:rPr>
        <w:rFonts w:hint="default"/>
        <w:b w:val="0"/>
        <w:i w:val="0"/>
      </w:rPr>
    </w:lvl>
    <w:lvl w:ilvl="4">
      <w:start w:val="1"/>
      <w:numFmt w:val="decimal"/>
      <w:pStyle w:val="DPLevel5List"/>
      <w:lvlText w:val="%1.%2.%3.%4.%5"/>
      <w:lvlJc w:val="left"/>
      <w:pPr>
        <w:tabs>
          <w:tab w:val="num" w:pos="2268"/>
        </w:tabs>
        <w:ind w:left="2268" w:hanging="1701"/>
      </w:pPr>
      <w:rPr>
        <w:rFonts w:hint="default"/>
        <w:b w:val="0"/>
        <w:i w:val="0"/>
      </w:rPr>
    </w:lvl>
    <w:lvl w:ilvl="5">
      <w:start w:val="1"/>
      <w:numFmt w:val="decimal"/>
      <w:pStyle w:val="DPLevel6List"/>
      <w:lvlText w:val="%1.%2.%3.%4.%5.%6"/>
      <w:lvlJc w:val="left"/>
      <w:pPr>
        <w:tabs>
          <w:tab w:val="num" w:pos="2551"/>
        </w:tabs>
        <w:ind w:left="2551" w:hanging="1984"/>
      </w:pPr>
      <w:rPr>
        <w:rFonts w:hint="default"/>
        <w:b w:val="0"/>
        <w:i w:val="0"/>
      </w:rPr>
    </w:lvl>
    <w:lvl w:ilvl="6">
      <w:start w:val="1"/>
      <w:numFmt w:val="decimal"/>
      <w:pStyle w:val="DPLevel7List"/>
      <w:lvlText w:val="%1.%2.%3.%4.%5.%6.%7"/>
      <w:lvlJc w:val="left"/>
      <w:pPr>
        <w:tabs>
          <w:tab w:val="num" w:pos="2835"/>
        </w:tabs>
        <w:ind w:left="2835" w:hanging="2268"/>
      </w:pPr>
      <w:rPr>
        <w:rFonts w:hint="default"/>
        <w:b w:val="0"/>
        <w:i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3A9715F"/>
    <w:multiLevelType w:val="multilevel"/>
    <w:tmpl w:val="49AE0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982400"/>
    <w:multiLevelType w:val="multilevel"/>
    <w:tmpl w:val="9866EA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BC62B5D"/>
    <w:multiLevelType w:val="multilevel"/>
    <w:tmpl w:val="7298BE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2F078E1"/>
    <w:multiLevelType w:val="multilevel"/>
    <w:tmpl w:val="378C850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56F24A36"/>
    <w:multiLevelType w:val="hybridMultilevel"/>
    <w:tmpl w:val="5DF28590"/>
    <w:lvl w:ilvl="0" w:tplc="79D2DB32">
      <w:start w:val="1"/>
      <w:numFmt w:val="upperLetter"/>
      <w:pStyle w:val="Annexure"/>
      <w:lvlText w:val="Annexure %1"/>
      <w:lvlJc w:val="center"/>
      <w:pPr>
        <w:ind w:left="71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847DC1"/>
    <w:multiLevelType w:val="multilevel"/>
    <w:tmpl w:val="34225A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CE45FF1"/>
    <w:multiLevelType w:val="multilevel"/>
    <w:tmpl w:val="B546C9B8"/>
    <w:lvl w:ilvl="0">
      <w:start w:val="1"/>
      <w:numFmt w:val="decimal"/>
      <w:pStyle w:val="XClause1Head"/>
      <w:isLgl/>
      <w:lvlText w:val="%1."/>
      <w:lvlJc w:val="left"/>
      <w:pPr>
        <w:tabs>
          <w:tab w:val="num" w:pos="720"/>
        </w:tabs>
        <w:ind w:left="720" w:hanging="720"/>
      </w:pPr>
      <w:rPr>
        <w:rFonts w:hint="default"/>
      </w:rPr>
    </w:lvl>
    <w:lvl w:ilvl="1">
      <w:start w:val="1"/>
      <w:numFmt w:val="decimal"/>
      <w:pStyle w:val="XClause2Sub"/>
      <w:lvlText w:val="%1.%2."/>
      <w:lvlJc w:val="left"/>
      <w:pPr>
        <w:tabs>
          <w:tab w:val="num" w:pos="1440"/>
        </w:tabs>
        <w:ind w:left="1440" w:hanging="720"/>
      </w:pPr>
      <w:rPr>
        <w:rFonts w:hint="default"/>
      </w:rPr>
    </w:lvl>
    <w:lvl w:ilvl="2">
      <w:start w:val="1"/>
      <w:numFmt w:val="decimal"/>
      <w:pStyle w:val="XClause3Sub"/>
      <w:lvlText w:val="%1.%2.%3."/>
      <w:lvlJc w:val="left"/>
      <w:pPr>
        <w:tabs>
          <w:tab w:val="num" w:pos="2552"/>
        </w:tabs>
        <w:ind w:left="2552" w:hanging="1112"/>
      </w:pPr>
      <w:rPr>
        <w:rFonts w:hint="default"/>
      </w:rPr>
    </w:lvl>
    <w:lvl w:ilvl="3">
      <w:start w:val="1"/>
      <w:numFmt w:val="decimal"/>
      <w:pStyle w:val="XClause4Sub"/>
      <w:lvlText w:val="%1.%2.%3.%4."/>
      <w:lvlJc w:val="left"/>
      <w:pPr>
        <w:tabs>
          <w:tab w:val="num" w:pos="3600"/>
        </w:tabs>
        <w:ind w:left="3600" w:hanging="1048"/>
      </w:pPr>
      <w:rPr>
        <w:rFonts w:hint="default"/>
      </w:rPr>
    </w:lvl>
    <w:lvl w:ilvl="4">
      <w:start w:val="1"/>
      <w:numFmt w:val="decimal"/>
      <w:pStyle w:val="XClause5Sub"/>
      <w:lvlText w:val="%1.%2.%3.%4.%5."/>
      <w:lvlJc w:val="left"/>
      <w:pPr>
        <w:tabs>
          <w:tab w:val="num" w:pos="5041"/>
        </w:tabs>
        <w:ind w:left="5041" w:hanging="1441"/>
      </w:pPr>
      <w:rPr>
        <w:rFonts w:hint="default"/>
      </w:rPr>
    </w:lvl>
    <w:lvl w:ilvl="5">
      <w:start w:val="1"/>
      <w:numFmt w:val="decimal"/>
      <w:pStyle w:val="XClause6Sub"/>
      <w:lvlText w:val="%1.%2.%3.%4.%5.%6."/>
      <w:lvlJc w:val="left"/>
      <w:pPr>
        <w:tabs>
          <w:tab w:val="num" w:pos="6481"/>
        </w:tabs>
        <w:ind w:left="6481" w:hanging="1440"/>
      </w:pPr>
      <w:rPr>
        <w:rFonts w:hint="default"/>
      </w:rPr>
    </w:lvl>
    <w:lvl w:ilvl="6">
      <w:start w:val="1"/>
      <w:numFmt w:val="decimal"/>
      <w:pStyle w:val="XClause7Sub"/>
      <w:lvlText w:val="%1.%2.%3.%4.%5.%6.%7."/>
      <w:lvlJc w:val="left"/>
      <w:pPr>
        <w:tabs>
          <w:tab w:val="num" w:pos="7201"/>
        </w:tabs>
        <w:ind w:left="7201" w:hanging="1871"/>
      </w:pPr>
      <w:rPr>
        <w:rFonts w:hint="default"/>
      </w:rPr>
    </w:lvl>
    <w:lvl w:ilvl="7">
      <w:start w:val="1"/>
      <w:numFmt w:val="decimal"/>
      <w:pStyle w:val="XClause8Sub"/>
      <w:lvlText w:val="%1.%2.%3.%4.%5.%6.%7.%8."/>
      <w:lvlJc w:val="left"/>
      <w:pPr>
        <w:tabs>
          <w:tab w:val="num" w:pos="7921"/>
        </w:tabs>
        <w:ind w:left="7921" w:hanging="1967"/>
      </w:pPr>
      <w:rPr>
        <w:rFonts w:hint="default"/>
      </w:rPr>
    </w:lvl>
    <w:lvl w:ilvl="8">
      <w:start w:val="1"/>
      <w:numFmt w:val="decimal"/>
      <w:pStyle w:val="XClause9Sub"/>
      <w:isLgl/>
      <w:lvlText w:val="%1.%2.%3.%4.%5.%6.%7.%8.%9."/>
      <w:lvlJc w:val="left"/>
      <w:pPr>
        <w:tabs>
          <w:tab w:val="num" w:pos="8222"/>
        </w:tabs>
        <w:ind w:left="8222" w:hanging="1730"/>
      </w:pPr>
      <w:rPr>
        <w:rFonts w:hint="default"/>
      </w:rPr>
    </w:lvl>
  </w:abstractNum>
  <w:abstractNum w:abstractNumId="20" w15:restartNumberingAfterBreak="0">
    <w:nsid w:val="5D8A4921"/>
    <w:multiLevelType w:val="multilevel"/>
    <w:tmpl w:val="E9AC2CB4"/>
    <w:lvl w:ilvl="0">
      <w:start w:val="1"/>
      <w:numFmt w:val="decimal"/>
      <w:pStyle w:val="Clause1Head"/>
      <w:isLgl/>
      <w:lvlText w:val="%1."/>
      <w:lvlJc w:val="left"/>
      <w:pPr>
        <w:tabs>
          <w:tab w:val="num" w:pos="720"/>
        </w:tabs>
        <w:ind w:left="720" w:hanging="720"/>
      </w:pPr>
      <w:rPr>
        <w:rFonts w:ascii="Arial" w:hAnsi="Arial" w:hint="default"/>
        <w:b/>
        <w:bCs/>
        <w:i w:val="0"/>
        <w:sz w:val="20"/>
        <w:szCs w:val="20"/>
      </w:rPr>
    </w:lvl>
    <w:lvl w:ilvl="1">
      <w:start w:val="1"/>
      <w:numFmt w:val="decimal"/>
      <w:pStyle w:val="Clause2Sub"/>
      <w:lvlText w:val="%1.%2."/>
      <w:lvlJc w:val="left"/>
      <w:pPr>
        <w:tabs>
          <w:tab w:val="num" w:pos="1440"/>
        </w:tabs>
        <w:ind w:left="1440" w:hanging="720"/>
      </w:pPr>
      <w:rPr>
        <w:rFonts w:hint="default"/>
      </w:rPr>
    </w:lvl>
    <w:lvl w:ilvl="2">
      <w:start w:val="1"/>
      <w:numFmt w:val="decimal"/>
      <w:pStyle w:val="Clause3Sub"/>
      <w:lvlText w:val="%1.%2.%3."/>
      <w:lvlJc w:val="left"/>
      <w:pPr>
        <w:tabs>
          <w:tab w:val="num" w:pos="2552"/>
        </w:tabs>
        <w:ind w:left="2552" w:hanging="1112"/>
      </w:pPr>
      <w:rPr>
        <w:rFonts w:hint="default"/>
      </w:rPr>
    </w:lvl>
    <w:lvl w:ilvl="3">
      <w:start w:val="1"/>
      <w:numFmt w:val="decimal"/>
      <w:pStyle w:val="Clause4Sub"/>
      <w:lvlText w:val="%1.%2.%3.%4."/>
      <w:lvlJc w:val="left"/>
      <w:pPr>
        <w:tabs>
          <w:tab w:val="num" w:pos="3600"/>
        </w:tabs>
        <w:ind w:left="3600" w:hanging="1048"/>
      </w:pPr>
      <w:rPr>
        <w:rFonts w:hint="default"/>
      </w:rPr>
    </w:lvl>
    <w:lvl w:ilvl="4">
      <w:start w:val="1"/>
      <w:numFmt w:val="decimal"/>
      <w:pStyle w:val="Clause5Sub"/>
      <w:lvlText w:val="%1.%2.%3.%4.%5."/>
      <w:lvlJc w:val="left"/>
      <w:pPr>
        <w:tabs>
          <w:tab w:val="num" w:pos="5041"/>
        </w:tabs>
        <w:ind w:left="5041" w:hanging="1441"/>
      </w:pPr>
      <w:rPr>
        <w:rFonts w:hint="default"/>
      </w:rPr>
    </w:lvl>
    <w:lvl w:ilvl="5">
      <w:start w:val="1"/>
      <w:numFmt w:val="decimal"/>
      <w:pStyle w:val="Clause6Sub"/>
      <w:lvlText w:val="%1.%2.%3.%4.%5.%6."/>
      <w:lvlJc w:val="left"/>
      <w:pPr>
        <w:tabs>
          <w:tab w:val="num" w:pos="6481"/>
        </w:tabs>
        <w:ind w:left="6481" w:hanging="1440"/>
      </w:pPr>
      <w:rPr>
        <w:rFonts w:hint="default"/>
      </w:rPr>
    </w:lvl>
    <w:lvl w:ilvl="6">
      <w:start w:val="1"/>
      <w:numFmt w:val="decimal"/>
      <w:pStyle w:val="Clause7Sub"/>
      <w:lvlText w:val="%1.%2.%3.%4.%5.%6.%7."/>
      <w:lvlJc w:val="left"/>
      <w:pPr>
        <w:tabs>
          <w:tab w:val="num" w:pos="7201"/>
        </w:tabs>
        <w:ind w:left="7201" w:hanging="1871"/>
      </w:pPr>
      <w:rPr>
        <w:rFonts w:hint="default"/>
      </w:rPr>
    </w:lvl>
    <w:lvl w:ilvl="7">
      <w:start w:val="1"/>
      <w:numFmt w:val="decimal"/>
      <w:pStyle w:val="Clause8Sub"/>
      <w:lvlText w:val="%1.%2.%3.%4.%5.%6.%7.%8."/>
      <w:lvlJc w:val="left"/>
      <w:pPr>
        <w:tabs>
          <w:tab w:val="num" w:pos="7921"/>
        </w:tabs>
        <w:ind w:left="7921" w:hanging="1967"/>
      </w:pPr>
      <w:rPr>
        <w:rFonts w:hint="default"/>
      </w:rPr>
    </w:lvl>
    <w:lvl w:ilvl="8">
      <w:start w:val="1"/>
      <w:numFmt w:val="decimal"/>
      <w:pStyle w:val="Clause9Sub"/>
      <w:isLgl/>
      <w:lvlText w:val="%1.%2.%3.%4.%5.%6.%7.%8.%9."/>
      <w:lvlJc w:val="left"/>
      <w:pPr>
        <w:tabs>
          <w:tab w:val="num" w:pos="8222"/>
        </w:tabs>
        <w:ind w:left="8222" w:hanging="1741"/>
      </w:pPr>
      <w:rPr>
        <w:rFonts w:hint="default"/>
      </w:rPr>
    </w:lvl>
  </w:abstractNum>
  <w:abstractNum w:abstractNumId="21" w15:restartNumberingAfterBreak="0">
    <w:nsid w:val="6AEA606D"/>
    <w:multiLevelType w:val="multilevel"/>
    <w:tmpl w:val="05C25C4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6B1A16C2"/>
    <w:multiLevelType w:val="multilevel"/>
    <w:tmpl w:val="92DCA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F42D65"/>
    <w:multiLevelType w:val="multilevel"/>
    <w:tmpl w:val="5682111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724473DA"/>
    <w:multiLevelType w:val="multilevel"/>
    <w:tmpl w:val="67C2F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73E60A22"/>
    <w:multiLevelType w:val="multilevel"/>
    <w:tmpl w:val="2F6EDCCA"/>
    <w:lvl w:ilvl="0">
      <w:start w:val="1"/>
      <w:numFmt w:val="decimal"/>
      <w:pStyle w:val="WerksmansAnnex1"/>
      <w:lvlText w:val="%1"/>
      <w:lvlJc w:val="left"/>
      <w:pPr>
        <w:tabs>
          <w:tab w:val="num" w:pos="510"/>
        </w:tabs>
        <w:ind w:left="510" w:hanging="510"/>
      </w:pPr>
      <w:rPr>
        <w:rFonts w:ascii="Arial" w:hAnsi="Arial" w:hint="default"/>
        <w:b w:val="0"/>
        <w:i w:val="0"/>
        <w:sz w:val="22"/>
      </w:rPr>
    </w:lvl>
    <w:lvl w:ilvl="1">
      <w:start w:val="1"/>
      <w:numFmt w:val="decimal"/>
      <w:pStyle w:val="WerksmansAnnex2"/>
      <w:lvlText w:val="%1.%2"/>
      <w:lvlJc w:val="left"/>
      <w:pPr>
        <w:tabs>
          <w:tab w:val="num" w:pos="1021"/>
        </w:tabs>
        <w:ind w:left="1021" w:hanging="1021"/>
      </w:pPr>
      <w:rPr>
        <w:rFonts w:ascii="Arial" w:hAnsi="Arial" w:hint="default"/>
        <w:b w:val="0"/>
        <w:i w:val="0"/>
        <w:sz w:val="22"/>
      </w:rPr>
    </w:lvl>
    <w:lvl w:ilvl="2">
      <w:start w:val="1"/>
      <w:numFmt w:val="decimal"/>
      <w:pStyle w:val="WerksmansAnnex3"/>
      <w:lvlText w:val="%1.%2.%3"/>
      <w:lvlJc w:val="left"/>
      <w:pPr>
        <w:tabs>
          <w:tab w:val="num" w:pos="1531"/>
        </w:tabs>
        <w:ind w:left="1531" w:hanging="1531"/>
      </w:pPr>
      <w:rPr>
        <w:rFonts w:ascii="Arial" w:hAnsi="Arial" w:hint="default"/>
        <w:b w:val="0"/>
        <w:i w:val="0"/>
        <w:sz w:val="22"/>
      </w:rPr>
    </w:lvl>
    <w:lvl w:ilvl="3">
      <w:start w:val="1"/>
      <w:numFmt w:val="decimal"/>
      <w:pStyle w:val="WerksmansAnnex4"/>
      <w:lvlText w:val="%1.%2.%3.%4"/>
      <w:lvlJc w:val="left"/>
      <w:pPr>
        <w:tabs>
          <w:tab w:val="num" w:pos="2041"/>
        </w:tabs>
        <w:ind w:left="2041" w:hanging="2041"/>
      </w:pPr>
      <w:rPr>
        <w:rFonts w:ascii="Arial" w:hAnsi="Arial" w:hint="default"/>
        <w:b w:val="0"/>
        <w:i w:val="0"/>
        <w:sz w:val="22"/>
      </w:rPr>
    </w:lvl>
    <w:lvl w:ilvl="4">
      <w:start w:val="1"/>
      <w:numFmt w:val="decimal"/>
      <w:pStyle w:val="WerksmansAnnex5"/>
      <w:lvlText w:val="%1.%2.%3.%4.%5"/>
      <w:lvlJc w:val="left"/>
      <w:pPr>
        <w:tabs>
          <w:tab w:val="num" w:pos="2552"/>
        </w:tabs>
        <w:ind w:left="2552" w:hanging="2552"/>
      </w:pPr>
      <w:rPr>
        <w:rFonts w:ascii="Arial" w:hAnsi="Arial" w:hint="default"/>
        <w:b w:val="0"/>
        <w:i w:val="0"/>
        <w:sz w:val="22"/>
      </w:rPr>
    </w:lvl>
    <w:lvl w:ilvl="5">
      <w:start w:val="1"/>
      <w:numFmt w:val="decimal"/>
      <w:pStyle w:val="WerksmansAnnex6"/>
      <w:lvlText w:val="%1.%2.%3.%4.%5.%6"/>
      <w:lvlJc w:val="left"/>
      <w:pPr>
        <w:tabs>
          <w:tab w:val="num" w:pos="3062"/>
        </w:tabs>
        <w:ind w:left="3062" w:hanging="3062"/>
      </w:pPr>
      <w:rPr>
        <w:rFonts w:ascii="Arial" w:hAnsi="Arial" w:hint="default"/>
        <w:b w:val="0"/>
        <w:i w:val="0"/>
        <w:sz w:val="22"/>
      </w:rPr>
    </w:lvl>
    <w:lvl w:ilvl="6">
      <w:start w:val="1"/>
      <w:numFmt w:val="decimal"/>
      <w:pStyle w:val="WerksmansAnnex7"/>
      <w:lvlText w:val="%1.%2.%3.%4.%5.%6.%7"/>
      <w:lvlJc w:val="left"/>
      <w:pPr>
        <w:tabs>
          <w:tab w:val="num" w:pos="3572"/>
        </w:tabs>
        <w:ind w:left="3572" w:hanging="3572"/>
      </w:pPr>
      <w:rPr>
        <w:rFonts w:ascii="Arial" w:hAnsi="Arial" w:hint="default"/>
        <w:b w:val="0"/>
        <w:i w:val="0"/>
        <w:sz w:val="22"/>
      </w:rPr>
    </w:lvl>
    <w:lvl w:ilvl="7">
      <w:start w:val="1"/>
      <w:numFmt w:val="decimal"/>
      <w:pStyle w:val="WerksmansAnnex8"/>
      <w:lvlText w:val="%1.%2.%3.%4.%5.%6.%7.%8"/>
      <w:lvlJc w:val="left"/>
      <w:pPr>
        <w:tabs>
          <w:tab w:val="num" w:pos="4082"/>
        </w:tabs>
        <w:ind w:left="4082" w:hanging="4082"/>
      </w:pPr>
      <w:rPr>
        <w:rFonts w:ascii="Arial" w:hAnsi="Arial" w:hint="default"/>
        <w:b w:val="0"/>
        <w:i w:val="0"/>
        <w:sz w:val="22"/>
      </w:rPr>
    </w:lvl>
    <w:lvl w:ilvl="8">
      <w:start w:val="1"/>
      <w:numFmt w:val="decimal"/>
      <w:pStyle w:val="WerksmansAnnex9"/>
      <w:lvlText w:val="%1.%2.%3.%4.%5.%6.%7.%8.%9"/>
      <w:lvlJc w:val="left"/>
      <w:pPr>
        <w:tabs>
          <w:tab w:val="num" w:pos="4593"/>
        </w:tabs>
        <w:ind w:left="4593" w:hanging="4593"/>
      </w:pPr>
      <w:rPr>
        <w:rFonts w:ascii="Arial" w:hAnsi="Arial" w:hint="default"/>
        <w:b w:val="0"/>
        <w:i w:val="0"/>
        <w:sz w:val="22"/>
      </w:rPr>
    </w:lvl>
  </w:abstractNum>
  <w:abstractNum w:abstractNumId="26" w15:restartNumberingAfterBreak="0">
    <w:nsid w:val="767006D6"/>
    <w:multiLevelType w:val="multilevel"/>
    <w:tmpl w:val="DA34B23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86872B8"/>
    <w:multiLevelType w:val="multilevel"/>
    <w:tmpl w:val="533C96C2"/>
    <w:lvl w:ilvl="0">
      <w:start w:val="4"/>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A6C5AA3"/>
    <w:multiLevelType w:val="hybridMultilevel"/>
    <w:tmpl w:val="D9427618"/>
    <w:lvl w:ilvl="0" w:tplc="631A655A">
      <w:start w:val="1"/>
      <w:numFmt w:val="decimal"/>
      <w:pStyle w:val="Schedule"/>
      <w:lvlText w:val="Schedule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189954454">
    <w:abstractNumId w:val="8"/>
  </w:num>
  <w:num w:numId="2" w16cid:durableId="2017609368">
    <w:abstractNumId w:val="20"/>
  </w:num>
  <w:num w:numId="3" w16cid:durableId="1061250578">
    <w:abstractNumId w:val="19"/>
  </w:num>
  <w:num w:numId="4" w16cid:durableId="771633006">
    <w:abstractNumId w:val="17"/>
  </w:num>
  <w:num w:numId="5" w16cid:durableId="236743598">
    <w:abstractNumId w:val="28"/>
  </w:num>
  <w:num w:numId="6" w16cid:durableId="2798467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6254223">
    <w:abstractNumId w:val="12"/>
    <w:lvlOverride w:ilvl="0">
      <w:lvl w:ilvl="0">
        <w:start w:val="1"/>
        <w:numFmt w:val="decimal"/>
        <w:lvlRestart w:val="0"/>
        <w:pStyle w:val="DPLevel1Heading"/>
        <w:lvlText w:val="%1."/>
        <w:lvlJc w:val="left"/>
        <w:pPr>
          <w:tabs>
            <w:tab w:val="num" w:pos="567"/>
          </w:tabs>
          <w:ind w:left="567" w:hanging="567"/>
        </w:pPr>
        <w:rPr>
          <w:rFonts w:hint="default"/>
          <w:b w:val="0"/>
          <w:i w:val="0"/>
        </w:rPr>
      </w:lvl>
    </w:lvlOverride>
    <w:lvlOverride w:ilvl="1">
      <w:lvl w:ilvl="1">
        <w:start w:val="1"/>
        <w:numFmt w:val="decimal"/>
        <w:pStyle w:val="DPLevel2List"/>
        <w:lvlText w:val="%1.%2"/>
        <w:lvlJc w:val="left"/>
        <w:pPr>
          <w:tabs>
            <w:tab w:val="num" w:pos="1417"/>
          </w:tabs>
          <w:ind w:left="1417" w:hanging="850"/>
        </w:pPr>
        <w:rPr>
          <w:rFonts w:asciiTheme="minorHAnsi" w:hAnsiTheme="minorHAnsi" w:cstheme="minorHAnsi" w:hint="default"/>
          <w:b w:val="0"/>
          <w:i w:val="0"/>
          <w:sz w:val="22"/>
          <w:szCs w:val="22"/>
        </w:rPr>
      </w:lvl>
    </w:lvlOverride>
    <w:lvlOverride w:ilvl="2">
      <w:lvl w:ilvl="2">
        <w:start w:val="1"/>
        <w:numFmt w:val="decimal"/>
        <w:pStyle w:val="DPLevel3List"/>
        <w:lvlText w:val="%1.%2.%3"/>
        <w:lvlJc w:val="left"/>
        <w:pPr>
          <w:tabs>
            <w:tab w:val="num" w:pos="1701"/>
          </w:tabs>
          <w:ind w:left="1701" w:hanging="1134"/>
        </w:pPr>
        <w:rPr>
          <w:rFonts w:hint="default"/>
          <w:b w:val="0"/>
          <w:i w:val="0"/>
        </w:rPr>
      </w:lvl>
    </w:lvlOverride>
    <w:lvlOverride w:ilvl="3">
      <w:lvl w:ilvl="3">
        <w:start w:val="1"/>
        <w:numFmt w:val="decimal"/>
        <w:pStyle w:val="DPLevel4List"/>
        <w:lvlText w:val="%1.%2.%3.%4"/>
        <w:lvlJc w:val="left"/>
        <w:pPr>
          <w:tabs>
            <w:tab w:val="num" w:pos="1984"/>
          </w:tabs>
          <w:ind w:left="1984" w:hanging="1417"/>
        </w:pPr>
        <w:rPr>
          <w:rFonts w:hint="default"/>
          <w:b w:val="0"/>
          <w:i w:val="0"/>
        </w:rPr>
      </w:lvl>
    </w:lvlOverride>
    <w:lvlOverride w:ilvl="4">
      <w:lvl w:ilvl="4">
        <w:start w:val="1"/>
        <w:numFmt w:val="decimal"/>
        <w:pStyle w:val="DPLevel5List"/>
        <w:lvlText w:val="%1.%2.%3.%4.%5"/>
        <w:lvlJc w:val="left"/>
        <w:pPr>
          <w:tabs>
            <w:tab w:val="num" w:pos="2268"/>
          </w:tabs>
          <w:ind w:left="2268" w:hanging="1701"/>
        </w:pPr>
        <w:rPr>
          <w:rFonts w:hint="default"/>
          <w:b w:val="0"/>
          <w:i w:val="0"/>
        </w:rPr>
      </w:lvl>
    </w:lvlOverride>
    <w:lvlOverride w:ilvl="5">
      <w:lvl w:ilvl="5">
        <w:start w:val="1"/>
        <w:numFmt w:val="decimal"/>
        <w:pStyle w:val="DPLevel6List"/>
        <w:lvlText w:val="%1.%2.%3.%4.%5.%6"/>
        <w:lvlJc w:val="left"/>
        <w:pPr>
          <w:tabs>
            <w:tab w:val="num" w:pos="2551"/>
          </w:tabs>
          <w:ind w:left="2551" w:hanging="1984"/>
        </w:pPr>
        <w:rPr>
          <w:rFonts w:hint="default"/>
          <w:b w:val="0"/>
          <w:i w:val="0"/>
        </w:rPr>
      </w:lvl>
    </w:lvlOverride>
    <w:lvlOverride w:ilvl="6">
      <w:lvl w:ilvl="6">
        <w:start w:val="1"/>
        <w:numFmt w:val="decimal"/>
        <w:pStyle w:val="DPLevel7List"/>
        <w:lvlText w:val="%1.%2.%3.%4.%5.%6.%7"/>
        <w:lvlJc w:val="left"/>
        <w:pPr>
          <w:tabs>
            <w:tab w:val="num" w:pos="2835"/>
          </w:tabs>
          <w:ind w:left="2835" w:hanging="2268"/>
        </w:pPr>
        <w:rPr>
          <w:rFonts w:hint="default"/>
          <w:b w:val="0"/>
          <w:i w:val="0"/>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21709123">
    <w:abstractNumId w:val="12"/>
  </w:num>
  <w:num w:numId="9" w16cid:durableId="948198053">
    <w:abstractNumId w:val="5"/>
  </w:num>
  <w:num w:numId="10" w16cid:durableId="966085499">
    <w:abstractNumId w:val="18"/>
  </w:num>
  <w:num w:numId="11" w16cid:durableId="2091803144">
    <w:abstractNumId w:val="3"/>
  </w:num>
  <w:num w:numId="12" w16cid:durableId="344945480">
    <w:abstractNumId w:val="11"/>
  </w:num>
  <w:num w:numId="13" w16cid:durableId="1852336681">
    <w:abstractNumId w:val="24"/>
  </w:num>
  <w:num w:numId="14" w16cid:durableId="1840844628">
    <w:abstractNumId w:val="21"/>
  </w:num>
  <w:num w:numId="15" w16cid:durableId="1160803845">
    <w:abstractNumId w:val="23"/>
  </w:num>
  <w:num w:numId="16" w16cid:durableId="1740593740">
    <w:abstractNumId w:val="10"/>
  </w:num>
  <w:num w:numId="17" w16cid:durableId="1340960858">
    <w:abstractNumId w:val="16"/>
  </w:num>
  <w:num w:numId="18" w16cid:durableId="190384716">
    <w:abstractNumId w:val="13"/>
  </w:num>
  <w:num w:numId="19" w16cid:durableId="868177065">
    <w:abstractNumId w:val="9"/>
  </w:num>
  <w:num w:numId="20" w16cid:durableId="519007793">
    <w:abstractNumId w:val="6"/>
  </w:num>
  <w:num w:numId="21" w16cid:durableId="482433782">
    <w:abstractNumId w:val="2"/>
  </w:num>
  <w:num w:numId="22" w16cid:durableId="1772239323">
    <w:abstractNumId w:val="26"/>
  </w:num>
  <w:num w:numId="23" w16cid:durableId="1312371775">
    <w:abstractNumId w:val="22"/>
  </w:num>
  <w:num w:numId="24" w16cid:durableId="279999015">
    <w:abstractNumId w:val="7"/>
  </w:num>
  <w:num w:numId="25" w16cid:durableId="208691870">
    <w:abstractNumId w:val="15"/>
  </w:num>
  <w:num w:numId="26" w16cid:durableId="203905961">
    <w:abstractNumId w:val="14"/>
  </w:num>
  <w:num w:numId="27" w16cid:durableId="569846802">
    <w:abstractNumId w:val="27"/>
  </w:num>
  <w:num w:numId="28" w16cid:durableId="1829707348">
    <w:abstractNumId w:val="1"/>
  </w:num>
  <w:num w:numId="29" w16cid:durableId="1922983475">
    <w:abstractNumId w:val="0"/>
  </w:num>
  <w:num w:numId="30" w16cid:durableId="1602370391">
    <w:abstractNumId w:val="25"/>
  </w:num>
  <w:num w:numId="31" w16cid:durableId="392387928">
    <w:abstractNumId w:val="4"/>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rksmans">
    <w15:presenceInfo w15:providerId="None" w15:userId="Werksma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N" w:val="No Matter Number"/>
  </w:docVars>
  <w:rsids>
    <w:rsidRoot w:val="00E032AF"/>
    <w:rsid w:val="00006D79"/>
    <w:rsid w:val="0000722D"/>
    <w:rsid w:val="000127E6"/>
    <w:rsid w:val="00024F66"/>
    <w:rsid w:val="000263EA"/>
    <w:rsid w:val="00027588"/>
    <w:rsid w:val="00043DBB"/>
    <w:rsid w:val="00046256"/>
    <w:rsid w:val="00047A47"/>
    <w:rsid w:val="000548F5"/>
    <w:rsid w:val="000553DF"/>
    <w:rsid w:val="00063171"/>
    <w:rsid w:val="00063D52"/>
    <w:rsid w:val="00066054"/>
    <w:rsid w:val="00067199"/>
    <w:rsid w:val="00071E56"/>
    <w:rsid w:val="000831E0"/>
    <w:rsid w:val="00094179"/>
    <w:rsid w:val="000B183D"/>
    <w:rsid w:val="000B1C2D"/>
    <w:rsid w:val="000B1C4D"/>
    <w:rsid w:val="000C6A4A"/>
    <w:rsid w:val="000C782F"/>
    <w:rsid w:val="000D2D8B"/>
    <w:rsid w:val="000D3A6F"/>
    <w:rsid w:val="000D6D0F"/>
    <w:rsid w:val="000E1893"/>
    <w:rsid w:val="000E35E3"/>
    <w:rsid w:val="000E3763"/>
    <w:rsid w:val="000E3D1F"/>
    <w:rsid w:val="000E4FC6"/>
    <w:rsid w:val="000F604F"/>
    <w:rsid w:val="00117650"/>
    <w:rsid w:val="00124B3D"/>
    <w:rsid w:val="00127EA4"/>
    <w:rsid w:val="00141556"/>
    <w:rsid w:val="00154EBB"/>
    <w:rsid w:val="00155AEE"/>
    <w:rsid w:val="00163163"/>
    <w:rsid w:val="001647ED"/>
    <w:rsid w:val="00181F2D"/>
    <w:rsid w:val="00185DB0"/>
    <w:rsid w:val="001A6190"/>
    <w:rsid w:val="001A7938"/>
    <w:rsid w:val="001B22D4"/>
    <w:rsid w:val="001B26F4"/>
    <w:rsid w:val="001D7C6D"/>
    <w:rsid w:val="001E1BB0"/>
    <w:rsid w:val="001F5BF9"/>
    <w:rsid w:val="00201659"/>
    <w:rsid w:val="002121C2"/>
    <w:rsid w:val="00215430"/>
    <w:rsid w:val="00217DF0"/>
    <w:rsid w:val="00221191"/>
    <w:rsid w:val="00222A53"/>
    <w:rsid w:val="00226557"/>
    <w:rsid w:val="00242AD4"/>
    <w:rsid w:val="00243964"/>
    <w:rsid w:val="00250C58"/>
    <w:rsid w:val="002570A4"/>
    <w:rsid w:val="002627E0"/>
    <w:rsid w:val="0026423D"/>
    <w:rsid w:val="002667E5"/>
    <w:rsid w:val="00281913"/>
    <w:rsid w:val="002879E9"/>
    <w:rsid w:val="002A06A8"/>
    <w:rsid w:val="002A0D56"/>
    <w:rsid w:val="002B5340"/>
    <w:rsid w:val="002E1606"/>
    <w:rsid w:val="002E38E2"/>
    <w:rsid w:val="002E6C66"/>
    <w:rsid w:val="002E77BC"/>
    <w:rsid w:val="002F31DE"/>
    <w:rsid w:val="002F6BEE"/>
    <w:rsid w:val="002F71B9"/>
    <w:rsid w:val="003035DC"/>
    <w:rsid w:val="00306FE6"/>
    <w:rsid w:val="00315483"/>
    <w:rsid w:val="00330A8B"/>
    <w:rsid w:val="00331276"/>
    <w:rsid w:val="00331FE4"/>
    <w:rsid w:val="00333804"/>
    <w:rsid w:val="00336C95"/>
    <w:rsid w:val="0034628F"/>
    <w:rsid w:val="0035762A"/>
    <w:rsid w:val="00366D95"/>
    <w:rsid w:val="0037327D"/>
    <w:rsid w:val="00375025"/>
    <w:rsid w:val="00376165"/>
    <w:rsid w:val="003849B0"/>
    <w:rsid w:val="003872EE"/>
    <w:rsid w:val="00393C49"/>
    <w:rsid w:val="003B363D"/>
    <w:rsid w:val="003B6C13"/>
    <w:rsid w:val="003E13E7"/>
    <w:rsid w:val="003E32F9"/>
    <w:rsid w:val="003E5CE2"/>
    <w:rsid w:val="003E74AB"/>
    <w:rsid w:val="003F2658"/>
    <w:rsid w:val="003F5B1C"/>
    <w:rsid w:val="004059E3"/>
    <w:rsid w:val="004072D4"/>
    <w:rsid w:val="004160A4"/>
    <w:rsid w:val="004165E4"/>
    <w:rsid w:val="00424AEC"/>
    <w:rsid w:val="00426574"/>
    <w:rsid w:val="00427800"/>
    <w:rsid w:val="00433730"/>
    <w:rsid w:val="004422E7"/>
    <w:rsid w:val="004453B3"/>
    <w:rsid w:val="0044553A"/>
    <w:rsid w:val="004621FF"/>
    <w:rsid w:val="00467822"/>
    <w:rsid w:val="00473BF0"/>
    <w:rsid w:val="00475AEB"/>
    <w:rsid w:val="00480921"/>
    <w:rsid w:val="00492CA1"/>
    <w:rsid w:val="00494FE9"/>
    <w:rsid w:val="00495CDB"/>
    <w:rsid w:val="004966D3"/>
    <w:rsid w:val="004A41A8"/>
    <w:rsid w:val="004A58D1"/>
    <w:rsid w:val="004B7A9C"/>
    <w:rsid w:val="004C0911"/>
    <w:rsid w:val="004D1FBC"/>
    <w:rsid w:val="004D596B"/>
    <w:rsid w:val="004D6E7C"/>
    <w:rsid w:val="004E7386"/>
    <w:rsid w:val="004F3F54"/>
    <w:rsid w:val="004F5D60"/>
    <w:rsid w:val="004F67CD"/>
    <w:rsid w:val="0051606A"/>
    <w:rsid w:val="00521BD8"/>
    <w:rsid w:val="00526999"/>
    <w:rsid w:val="00531D40"/>
    <w:rsid w:val="0053529C"/>
    <w:rsid w:val="00535CE5"/>
    <w:rsid w:val="0054215C"/>
    <w:rsid w:val="00580868"/>
    <w:rsid w:val="0058390A"/>
    <w:rsid w:val="005B2B89"/>
    <w:rsid w:val="005C6223"/>
    <w:rsid w:val="005C7066"/>
    <w:rsid w:val="005C7E29"/>
    <w:rsid w:val="005D3A29"/>
    <w:rsid w:val="005D4FB0"/>
    <w:rsid w:val="005D779F"/>
    <w:rsid w:val="005D7B92"/>
    <w:rsid w:val="005E0285"/>
    <w:rsid w:val="005E1F74"/>
    <w:rsid w:val="005E664F"/>
    <w:rsid w:val="005F6B27"/>
    <w:rsid w:val="00600047"/>
    <w:rsid w:val="0060692E"/>
    <w:rsid w:val="00611018"/>
    <w:rsid w:val="006135F4"/>
    <w:rsid w:val="006216BE"/>
    <w:rsid w:val="00622D10"/>
    <w:rsid w:val="006239CC"/>
    <w:rsid w:val="006301C5"/>
    <w:rsid w:val="00632031"/>
    <w:rsid w:val="006647B5"/>
    <w:rsid w:val="00670F44"/>
    <w:rsid w:val="00674A8E"/>
    <w:rsid w:val="00686F2D"/>
    <w:rsid w:val="00694081"/>
    <w:rsid w:val="006A2151"/>
    <w:rsid w:val="006A3D63"/>
    <w:rsid w:val="006A3D92"/>
    <w:rsid w:val="006A6C2F"/>
    <w:rsid w:val="006B1E1E"/>
    <w:rsid w:val="006B3341"/>
    <w:rsid w:val="006B5649"/>
    <w:rsid w:val="006B658B"/>
    <w:rsid w:val="006D66D8"/>
    <w:rsid w:val="006E1ABC"/>
    <w:rsid w:val="006E2609"/>
    <w:rsid w:val="006E2959"/>
    <w:rsid w:val="006E456A"/>
    <w:rsid w:val="006F27F5"/>
    <w:rsid w:val="00711A45"/>
    <w:rsid w:val="00711A7A"/>
    <w:rsid w:val="0072233C"/>
    <w:rsid w:val="0073380A"/>
    <w:rsid w:val="00740D95"/>
    <w:rsid w:val="0074295C"/>
    <w:rsid w:val="007462FE"/>
    <w:rsid w:val="00751A6D"/>
    <w:rsid w:val="00762348"/>
    <w:rsid w:val="007636DB"/>
    <w:rsid w:val="00781F35"/>
    <w:rsid w:val="00792066"/>
    <w:rsid w:val="00792EE3"/>
    <w:rsid w:val="00794E2B"/>
    <w:rsid w:val="00795B60"/>
    <w:rsid w:val="007A1B79"/>
    <w:rsid w:val="007A7097"/>
    <w:rsid w:val="007B7A5C"/>
    <w:rsid w:val="007C1335"/>
    <w:rsid w:val="007C41BC"/>
    <w:rsid w:val="007D32F8"/>
    <w:rsid w:val="007D5C78"/>
    <w:rsid w:val="007D771E"/>
    <w:rsid w:val="007E0489"/>
    <w:rsid w:val="008154D9"/>
    <w:rsid w:val="00816211"/>
    <w:rsid w:val="00825F98"/>
    <w:rsid w:val="008277A2"/>
    <w:rsid w:val="00836BDA"/>
    <w:rsid w:val="00841DA5"/>
    <w:rsid w:val="00842044"/>
    <w:rsid w:val="0084745B"/>
    <w:rsid w:val="00851203"/>
    <w:rsid w:val="00854E26"/>
    <w:rsid w:val="0086122F"/>
    <w:rsid w:val="00861699"/>
    <w:rsid w:val="008667B5"/>
    <w:rsid w:val="0088518C"/>
    <w:rsid w:val="0088623D"/>
    <w:rsid w:val="00886E90"/>
    <w:rsid w:val="0089497B"/>
    <w:rsid w:val="008A1202"/>
    <w:rsid w:val="008A3C9C"/>
    <w:rsid w:val="008A4FC0"/>
    <w:rsid w:val="008B534F"/>
    <w:rsid w:val="008C0AF3"/>
    <w:rsid w:val="008C3D34"/>
    <w:rsid w:val="008C7978"/>
    <w:rsid w:val="008D065E"/>
    <w:rsid w:val="008D7207"/>
    <w:rsid w:val="008E0CD9"/>
    <w:rsid w:val="00900F77"/>
    <w:rsid w:val="00913A65"/>
    <w:rsid w:val="00915D76"/>
    <w:rsid w:val="00922A20"/>
    <w:rsid w:val="0092394B"/>
    <w:rsid w:val="009465CD"/>
    <w:rsid w:val="0095233E"/>
    <w:rsid w:val="009538F3"/>
    <w:rsid w:val="00954BC8"/>
    <w:rsid w:val="00963B0D"/>
    <w:rsid w:val="009717C4"/>
    <w:rsid w:val="00987A9C"/>
    <w:rsid w:val="00990195"/>
    <w:rsid w:val="00997D6B"/>
    <w:rsid w:val="009B059B"/>
    <w:rsid w:val="009B082A"/>
    <w:rsid w:val="009B1C71"/>
    <w:rsid w:val="009B4BD4"/>
    <w:rsid w:val="009B5D46"/>
    <w:rsid w:val="009C681B"/>
    <w:rsid w:val="009C6CE3"/>
    <w:rsid w:val="009C7A72"/>
    <w:rsid w:val="009D0225"/>
    <w:rsid w:val="009E7F09"/>
    <w:rsid w:val="009F382E"/>
    <w:rsid w:val="00A009D4"/>
    <w:rsid w:val="00A06B6C"/>
    <w:rsid w:val="00A10281"/>
    <w:rsid w:val="00A12C07"/>
    <w:rsid w:val="00A13523"/>
    <w:rsid w:val="00A13D19"/>
    <w:rsid w:val="00A17A28"/>
    <w:rsid w:val="00A23E36"/>
    <w:rsid w:val="00A26844"/>
    <w:rsid w:val="00A312C6"/>
    <w:rsid w:val="00A367C5"/>
    <w:rsid w:val="00A42E1B"/>
    <w:rsid w:val="00A44D14"/>
    <w:rsid w:val="00A50586"/>
    <w:rsid w:val="00A7130E"/>
    <w:rsid w:val="00A725C1"/>
    <w:rsid w:val="00A73CA4"/>
    <w:rsid w:val="00A806D3"/>
    <w:rsid w:val="00A812B0"/>
    <w:rsid w:val="00A875EB"/>
    <w:rsid w:val="00A92BED"/>
    <w:rsid w:val="00A95660"/>
    <w:rsid w:val="00AA515D"/>
    <w:rsid w:val="00AA7F46"/>
    <w:rsid w:val="00AC17D3"/>
    <w:rsid w:val="00AC47BE"/>
    <w:rsid w:val="00AD11F8"/>
    <w:rsid w:val="00AD3DC9"/>
    <w:rsid w:val="00AD5794"/>
    <w:rsid w:val="00AE0A08"/>
    <w:rsid w:val="00AF17BF"/>
    <w:rsid w:val="00B015E3"/>
    <w:rsid w:val="00B016D9"/>
    <w:rsid w:val="00B02F06"/>
    <w:rsid w:val="00B06C9E"/>
    <w:rsid w:val="00B115E8"/>
    <w:rsid w:val="00B22594"/>
    <w:rsid w:val="00B25712"/>
    <w:rsid w:val="00B25D20"/>
    <w:rsid w:val="00B26B20"/>
    <w:rsid w:val="00B27F3E"/>
    <w:rsid w:val="00B33B70"/>
    <w:rsid w:val="00B33EB7"/>
    <w:rsid w:val="00B511C7"/>
    <w:rsid w:val="00B61F6E"/>
    <w:rsid w:val="00B6214C"/>
    <w:rsid w:val="00B84FD1"/>
    <w:rsid w:val="00B90E6A"/>
    <w:rsid w:val="00B976E4"/>
    <w:rsid w:val="00BA3F17"/>
    <w:rsid w:val="00BA60EF"/>
    <w:rsid w:val="00BD68BA"/>
    <w:rsid w:val="00BE17A5"/>
    <w:rsid w:val="00BE1863"/>
    <w:rsid w:val="00BE2294"/>
    <w:rsid w:val="00BF0DA3"/>
    <w:rsid w:val="00BF2CC9"/>
    <w:rsid w:val="00BF6572"/>
    <w:rsid w:val="00C23D3A"/>
    <w:rsid w:val="00C33342"/>
    <w:rsid w:val="00C42882"/>
    <w:rsid w:val="00C428A6"/>
    <w:rsid w:val="00C4442B"/>
    <w:rsid w:val="00C45CB4"/>
    <w:rsid w:val="00C46D67"/>
    <w:rsid w:val="00C47AC4"/>
    <w:rsid w:val="00C500CE"/>
    <w:rsid w:val="00C52011"/>
    <w:rsid w:val="00C521A4"/>
    <w:rsid w:val="00C5688B"/>
    <w:rsid w:val="00C618CD"/>
    <w:rsid w:val="00C67F6D"/>
    <w:rsid w:val="00C759D9"/>
    <w:rsid w:val="00C7719A"/>
    <w:rsid w:val="00C8541B"/>
    <w:rsid w:val="00C877FB"/>
    <w:rsid w:val="00C92BA9"/>
    <w:rsid w:val="00C95F5E"/>
    <w:rsid w:val="00C96781"/>
    <w:rsid w:val="00CB78C8"/>
    <w:rsid w:val="00CC25FB"/>
    <w:rsid w:val="00CC372B"/>
    <w:rsid w:val="00CC3A79"/>
    <w:rsid w:val="00CC6DBE"/>
    <w:rsid w:val="00CE5DAA"/>
    <w:rsid w:val="00CF7ADC"/>
    <w:rsid w:val="00CF7BFF"/>
    <w:rsid w:val="00D02773"/>
    <w:rsid w:val="00D122E6"/>
    <w:rsid w:val="00D145C7"/>
    <w:rsid w:val="00D14B53"/>
    <w:rsid w:val="00D17E9D"/>
    <w:rsid w:val="00D256EF"/>
    <w:rsid w:val="00D27D13"/>
    <w:rsid w:val="00D301F4"/>
    <w:rsid w:val="00D4309F"/>
    <w:rsid w:val="00D467C0"/>
    <w:rsid w:val="00D4744D"/>
    <w:rsid w:val="00D6253A"/>
    <w:rsid w:val="00D67561"/>
    <w:rsid w:val="00D703D3"/>
    <w:rsid w:val="00D735EA"/>
    <w:rsid w:val="00DA5C23"/>
    <w:rsid w:val="00DB3E66"/>
    <w:rsid w:val="00DB4C51"/>
    <w:rsid w:val="00DB5A94"/>
    <w:rsid w:val="00DC215A"/>
    <w:rsid w:val="00DD3030"/>
    <w:rsid w:val="00DD4151"/>
    <w:rsid w:val="00DD457A"/>
    <w:rsid w:val="00DD6018"/>
    <w:rsid w:val="00DE0E04"/>
    <w:rsid w:val="00DE2E1E"/>
    <w:rsid w:val="00DE7B46"/>
    <w:rsid w:val="00DF3E51"/>
    <w:rsid w:val="00DF3E73"/>
    <w:rsid w:val="00DF56B8"/>
    <w:rsid w:val="00E032AF"/>
    <w:rsid w:val="00E14976"/>
    <w:rsid w:val="00E1655D"/>
    <w:rsid w:val="00E2121A"/>
    <w:rsid w:val="00E26C17"/>
    <w:rsid w:val="00E277B6"/>
    <w:rsid w:val="00E35379"/>
    <w:rsid w:val="00E35641"/>
    <w:rsid w:val="00E54E1B"/>
    <w:rsid w:val="00E67271"/>
    <w:rsid w:val="00E7051C"/>
    <w:rsid w:val="00E726E1"/>
    <w:rsid w:val="00E763E2"/>
    <w:rsid w:val="00E77A5E"/>
    <w:rsid w:val="00E85667"/>
    <w:rsid w:val="00E92AB2"/>
    <w:rsid w:val="00E964D3"/>
    <w:rsid w:val="00E971A0"/>
    <w:rsid w:val="00EC76FF"/>
    <w:rsid w:val="00EC7F64"/>
    <w:rsid w:val="00ED2D38"/>
    <w:rsid w:val="00ED6036"/>
    <w:rsid w:val="00EE3254"/>
    <w:rsid w:val="00EE4912"/>
    <w:rsid w:val="00EF4D92"/>
    <w:rsid w:val="00F01B96"/>
    <w:rsid w:val="00F027BF"/>
    <w:rsid w:val="00F054D0"/>
    <w:rsid w:val="00F07A7F"/>
    <w:rsid w:val="00F15FFF"/>
    <w:rsid w:val="00F20203"/>
    <w:rsid w:val="00F21C11"/>
    <w:rsid w:val="00F25193"/>
    <w:rsid w:val="00F2554C"/>
    <w:rsid w:val="00F31209"/>
    <w:rsid w:val="00F365B4"/>
    <w:rsid w:val="00F4221E"/>
    <w:rsid w:val="00F426BD"/>
    <w:rsid w:val="00F477E5"/>
    <w:rsid w:val="00F62EC9"/>
    <w:rsid w:val="00F64B2A"/>
    <w:rsid w:val="00F70428"/>
    <w:rsid w:val="00F744EA"/>
    <w:rsid w:val="00F76532"/>
    <w:rsid w:val="00F93B30"/>
    <w:rsid w:val="00F95FC3"/>
    <w:rsid w:val="00FA1257"/>
    <w:rsid w:val="00FA6637"/>
    <w:rsid w:val="00FC1DEB"/>
    <w:rsid w:val="00FC596D"/>
    <w:rsid w:val="00FD1077"/>
    <w:rsid w:val="00FD4C75"/>
    <w:rsid w:val="00FD6D1F"/>
    <w:rsid w:val="00FE5729"/>
    <w:rsid w:val="317B1BC3"/>
    <w:rsid w:val="5F78A6A2"/>
    <w:rsid w:val="6AB7CC79"/>
    <w:rsid w:val="7DF7E2F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5A650"/>
  <w15:chartTrackingRefBased/>
  <w15:docId w15:val="{FEDADCF8-14BB-4E3F-9138-65DA50038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2AF"/>
    <w:pPr>
      <w:spacing w:after="240" w:line="360" w:lineRule="atLeast"/>
      <w:jc w:val="both"/>
    </w:pPr>
    <w:rPr>
      <w:rFonts w:ascii="Arial" w:hAnsi="Arial" w:cs="Times New Roman"/>
      <w:sz w:val="20"/>
      <w:szCs w:val="20"/>
      <w:lang w:eastAsia="en-GB"/>
    </w:rPr>
  </w:style>
  <w:style w:type="paragraph" w:styleId="Heading1">
    <w:name w:val="heading 1"/>
    <w:basedOn w:val="Normal"/>
    <w:next w:val="Normal"/>
    <w:link w:val="Heading1Char"/>
    <w:uiPriority w:val="9"/>
    <w:rsid w:val="005C7066"/>
    <w:pPr>
      <w:keepNext/>
      <w:keepLines/>
      <w:numPr>
        <w:numId w:val="1"/>
      </w:numPr>
      <w:spacing w:before="100" w:beforeAutospacing="1"/>
      <w:outlineLvl w:val="0"/>
    </w:pPr>
    <w:rPr>
      <w:rFonts w:eastAsia="Verdana" w:cstheme="majorBidi"/>
      <w:b/>
      <w:bCs/>
    </w:rPr>
  </w:style>
  <w:style w:type="paragraph" w:styleId="Heading2">
    <w:name w:val="heading 2"/>
    <w:basedOn w:val="Normal"/>
    <w:next w:val="Normal"/>
    <w:link w:val="Heading2Char"/>
    <w:uiPriority w:val="9"/>
    <w:semiHidden/>
    <w:rsid w:val="005C7066"/>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rsid w:val="005C7066"/>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rsid w:val="005C706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rsid w:val="005C706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rsid w:val="005C706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rsid w:val="005C706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rsid w:val="005C7066"/>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rsid w:val="005C7066"/>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se0Sub">
    <w:name w:val="Clause0Sub"/>
    <w:basedOn w:val="Normal"/>
    <w:link w:val="Clause0SubChar"/>
    <w:rsid w:val="00A725C1"/>
    <w:pPr>
      <w:tabs>
        <w:tab w:val="left" w:pos="720"/>
        <w:tab w:val="left" w:pos="1440"/>
        <w:tab w:val="left" w:pos="2552"/>
        <w:tab w:val="left" w:pos="3600"/>
        <w:tab w:val="left" w:pos="5041"/>
        <w:tab w:val="left" w:pos="6481"/>
        <w:tab w:val="left" w:pos="7201"/>
        <w:tab w:val="left" w:pos="7921"/>
        <w:tab w:val="left" w:pos="8222"/>
      </w:tabs>
      <w:ind w:left="720"/>
    </w:pPr>
  </w:style>
  <w:style w:type="character" w:customStyle="1" w:styleId="Clause0SubChar">
    <w:name w:val="Clause0Sub Char"/>
    <w:link w:val="Clause0Sub"/>
    <w:rsid w:val="005C7066"/>
    <w:rPr>
      <w:rFonts w:ascii="Arial" w:eastAsia="Times New Roman" w:hAnsi="Arial" w:cs="Times New Roman"/>
      <w:sz w:val="20"/>
      <w:szCs w:val="20"/>
      <w:lang w:eastAsia="en-GB"/>
    </w:rPr>
  </w:style>
  <w:style w:type="paragraph" w:customStyle="1" w:styleId="Clause1Head">
    <w:name w:val="Clause1Head"/>
    <w:basedOn w:val="Normal"/>
    <w:link w:val="Clause1HeadChar"/>
    <w:qFormat/>
    <w:rsid w:val="00A725C1"/>
    <w:pPr>
      <w:keepNext/>
      <w:numPr>
        <w:numId w:val="2"/>
      </w:numPr>
    </w:pPr>
    <w:rPr>
      <w:b/>
    </w:rPr>
  </w:style>
  <w:style w:type="paragraph" w:customStyle="1" w:styleId="Clause2Sub">
    <w:name w:val="Clause2Sub"/>
    <w:basedOn w:val="Normal"/>
    <w:link w:val="Clause2SubChar"/>
    <w:qFormat/>
    <w:rsid w:val="00A725C1"/>
    <w:pPr>
      <w:numPr>
        <w:ilvl w:val="1"/>
        <w:numId w:val="2"/>
      </w:numPr>
    </w:pPr>
  </w:style>
  <w:style w:type="character" w:customStyle="1" w:styleId="Clause2SubChar">
    <w:name w:val="Clause2Sub Char"/>
    <w:link w:val="Clause2Sub"/>
    <w:rsid w:val="005C7066"/>
    <w:rPr>
      <w:rFonts w:ascii="Arial" w:hAnsi="Arial" w:cs="Times New Roman"/>
      <w:sz w:val="20"/>
      <w:szCs w:val="20"/>
      <w:lang w:eastAsia="en-GB"/>
    </w:rPr>
  </w:style>
  <w:style w:type="paragraph" w:customStyle="1" w:styleId="Clause3Sub">
    <w:name w:val="Clause3Sub"/>
    <w:basedOn w:val="Normal"/>
    <w:link w:val="Clause3SubChar"/>
    <w:qFormat/>
    <w:rsid w:val="00A725C1"/>
    <w:pPr>
      <w:numPr>
        <w:ilvl w:val="2"/>
        <w:numId w:val="2"/>
      </w:numPr>
    </w:pPr>
  </w:style>
  <w:style w:type="character" w:customStyle="1" w:styleId="Clause3SubChar">
    <w:name w:val="Clause3Sub Char"/>
    <w:link w:val="Clause3Sub"/>
    <w:rsid w:val="005C7066"/>
    <w:rPr>
      <w:rFonts w:ascii="Arial" w:hAnsi="Arial" w:cs="Times New Roman"/>
      <w:sz w:val="20"/>
      <w:szCs w:val="20"/>
      <w:lang w:eastAsia="en-GB"/>
    </w:rPr>
  </w:style>
  <w:style w:type="paragraph" w:customStyle="1" w:styleId="Clause4Sub">
    <w:name w:val="Clause4Sub"/>
    <w:basedOn w:val="Normal"/>
    <w:qFormat/>
    <w:rsid w:val="00A725C1"/>
    <w:pPr>
      <w:numPr>
        <w:ilvl w:val="3"/>
        <w:numId w:val="2"/>
      </w:numPr>
    </w:pPr>
  </w:style>
  <w:style w:type="paragraph" w:customStyle="1" w:styleId="Clause5Sub">
    <w:name w:val="Clause5Sub"/>
    <w:basedOn w:val="Normal"/>
    <w:qFormat/>
    <w:rsid w:val="00A725C1"/>
    <w:pPr>
      <w:numPr>
        <w:ilvl w:val="4"/>
        <w:numId w:val="2"/>
      </w:numPr>
    </w:pPr>
  </w:style>
  <w:style w:type="paragraph" w:customStyle="1" w:styleId="Clause6Sub">
    <w:name w:val="Clause6Sub"/>
    <w:basedOn w:val="Normal"/>
    <w:qFormat/>
    <w:rsid w:val="00A725C1"/>
    <w:pPr>
      <w:numPr>
        <w:ilvl w:val="5"/>
        <w:numId w:val="2"/>
      </w:numPr>
    </w:pPr>
  </w:style>
  <w:style w:type="paragraph" w:customStyle="1" w:styleId="Clause7Sub">
    <w:name w:val="Clause7Sub"/>
    <w:basedOn w:val="Normal"/>
    <w:qFormat/>
    <w:rsid w:val="00A725C1"/>
    <w:pPr>
      <w:numPr>
        <w:ilvl w:val="6"/>
        <w:numId w:val="2"/>
      </w:numPr>
    </w:pPr>
  </w:style>
  <w:style w:type="paragraph" w:customStyle="1" w:styleId="Clause8Sub">
    <w:name w:val="Clause8Sub"/>
    <w:basedOn w:val="Normal"/>
    <w:qFormat/>
    <w:rsid w:val="00A725C1"/>
    <w:pPr>
      <w:numPr>
        <w:ilvl w:val="7"/>
        <w:numId w:val="2"/>
      </w:numPr>
    </w:pPr>
  </w:style>
  <w:style w:type="paragraph" w:customStyle="1" w:styleId="Clause9Sub">
    <w:name w:val="Clause9Sub"/>
    <w:basedOn w:val="Normal"/>
    <w:qFormat/>
    <w:rsid w:val="00A725C1"/>
    <w:pPr>
      <w:numPr>
        <w:ilvl w:val="8"/>
        <w:numId w:val="2"/>
      </w:numPr>
    </w:pPr>
  </w:style>
  <w:style w:type="paragraph" w:customStyle="1" w:styleId="NormalDouble">
    <w:name w:val="Normal Double"/>
    <w:basedOn w:val="Normal"/>
    <w:rsid w:val="005C7066"/>
    <w:pPr>
      <w:spacing w:line="480" w:lineRule="atLeast"/>
    </w:pPr>
    <w:rPr>
      <w:lang w:val="en-US"/>
    </w:rPr>
  </w:style>
  <w:style w:type="paragraph" w:customStyle="1" w:styleId="NormalSingle">
    <w:name w:val="Normal Single"/>
    <w:basedOn w:val="Normal"/>
    <w:rsid w:val="005C7066"/>
    <w:pPr>
      <w:spacing w:line="240" w:lineRule="atLeast"/>
    </w:pPr>
    <w:rPr>
      <w:lang w:val="en-US"/>
    </w:rPr>
  </w:style>
  <w:style w:type="paragraph" w:customStyle="1" w:styleId="NormalTable">
    <w:name w:val="NormalTable"/>
    <w:basedOn w:val="Normal"/>
    <w:next w:val="Normal"/>
    <w:rsid w:val="005C7066"/>
    <w:pPr>
      <w:spacing w:after="0" w:line="240" w:lineRule="atLeast"/>
    </w:pPr>
    <w:rPr>
      <w:sz w:val="16"/>
      <w:szCs w:val="16"/>
      <w:lang w:val="en-US"/>
    </w:rPr>
  </w:style>
  <w:style w:type="paragraph" w:customStyle="1" w:styleId="NoSpaceNormal">
    <w:name w:val="NoSpaceNormal"/>
    <w:basedOn w:val="Normal"/>
    <w:qFormat/>
    <w:rsid w:val="005C7066"/>
    <w:pPr>
      <w:spacing w:after="0"/>
    </w:pPr>
    <w:rPr>
      <w:lang w:val="en-US"/>
    </w:rPr>
  </w:style>
  <w:style w:type="paragraph" w:customStyle="1" w:styleId="NoSpaceNormalSingle">
    <w:name w:val="NoSpaceNormalSingle"/>
    <w:basedOn w:val="Normal"/>
    <w:qFormat/>
    <w:rsid w:val="005C7066"/>
    <w:pPr>
      <w:spacing w:after="0" w:line="240" w:lineRule="atLeast"/>
    </w:pPr>
    <w:rPr>
      <w:lang w:val="en-US"/>
    </w:rPr>
  </w:style>
  <w:style w:type="paragraph" w:customStyle="1" w:styleId="XClause0Sub">
    <w:name w:val="XClause0Sub"/>
    <w:basedOn w:val="Normal"/>
    <w:rsid w:val="00A725C1"/>
    <w:pPr>
      <w:tabs>
        <w:tab w:val="left" w:pos="680"/>
        <w:tab w:val="left" w:pos="1474"/>
        <w:tab w:val="left" w:pos="2552"/>
        <w:tab w:val="left" w:pos="3629"/>
        <w:tab w:val="left" w:pos="4763"/>
        <w:tab w:val="left" w:pos="6124"/>
        <w:tab w:val="left" w:pos="6861"/>
        <w:tab w:val="left" w:pos="7655"/>
        <w:tab w:val="left" w:pos="8222"/>
      </w:tabs>
      <w:ind w:left="720"/>
    </w:pPr>
  </w:style>
  <w:style w:type="paragraph" w:customStyle="1" w:styleId="XClause1Head">
    <w:name w:val="XClause1Head"/>
    <w:basedOn w:val="Normal"/>
    <w:rsid w:val="00A725C1"/>
    <w:pPr>
      <w:numPr>
        <w:numId w:val="3"/>
      </w:numPr>
    </w:pPr>
  </w:style>
  <w:style w:type="paragraph" w:customStyle="1" w:styleId="XClause2Sub">
    <w:name w:val="XClause2Sub"/>
    <w:basedOn w:val="Normal"/>
    <w:link w:val="XClause2SubChar"/>
    <w:rsid w:val="00A725C1"/>
    <w:pPr>
      <w:numPr>
        <w:ilvl w:val="1"/>
        <w:numId w:val="3"/>
      </w:numPr>
    </w:pPr>
  </w:style>
  <w:style w:type="character" w:customStyle="1" w:styleId="XClause2SubChar">
    <w:name w:val="XClause2Sub Char"/>
    <w:basedOn w:val="DefaultParagraphFont"/>
    <w:link w:val="XClause2Sub"/>
    <w:rsid w:val="005C7066"/>
    <w:rPr>
      <w:rFonts w:ascii="Arial" w:hAnsi="Arial" w:cs="Times New Roman"/>
      <w:sz w:val="20"/>
      <w:szCs w:val="20"/>
      <w:lang w:eastAsia="en-GB"/>
    </w:rPr>
  </w:style>
  <w:style w:type="paragraph" w:customStyle="1" w:styleId="XClause3Sub">
    <w:name w:val="XClause3Sub"/>
    <w:basedOn w:val="Normal"/>
    <w:rsid w:val="00A725C1"/>
    <w:pPr>
      <w:numPr>
        <w:ilvl w:val="2"/>
        <w:numId w:val="3"/>
      </w:numPr>
    </w:pPr>
  </w:style>
  <w:style w:type="paragraph" w:customStyle="1" w:styleId="XClause4Sub">
    <w:name w:val="XClause4Sub"/>
    <w:basedOn w:val="Clause4Sub"/>
    <w:rsid w:val="00A725C1"/>
    <w:pPr>
      <w:numPr>
        <w:numId w:val="3"/>
      </w:numPr>
    </w:pPr>
  </w:style>
  <w:style w:type="paragraph" w:customStyle="1" w:styleId="XClause5Sub">
    <w:name w:val="XClause5Sub"/>
    <w:basedOn w:val="Normal"/>
    <w:rsid w:val="00A725C1"/>
    <w:pPr>
      <w:numPr>
        <w:ilvl w:val="4"/>
        <w:numId w:val="3"/>
      </w:numPr>
    </w:pPr>
  </w:style>
  <w:style w:type="paragraph" w:customStyle="1" w:styleId="XClause6Sub">
    <w:name w:val="XClause6Sub"/>
    <w:basedOn w:val="Normal"/>
    <w:rsid w:val="00A725C1"/>
    <w:pPr>
      <w:numPr>
        <w:ilvl w:val="5"/>
        <w:numId w:val="3"/>
      </w:numPr>
    </w:pPr>
  </w:style>
  <w:style w:type="paragraph" w:customStyle="1" w:styleId="XClause7Sub">
    <w:name w:val="XClause7Sub"/>
    <w:basedOn w:val="Normal"/>
    <w:rsid w:val="00A725C1"/>
    <w:pPr>
      <w:numPr>
        <w:ilvl w:val="6"/>
        <w:numId w:val="3"/>
      </w:numPr>
    </w:pPr>
  </w:style>
  <w:style w:type="paragraph" w:customStyle="1" w:styleId="XClause8Sub">
    <w:name w:val="XClause8Sub"/>
    <w:basedOn w:val="Normal"/>
    <w:rsid w:val="00A725C1"/>
    <w:pPr>
      <w:numPr>
        <w:ilvl w:val="7"/>
        <w:numId w:val="3"/>
      </w:numPr>
    </w:pPr>
  </w:style>
  <w:style w:type="paragraph" w:customStyle="1" w:styleId="XClause9Sub">
    <w:name w:val="XClause9Sub"/>
    <w:basedOn w:val="Normal"/>
    <w:rsid w:val="00A725C1"/>
    <w:pPr>
      <w:numPr>
        <w:ilvl w:val="8"/>
        <w:numId w:val="3"/>
      </w:numPr>
    </w:pPr>
  </w:style>
  <w:style w:type="character" w:customStyle="1" w:styleId="Heading1Char">
    <w:name w:val="Heading 1 Char"/>
    <w:basedOn w:val="DefaultParagraphFont"/>
    <w:link w:val="Heading1"/>
    <w:uiPriority w:val="9"/>
    <w:rsid w:val="005C7066"/>
    <w:rPr>
      <w:rFonts w:ascii="Arial" w:eastAsia="Verdana" w:hAnsi="Arial" w:cstheme="majorBidi"/>
      <w:b/>
      <w:bCs/>
      <w:sz w:val="20"/>
      <w:szCs w:val="20"/>
      <w:lang w:eastAsia="en-GB"/>
    </w:rPr>
  </w:style>
  <w:style w:type="character" w:customStyle="1" w:styleId="Heading2Char">
    <w:name w:val="Heading 2 Char"/>
    <w:basedOn w:val="DefaultParagraphFont"/>
    <w:link w:val="Heading2"/>
    <w:uiPriority w:val="9"/>
    <w:semiHidden/>
    <w:rsid w:val="005C7066"/>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semiHidden/>
    <w:rsid w:val="005C7066"/>
    <w:rPr>
      <w:rFonts w:asciiTheme="majorHAnsi" w:eastAsiaTheme="majorEastAsia" w:hAnsiTheme="majorHAnsi" w:cstheme="majorBidi"/>
      <w:b/>
      <w:bCs/>
      <w:color w:val="4F81BD" w:themeColor="accent1"/>
      <w:sz w:val="20"/>
      <w:szCs w:val="20"/>
      <w:lang w:eastAsia="en-GB"/>
    </w:rPr>
  </w:style>
  <w:style w:type="character" w:customStyle="1" w:styleId="Heading4Char">
    <w:name w:val="Heading 4 Char"/>
    <w:basedOn w:val="DefaultParagraphFont"/>
    <w:link w:val="Heading4"/>
    <w:uiPriority w:val="9"/>
    <w:semiHidden/>
    <w:rsid w:val="005C7066"/>
    <w:rPr>
      <w:rFonts w:asciiTheme="majorHAnsi" w:eastAsiaTheme="majorEastAsia" w:hAnsiTheme="majorHAnsi" w:cstheme="majorBidi"/>
      <w:b/>
      <w:bCs/>
      <w:i/>
      <w:iCs/>
      <w:color w:val="4F81BD" w:themeColor="accent1"/>
      <w:sz w:val="20"/>
      <w:szCs w:val="20"/>
      <w:lang w:eastAsia="en-GB"/>
    </w:rPr>
  </w:style>
  <w:style w:type="character" w:customStyle="1" w:styleId="Heading5Char">
    <w:name w:val="Heading 5 Char"/>
    <w:basedOn w:val="DefaultParagraphFont"/>
    <w:link w:val="Heading5"/>
    <w:rsid w:val="005C7066"/>
    <w:rPr>
      <w:rFonts w:asciiTheme="majorHAnsi" w:eastAsiaTheme="majorEastAsia" w:hAnsiTheme="majorHAnsi" w:cstheme="majorBidi"/>
      <w:color w:val="243F60" w:themeColor="accent1" w:themeShade="7F"/>
      <w:sz w:val="20"/>
      <w:szCs w:val="20"/>
      <w:lang w:eastAsia="en-GB"/>
    </w:rPr>
  </w:style>
  <w:style w:type="character" w:customStyle="1" w:styleId="Heading6Char">
    <w:name w:val="Heading 6 Char"/>
    <w:basedOn w:val="DefaultParagraphFont"/>
    <w:link w:val="Heading6"/>
    <w:rsid w:val="005C7066"/>
    <w:rPr>
      <w:rFonts w:asciiTheme="majorHAnsi" w:eastAsiaTheme="majorEastAsia" w:hAnsiTheme="majorHAnsi" w:cstheme="majorBidi"/>
      <w:i/>
      <w:iCs/>
      <w:color w:val="243F60" w:themeColor="accent1" w:themeShade="7F"/>
      <w:sz w:val="20"/>
      <w:szCs w:val="20"/>
      <w:lang w:eastAsia="en-GB"/>
    </w:rPr>
  </w:style>
  <w:style w:type="character" w:customStyle="1" w:styleId="Heading7Char">
    <w:name w:val="Heading 7 Char"/>
    <w:basedOn w:val="DefaultParagraphFont"/>
    <w:link w:val="Heading7"/>
    <w:uiPriority w:val="9"/>
    <w:semiHidden/>
    <w:rsid w:val="005C7066"/>
    <w:rPr>
      <w:rFonts w:asciiTheme="majorHAnsi" w:eastAsiaTheme="majorEastAsia" w:hAnsiTheme="majorHAnsi" w:cstheme="majorBidi"/>
      <w:i/>
      <w:iCs/>
      <w:color w:val="404040" w:themeColor="text1" w:themeTint="BF"/>
      <w:sz w:val="20"/>
      <w:szCs w:val="20"/>
      <w:lang w:eastAsia="en-GB"/>
    </w:rPr>
  </w:style>
  <w:style w:type="character" w:customStyle="1" w:styleId="Heading8Char">
    <w:name w:val="Heading 8 Char"/>
    <w:basedOn w:val="DefaultParagraphFont"/>
    <w:link w:val="Heading8"/>
    <w:uiPriority w:val="9"/>
    <w:semiHidden/>
    <w:rsid w:val="005C7066"/>
    <w:rPr>
      <w:rFonts w:asciiTheme="majorHAnsi" w:eastAsiaTheme="majorEastAsia" w:hAnsiTheme="majorHAnsi" w:cstheme="majorBidi"/>
      <w:color w:val="404040" w:themeColor="text1" w:themeTint="BF"/>
      <w:sz w:val="20"/>
      <w:szCs w:val="20"/>
      <w:lang w:eastAsia="en-GB"/>
    </w:rPr>
  </w:style>
  <w:style w:type="character" w:customStyle="1" w:styleId="Heading9Char">
    <w:name w:val="Heading 9 Char"/>
    <w:basedOn w:val="DefaultParagraphFont"/>
    <w:link w:val="Heading9"/>
    <w:rsid w:val="005C7066"/>
    <w:rPr>
      <w:rFonts w:asciiTheme="majorHAnsi" w:eastAsiaTheme="majorEastAsia" w:hAnsiTheme="majorHAnsi" w:cstheme="majorBidi"/>
      <w:i/>
      <w:iCs/>
      <w:color w:val="404040" w:themeColor="text1" w:themeTint="BF"/>
      <w:sz w:val="20"/>
      <w:szCs w:val="20"/>
      <w:lang w:eastAsia="en-GB"/>
    </w:rPr>
  </w:style>
  <w:style w:type="character" w:styleId="SubtleEmphasis">
    <w:name w:val="Subtle Emphasis"/>
    <w:basedOn w:val="DefaultParagraphFont"/>
    <w:uiPriority w:val="19"/>
    <w:rsid w:val="005C7066"/>
    <w:rPr>
      <w:i/>
      <w:iCs/>
      <w:color w:val="808080" w:themeColor="text1" w:themeTint="7F"/>
    </w:rPr>
  </w:style>
  <w:style w:type="paragraph" w:customStyle="1" w:styleId="Annexure">
    <w:name w:val="Annexure"/>
    <w:basedOn w:val="Normal"/>
    <w:next w:val="Normal"/>
    <w:link w:val="AnnexureChar"/>
    <w:qFormat/>
    <w:rsid w:val="000127E6"/>
    <w:pPr>
      <w:numPr>
        <w:numId w:val="4"/>
      </w:numPr>
      <w:jc w:val="right"/>
    </w:pPr>
    <w:rPr>
      <w:b/>
    </w:rPr>
  </w:style>
  <w:style w:type="character" w:customStyle="1" w:styleId="AnnexureChar">
    <w:name w:val="Annexure Char"/>
    <w:basedOn w:val="DefaultParagraphFont"/>
    <w:link w:val="Annexure"/>
    <w:rsid w:val="000127E6"/>
    <w:rPr>
      <w:rFonts w:ascii="Arial" w:hAnsi="Arial" w:cs="Times New Roman"/>
      <w:b/>
      <w:sz w:val="20"/>
      <w:szCs w:val="20"/>
      <w:lang w:eastAsia="en-GB"/>
    </w:rPr>
  </w:style>
  <w:style w:type="paragraph" w:styleId="TOC1">
    <w:name w:val="toc 1"/>
    <w:basedOn w:val="Normal"/>
    <w:next w:val="Normal"/>
    <w:autoRedefine/>
    <w:uiPriority w:val="39"/>
    <w:unhideWhenUsed/>
    <w:rsid w:val="00531D40"/>
    <w:pPr>
      <w:tabs>
        <w:tab w:val="left" w:pos="400"/>
        <w:tab w:val="right" w:leader="dot" w:pos="9016"/>
      </w:tabs>
      <w:spacing w:after="100"/>
    </w:pPr>
  </w:style>
  <w:style w:type="character" w:styleId="Hyperlink">
    <w:name w:val="Hyperlink"/>
    <w:basedOn w:val="DefaultParagraphFont"/>
    <w:uiPriority w:val="99"/>
    <w:unhideWhenUsed/>
    <w:rsid w:val="004453B3"/>
    <w:rPr>
      <w:color w:val="0000FF" w:themeColor="hyperlink"/>
      <w:u w:val="single"/>
    </w:rPr>
  </w:style>
  <w:style w:type="paragraph" w:styleId="Header">
    <w:name w:val="header"/>
    <w:basedOn w:val="Normal"/>
    <w:link w:val="HeaderChar"/>
    <w:uiPriority w:val="99"/>
    <w:unhideWhenUsed/>
    <w:rsid w:val="006F2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7F5"/>
    <w:rPr>
      <w:rFonts w:ascii="Arial" w:hAnsi="Arial"/>
      <w:sz w:val="20"/>
    </w:rPr>
  </w:style>
  <w:style w:type="paragraph" w:styleId="Footer">
    <w:name w:val="footer"/>
    <w:basedOn w:val="Normal"/>
    <w:link w:val="FooterChar"/>
    <w:uiPriority w:val="99"/>
    <w:unhideWhenUsed/>
    <w:rsid w:val="00AD11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11F8"/>
    <w:rPr>
      <w:rFonts w:ascii="Arial" w:hAnsi="Arial" w:cs="Times New Roman"/>
      <w:sz w:val="20"/>
      <w:szCs w:val="20"/>
      <w:lang w:eastAsia="en-GB"/>
    </w:rPr>
  </w:style>
  <w:style w:type="paragraph" w:styleId="TOC2">
    <w:name w:val="toc 2"/>
    <w:basedOn w:val="Normal"/>
    <w:next w:val="Normal"/>
    <w:autoRedefine/>
    <w:uiPriority w:val="39"/>
    <w:unhideWhenUsed/>
    <w:rsid w:val="009B1C71"/>
    <w:pPr>
      <w:spacing w:after="100"/>
      <w:ind w:left="200"/>
    </w:pPr>
  </w:style>
  <w:style w:type="paragraph" w:styleId="TOC3">
    <w:name w:val="toc 3"/>
    <w:basedOn w:val="Normal"/>
    <w:next w:val="Normal"/>
    <w:autoRedefine/>
    <w:uiPriority w:val="39"/>
    <w:semiHidden/>
    <w:unhideWhenUsed/>
    <w:rsid w:val="009B1C71"/>
    <w:pPr>
      <w:spacing w:after="100"/>
      <w:ind w:left="400"/>
    </w:pPr>
  </w:style>
  <w:style w:type="paragraph" w:styleId="TOC4">
    <w:name w:val="toc 4"/>
    <w:basedOn w:val="Normal"/>
    <w:next w:val="Normal"/>
    <w:autoRedefine/>
    <w:uiPriority w:val="39"/>
    <w:semiHidden/>
    <w:unhideWhenUsed/>
    <w:rsid w:val="009B1C71"/>
    <w:pPr>
      <w:spacing w:after="100"/>
      <w:ind w:left="600"/>
    </w:pPr>
  </w:style>
  <w:style w:type="paragraph" w:styleId="TOC5">
    <w:name w:val="toc 5"/>
    <w:basedOn w:val="Normal"/>
    <w:next w:val="Normal"/>
    <w:autoRedefine/>
    <w:uiPriority w:val="39"/>
    <w:semiHidden/>
    <w:unhideWhenUsed/>
    <w:rsid w:val="009B1C71"/>
    <w:pPr>
      <w:spacing w:after="100"/>
      <w:ind w:left="800"/>
    </w:pPr>
  </w:style>
  <w:style w:type="paragraph" w:styleId="TOC6">
    <w:name w:val="toc 6"/>
    <w:basedOn w:val="Normal"/>
    <w:next w:val="Normal"/>
    <w:autoRedefine/>
    <w:uiPriority w:val="39"/>
    <w:semiHidden/>
    <w:unhideWhenUsed/>
    <w:rsid w:val="009B1C71"/>
    <w:pPr>
      <w:spacing w:after="100"/>
      <w:ind w:left="1000"/>
    </w:pPr>
  </w:style>
  <w:style w:type="paragraph" w:styleId="TOC7">
    <w:name w:val="toc 7"/>
    <w:basedOn w:val="Normal"/>
    <w:next w:val="Normal"/>
    <w:autoRedefine/>
    <w:uiPriority w:val="39"/>
    <w:semiHidden/>
    <w:unhideWhenUsed/>
    <w:rsid w:val="009B1C71"/>
    <w:pPr>
      <w:spacing w:after="100"/>
      <w:ind w:left="1200"/>
    </w:pPr>
  </w:style>
  <w:style w:type="paragraph" w:styleId="TOC8">
    <w:name w:val="toc 8"/>
    <w:basedOn w:val="Normal"/>
    <w:next w:val="Normal"/>
    <w:autoRedefine/>
    <w:uiPriority w:val="39"/>
    <w:semiHidden/>
    <w:unhideWhenUsed/>
    <w:rsid w:val="009B1C71"/>
    <w:pPr>
      <w:spacing w:after="100"/>
      <w:ind w:left="1400"/>
    </w:pPr>
  </w:style>
  <w:style w:type="paragraph" w:styleId="TOC9">
    <w:name w:val="toc 9"/>
    <w:basedOn w:val="Normal"/>
    <w:next w:val="Normal"/>
    <w:autoRedefine/>
    <w:uiPriority w:val="39"/>
    <w:semiHidden/>
    <w:unhideWhenUsed/>
    <w:rsid w:val="009B1C71"/>
    <w:pPr>
      <w:spacing w:after="100"/>
      <w:ind w:left="1600"/>
    </w:pPr>
  </w:style>
  <w:style w:type="paragraph" w:customStyle="1" w:styleId="Schedule">
    <w:name w:val="Schedule"/>
    <w:basedOn w:val="Normal"/>
    <w:next w:val="Normal"/>
    <w:qFormat/>
    <w:rsid w:val="002121C2"/>
    <w:pPr>
      <w:numPr>
        <w:numId w:val="5"/>
      </w:numPr>
      <w:jc w:val="right"/>
    </w:pPr>
    <w:rPr>
      <w:b/>
    </w:rPr>
  </w:style>
  <w:style w:type="paragraph" w:styleId="TableofFigures">
    <w:name w:val="table of figures"/>
    <w:basedOn w:val="Normal"/>
    <w:next w:val="Normal"/>
    <w:uiPriority w:val="99"/>
    <w:semiHidden/>
    <w:unhideWhenUsed/>
    <w:rsid w:val="003035DC"/>
    <w:pPr>
      <w:spacing w:after="0"/>
    </w:pPr>
  </w:style>
  <w:style w:type="paragraph" w:styleId="FootnoteText">
    <w:name w:val="footnote text"/>
    <w:basedOn w:val="Normal"/>
    <w:link w:val="FootnoteTextChar"/>
    <w:uiPriority w:val="99"/>
    <w:semiHidden/>
    <w:unhideWhenUsed/>
    <w:rsid w:val="00AD11F8"/>
    <w:pPr>
      <w:spacing w:after="0" w:line="240" w:lineRule="auto"/>
    </w:pPr>
    <w:rPr>
      <w:sz w:val="16"/>
    </w:rPr>
  </w:style>
  <w:style w:type="character" w:customStyle="1" w:styleId="FootnoteTextChar">
    <w:name w:val="Footnote Text Char"/>
    <w:basedOn w:val="DefaultParagraphFont"/>
    <w:link w:val="FootnoteText"/>
    <w:uiPriority w:val="99"/>
    <w:semiHidden/>
    <w:rsid w:val="00AD11F8"/>
    <w:rPr>
      <w:rFonts w:ascii="Arial" w:hAnsi="Arial" w:cs="Times New Roman"/>
      <w:sz w:val="16"/>
      <w:szCs w:val="20"/>
      <w:lang w:eastAsia="en-GB"/>
    </w:rPr>
  </w:style>
  <w:style w:type="paragraph" w:customStyle="1" w:styleId="DPLevel1Heading">
    <w:name w:val="DP_Level 1 Heading"/>
    <w:basedOn w:val="Normal"/>
    <w:next w:val="DPLevel2List"/>
    <w:rsid w:val="00E032AF"/>
    <w:pPr>
      <w:keepNext/>
      <w:numPr>
        <w:numId w:val="7"/>
      </w:numPr>
      <w:pBdr>
        <w:top w:val="nil"/>
        <w:left w:val="nil"/>
        <w:bottom w:val="nil"/>
        <w:right w:val="nil"/>
        <w:between w:val="nil"/>
      </w:pBdr>
      <w:spacing w:before="240" w:after="120"/>
      <w:outlineLvl w:val="0"/>
    </w:pPr>
    <w:rPr>
      <w:rFonts w:ascii="Times New Roman" w:hAnsi="Times New Roman"/>
      <w:b/>
      <w:color w:val="000000"/>
      <w:lang w:val="en-US" w:eastAsia="en-ZA"/>
    </w:rPr>
  </w:style>
  <w:style w:type="paragraph" w:customStyle="1" w:styleId="DPLevel2List">
    <w:name w:val="DP_Level 2 List"/>
    <w:basedOn w:val="Normal"/>
    <w:link w:val="DPLevel2ListChar"/>
    <w:rsid w:val="00E032AF"/>
    <w:pPr>
      <w:numPr>
        <w:ilvl w:val="1"/>
        <w:numId w:val="7"/>
      </w:numPr>
      <w:pBdr>
        <w:top w:val="nil"/>
        <w:left w:val="nil"/>
        <w:bottom w:val="nil"/>
        <w:right w:val="nil"/>
        <w:between w:val="nil"/>
      </w:pBdr>
      <w:spacing w:before="120" w:after="120"/>
      <w:outlineLvl w:val="1"/>
    </w:pPr>
    <w:rPr>
      <w:rFonts w:ascii="Times New Roman" w:hAnsi="Times New Roman"/>
      <w:color w:val="000000"/>
      <w:lang w:val="en-US" w:eastAsia="en-ZA"/>
    </w:rPr>
  </w:style>
  <w:style w:type="character" w:customStyle="1" w:styleId="DPLevel2ListChar">
    <w:name w:val="DP_Level 2 List Char"/>
    <w:basedOn w:val="DefaultParagraphFont"/>
    <w:link w:val="DPLevel2List"/>
    <w:rsid w:val="00E032AF"/>
    <w:rPr>
      <w:rFonts w:ascii="Times New Roman" w:hAnsi="Times New Roman" w:cs="Times New Roman"/>
      <w:color w:val="000000"/>
      <w:sz w:val="20"/>
      <w:szCs w:val="20"/>
      <w:lang w:val="en-US" w:eastAsia="en-ZA"/>
    </w:rPr>
  </w:style>
  <w:style w:type="paragraph" w:customStyle="1" w:styleId="DPLevel3List">
    <w:name w:val="DP_Level 3 List"/>
    <w:basedOn w:val="Normal"/>
    <w:rsid w:val="00E032AF"/>
    <w:pPr>
      <w:numPr>
        <w:ilvl w:val="2"/>
        <w:numId w:val="7"/>
      </w:numPr>
      <w:pBdr>
        <w:top w:val="nil"/>
        <w:left w:val="nil"/>
        <w:bottom w:val="nil"/>
        <w:right w:val="nil"/>
        <w:between w:val="nil"/>
      </w:pBdr>
      <w:spacing w:before="120" w:after="120"/>
      <w:outlineLvl w:val="2"/>
    </w:pPr>
    <w:rPr>
      <w:rFonts w:ascii="Times New Roman" w:hAnsi="Times New Roman"/>
      <w:color w:val="000000"/>
      <w:lang w:val="en-US" w:eastAsia="en-ZA"/>
    </w:rPr>
  </w:style>
  <w:style w:type="paragraph" w:customStyle="1" w:styleId="DPLevel4List">
    <w:name w:val="DP_Level 4 List"/>
    <w:basedOn w:val="Normal"/>
    <w:rsid w:val="00E032AF"/>
    <w:pPr>
      <w:numPr>
        <w:ilvl w:val="3"/>
        <w:numId w:val="7"/>
      </w:numPr>
      <w:pBdr>
        <w:top w:val="nil"/>
        <w:left w:val="nil"/>
        <w:bottom w:val="nil"/>
        <w:right w:val="nil"/>
        <w:between w:val="nil"/>
      </w:pBdr>
      <w:spacing w:before="120" w:after="120"/>
      <w:outlineLvl w:val="3"/>
    </w:pPr>
    <w:rPr>
      <w:rFonts w:ascii="Times New Roman" w:hAnsi="Times New Roman"/>
      <w:color w:val="000000"/>
      <w:lang w:val="en-US" w:eastAsia="en-ZA"/>
    </w:rPr>
  </w:style>
  <w:style w:type="paragraph" w:customStyle="1" w:styleId="DPLevel5List">
    <w:name w:val="DP_Level 5 List"/>
    <w:basedOn w:val="Normal"/>
    <w:rsid w:val="00E032AF"/>
    <w:pPr>
      <w:numPr>
        <w:ilvl w:val="4"/>
        <w:numId w:val="7"/>
      </w:numPr>
      <w:pBdr>
        <w:top w:val="nil"/>
        <w:left w:val="nil"/>
        <w:bottom w:val="nil"/>
        <w:right w:val="nil"/>
        <w:between w:val="nil"/>
      </w:pBdr>
      <w:spacing w:before="120" w:after="120"/>
      <w:outlineLvl w:val="4"/>
    </w:pPr>
    <w:rPr>
      <w:rFonts w:ascii="Times New Roman" w:hAnsi="Times New Roman"/>
      <w:color w:val="000000"/>
      <w:lang w:val="en-US" w:eastAsia="en-ZA"/>
    </w:rPr>
  </w:style>
  <w:style w:type="paragraph" w:customStyle="1" w:styleId="DPLevel6List">
    <w:name w:val="DP_Level 6 List"/>
    <w:basedOn w:val="Normal"/>
    <w:rsid w:val="00E032AF"/>
    <w:pPr>
      <w:numPr>
        <w:ilvl w:val="5"/>
        <w:numId w:val="7"/>
      </w:numPr>
      <w:pBdr>
        <w:top w:val="nil"/>
        <w:left w:val="nil"/>
        <w:bottom w:val="nil"/>
        <w:right w:val="nil"/>
        <w:between w:val="nil"/>
      </w:pBdr>
      <w:spacing w:before="120" w:after="120"/>
      <w:outlineLvl w:val="5"/>
    </w:pPr>
    <w:rPr>
      <w:rFonts w:ascii="Times New Roman" w:hAnsi="Times New Roman"/>
      <w:color w:val="000000"/>
      <w:lang w:val="en-US" w:eastAsia="en-ZA"/>
    </w:rPr>
  </w:style>
  <w:style w:type="paragraph" w:customStyle="1" w:styleId="DPLevel7List">
    <w:name w:val="DP_Level 7 List"/>
    <w:basedOn w:val="Normal"/>
    <w:rsid w:val="00E032AF"/>
    <w:pPr>
      <w:numPr>
        <w:ilvl w:val="6"/>
        <w:numId w:val="7"/>
      </w:numPr>
      <w:pBdr>
        <w:top w:val="nil"/>
        <w:left w:val="nil"/>
        <w:bottom w:val="nil"/>
        <w:right w:val="nil"/>
        <w:between w:val="nil"/>
      </w:pBdr>
      <w:spacing w:before="120" w:after="120"/>
      <w:outlineLvl w:val="6"/>
    </w:pPr>
    <w:rPr>
      <w:rFonts w:ascii="Times New Roman" w:hAnsi="Times New Roman"/>
      <w:color w:val="000000"/>
      <w:lang w:val="en-US" w:eastAsia="en-ZA"/>
    </w:rPr>
  </w:style>
  <w:style w:type="numbering" w:customStyle="1" w:styleId="DPlstMain">
    <w:name w:val="DPlst_Main"/>
    <w:uiPriority w:val="99"/>
    <w:rsid w:val="00E032AF"/>
    <w:pPr>
      <w:numPr>
        <w:numId w:val="8"/>
      </w:numPr>
    </w:pPr>
  </w:style>
  <w:style w:type="character" w:styleId="CommentReference">
    <w:name w:val="annotation reference"/>
    <w:basedOn w:val="DefaultParagraphFont"/>
    <w:unhideWhenUsed/>
    <w:rsid w:val="00E032AF"/>
    <w:rPr>
      <w:sz w:val="16"/>
      <w:szCs w:val="16"/>
    </w:rPr>
  </w:style>
  <w:style w:type="table" w:styleId="TableGrid">
    <w:name w:val="Table Grid"/>
    <w:basedOn w:val="TableNormal"/>
    <w:uiPriority w:val="39"/>
    <w:rsid w:val="00E032AF"/>
    <w:pPr>
      <w:spacing w:after="0" w:line="240" w:lineRule="auto"/>
    </w:pPr>
    <w:rPr>
      <w:rFonts w:ascii="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lause1HeadChar">
    <w:name w:val="Clause1Head Char"/>
    <w:basedOn w:val="DefaultParagraphFont"/>
    <w:link w:val="Clause1Head"/>
    <w:rsid w:val="00E032AF"/>
    <w:rPr>
      <w:rFonts w:ascii="Arial" w:hAnsi="Arial" w:cs="Times New Roman"/>
      <w:b/>
      <w:sz w:val="20"/>
      <w:szCs w:val="20"/>
      <w:lang w:eastAsia="en-GB"/>
    </w:rPr>
  </w:style>
  <w:style w:type="paragraph" w:customStyle="1" w:styleId="paragraph">
    <w:name w:val="paragraph"/>
    <w:basedOn w:val="Normal"/>
    <w:rsid w:val="00E032AF"/>
    <w:pPr>
      <w:spacing w:before="100" w:beforeAutospacing="1" w:after="100" w:afterAutospacing="1" w:line="240" w:lineRule="auto"/>
      <w:jc w:val="left"/>
    </w:pPr>
    <w:rPr>
      <w:rFonts w:ascii="Times New Roman" w:hAnsi="Times New Roman"/>
      <w:sz w:val="24"/>
      <w:szCs w:val="24"/>
      <w:lang w:val="en-ZA"/>
    </w:rPr>
  </w:style>
  <w:style w:type="character" w:customStyle="1" w:styleId="normaltextrun">
    <w:name w:val="normaltextrun"/>
    <w:basedOn w:val="DefaultParagraphFont"/>
    <w:rsid w:val="00E032AF"/>
  </w:style>
  <w:style w:type="character" w:customStyle="1" w:styleId="eop">
    <w:name w:val="eop"/>
    <w:basedOn w:val="DefaultParagraphFont"/>
    <w:rsid w:val="00E032AF"/>
  </w:style>
  <w:style w:type="character" w:styleId="PageNumber">
    <w:name w:val="page number"/>
    <w:basedOn w:val="DefaultParagraphFont"/>
    <w:uiPriority w:val="99"/>
    <w:semiHidden/>
    <w:unhideWhenUsed/>
    <w:rsid w:val="000C782F"/>
  </w:style>
  <w:style w:type="table" w:customStyle="1" w:styleId="TableGrid12">
    <w:name w:val="Table Grid12"/>
    <w:basedOn w:val="TableNormal"/>
    <w:next w:val="TableGrid"/>
    <w:uiPriority w:val="39"/>
    <w:rsid w:val="000C782F"/>
    <w:pPr>
      <w:spacing w:after="0" w:line="240" w:lineRule="auto"/>
    </w:pPr>
    <w:rPr>
      <w:rFonts w:eastAsiaTheme="minorHAnsi"/>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122E6"/>
    <w:pPr>
      <w:spacing w:after="0" w:line="240" w:lineRule="auto"/>
    </w:pPr>
    <w:rPr>
      <w:rFonts w:ascii="Arial" w:hAnsi="Arial" w:cs="Times New Roman"/>
      <w:sz w:val="20"/>
      <w:szCs w:val="20"/>
      <w:lang w:eastAsia="en-GB"/>
    </w:rPr>
  </w:style>
  <w:style w:type="paragraph" w:styleId="CommentText">
    <w:name w:val="annotation text"/>
    <w:basedOn w:val="Normal"/>
    <w:link w:val="CommentTextChar"/>
    <w:unhideWhenUsed/>
    <w:rsid w:val="005F6B27"/>
    <w:pPr>
      <w:spacing w:line="240" w:lineRule="auto"/>
    </w:pPr>
  </w:style>
  <w:style w:type="character" w:customStyle="1" w:styleId="CommentTextChar">
    <w:name w:val="Comment Text Char"/>
    <w:basedOn w:val="DefaultParagraphFont"/>
    <w:link w:val="CommentText"/>
    <w:rsid w:val="005F6B27"/>
    <w:rPr>
      <w:rFonts w:ascii="Arial" w:hAnsi="Arial"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5F6B27"/>
    <w:rPr>
      <w:b/>
      <w:bCs/>
    </w:rPr>
  </w:style>
  <w:style w:type="character" w:customStyle="1" w:styleId="CommentSubjectChar">
    <w:name w:val="Comment Subject Char"/>
    <w:basedOn w:val="CommentTextChar"/>
    <w:link w:val="CommentSubject"/>
    <w:uiPriority w:val="99"/>
    <w:semiHidden/>
    <w:rsid w:val="005F6B27"/>
    <w:rPr>
      <w:rFonts w:ascii="Arial" w:hAnsi="Arial" w:cs="Times New Roman"/>
      <w:b/>
      <w:bCs/>
      <w:sz w:val="20"/>
      <w:szCs w:val="20"/>
      <w:lang w:eastAsia="en-GB"/>
    </w:rPr>
  </w:style>
  <w:style w:type="table" w:customStyle="1" w:styleId="TableGrid1">
    <w:name w:val="Table Grid1"/>
    <w:basedOn w:val="TableNormal"/>
    <w:next w:val="TableGrid"/>
    <w:uiPriority w:val="59"/>
    <w:rsid w:val="00E726E1"/>
    <w:pPr>
      <w:spacing w:after="0" w:line="240" w:lineRule="auto"/>
    </w:pPr>
    <w:rPr>
      <w:rFonts w:eastAsia="Calibri"/>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726E1"/>
    <w:pPr>
      <w:spacing w:after="0" w:line="240" w:lineRule="auto"/>
    </w:pPr>
    <w:rPr>
      <w:rFonts w:eastAsia="Calibri"/>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726E1"/>
    <w:pPr>
      <w:spacing w:after="0" w:line="240" w:lineRule="auto"/>
    </w:pPr>
    <w:rPr>
      <w:rFonts w:eastAsia="Calibri"/>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E726E1"/>
    <w:pPr>
      <w:spacing w:after="0" w:line="240" w:lineRule="auto"/>
    </w:pPr>
    <w:rPr>
      <w:rFonts w:eastAsia="Calibri"/>
      <w:kern w:val="2"/>
      <w:lang w:val="en-Z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C23D3A"/>
    <w:rPr>
      <w:color w:val="2B579A"/>
      <w:shd w:val="clear" w:color="auto" w:fill="E1DFDD"/>
    </w:rPr>
  </w:style>
  <w:style w:type="character" w:styleId="UnresolvedMention">
    <w:name w:val="Unresolved Mention"/>
    <w:basedOn w:val="DefaultParagraphFont"/>
    <w:uiPriority w:val="99"/>
    <w:semiHidden/>
    <w:unhideWhenUsed/>
    <w:rsid w:val="004C0911"/>
    <w:rPr>
      <w:color w:val="605E5C"/>
      <w:shd w:val="clear" w:color="auto" w:fill="E1DFDD"/>
    </w:rPr>
  </w:style>
  <w:style w:type="paragraph" w:styleId="ListParagraph">
    <w:name w:val="List Paragraph"/>
    <w:basedOn w:val="Normal"/>
    <w:uiPriority w:val="34"/>
    <w:rsid w:val="00792066"/>
    <w:pPr>
      <w:ind w:left="720"/>
      <w:contextualSpacing/>
    </w:pPr>
  </w:style>
  <w:style w:type="paragraph" w:customStyle="1" w:styleId="WerksmansAnnex1">
    <w:name w:val="Werksmans_Annex1"/>
    <w:basedOn w:val="Normal"/>
    <w:next w:val="Normal"/>
    <w:rsid w:val="00C92BA9"/>
    <w:pPr>
      <w:numPr>
        <w:numId w:val="30"/>
      </w:numPr>
      <w:suppressAutoHyphens/>
      <w:spacing w:line="360" w:lineRule="auto"/>
      <w:outlineLvl w:val="0"/>
    </w:pPr>
    <w:rPr>
      <w:snapToGrid w:val="0"/>
      <w:lang w:eastAsia="en-US"/>
    </w:rPr>
  </w:style>
  <w:style w:type="paragraph" w:customStyle="1" w:styleId="WerksmansStyle2">
    <w:name w:val="Werksmans_Style2"/>
    <w:basedOn w:val="Normal"/>
    <w:next w:val="Normal"/>
    <w:link w:val="WerksmansStyle2Char"/>
    <w:rsid w:val="00C92BA9"/>
    <w:pPr>
      <w:numPr>
        <w:ilvl w:val="1"/>
        <w:numId w:val="31"/>
      </w:numPr>
      <w:suppressAutoHyphens/>
      <w:spacing w:line="360" w:lineRule="auto"/>
      <w:outlineLvl w:val="1"/>
    </w:pPr>
    <w:rPr>
      <w:snapToGrid w:val="0"/>
      <w:lang w:eastAsia="en-US"/>
    </w:rPr>
  </w:style>
  <w:style w:type="paragraph" w:customStyle="1" w:styleId="WerksmansStyle3">
    <w:name w:val="Werksmans_Style3"/>
    <w:basedOn w:val="Normal"/>
    <w:next w:val="Normal"/>
    <w:rsid w:val="00C92BA9"/>
    <w:pPr>
      <w:numPr>
        <w:ilvl w:val="2"/>
        <w:numId w:val="31"/>
      </w:numPr>
      <w:suppressAutoHyphens/>
      <w:spacing w:line="360" w:lineRule="auto"/>
      <w:outlineLvl w:val="2"/>
    </w:pPr>
    <w:rPr>
      <w:snapToGrid w:val="0"/>
      <w:lang w:eastAsia="en-US"/>
    </w:rPr>
  </w:style>
  <w:style w:type="paragraph" w:customStyle="1" w:styleId="WerksmansStyle4">
    <w:name w:val="Werksmans_Style4"/>
    <w:basedOn w:val="Normal"/>
    <w:next w:val="Normal"/>
    <w:rsid w:val="00C92BA9"/>
    <w:pPr>
      <w:numPr>
        <w:ilvl w:val="3"/>
        <w:numId w:val="31"/>
      </w:numPr>
      <w:suppressAutoHyphens/>
      <w:spacing w:line="360" w:lineRule="auto"/>
      <w:outlineLvl w:val="3"/>
    </w:pPr>
    <w:rPr>
      <w:snapToGrid w:val="0"/>
      <w:lang w:eastAsia="en-US"/>
    </w:rPr>
  </w:style>
  <w:style w:type="paragraph" w:customStyle="1" w:styleId="WerksmansStyle5">
    <w:name w:val="Werksmans_Style5"/>
    <w:basedOn w:val="Normal"/>
    <w:next w:val="Normal"/>
    <w:rsid w:val="00C92BA9"/>
    <w:pPr>
      <w:numPr>
        <w:ilvl w:val="4"/>
        <w:numId w:val="31"/>
      </w:numPr>
      <w:suppressAutoHyphens/>
      <w:spacing w:line="360" w:lineRule="auto"/>
      <w:outlineLvl w:val="4"/>
    </w:pPr>
    <w:rPr>
      <w:snapToGrid w:val="0"/>
      <w:lang w:eastAsia="en-US"/>
    </w:rPr>
  </w:style>
  <w:style w:type="paragraph" w:customStyle="1" w:styleId="WerksmansStyle6">
    <w:name w:val="Werksmans_Style6"/>
    <w:basedOn w:val="Normal"/>
    <w:next w:val="Normal"/>
    <w:rsid w:val="00C92BA9"/>
    <w:pPr>
      <w:numPr>
        <w:ilvl w:val="5"/>
        <w:numId w:val="31"/>
      </w:numPr>
      <w:suppressAutoHyphens/>
      <w:spacing w:line="360" w:lineRule="auto"/>
      <w:outlineLvl w:val="5"/>
    </w:pPr>
    <w:rPr>
      <w:snapToGrid w:val="0"/>
      <w:lang w:eastAsia="en-US"/>
    </w:rPr>
  </w:style>
  <w:style w:type="paragraph" w:customStyle="1" w:styleId="WerksmansStyle7">
    <w:name w:val="Werksmans_Style7"/>
    <w:basedOn w:val="Normal"/>
    <w:next w:val="Normal"/>
    <w:rsid w:val="00C92BA9"/>
    <w:pPr>
      <w:numPr>
        <w:ilvl w:val="6"/>
        <w:numId w:val="31"/>
      </w:numPr>
      <w:suppressAutoHyphens/>
      <w:spacing w:line="360" w:lineRule="auto"/>
      <w:outlineLvl w:val="6"/>
    </w:pPr>
    <w:rPr>
      <w:snapToGrid w:val="0"/>
      <w:lang w:eastAsia="en-US"/>
    </w:rPr>
  </w:style>
  <w:style w:type="paragraph" w:customStyle="1" w:styleId="WerksmansStyle8">
    <w:name w:val="Werksmans_Style8"/>
    <w:basedOn w:val="Normal"/>
    <w:next w:val="Normal"/>
    <w:rsid w:val="00C92BA9"/>
    <w:pPr>
      <w:numPr>
        <w:ilvl w:val="7"/>
        <w:numId w:val="31"/>
      </w:numPr>
      <w:suppressAutoHyphens/>
      <w:spacing w:line="360" w:lineRule="auto"/>
      <w:outlineLvl w:val="7"/>
    </w:pPr>
    <w:rPr>
      <w:snapToGrid w:val="0"/>
      <w:lang w:eastAsia="en-US"/>
    </w:rPr>
  </w:style>
  <w:style w:type="paragraph" w:customStyle="1" w:styleId="WerksmansStyle9">
    <w:name w:val="Werksmans_Style9"/>
    <w:basedOn w:val="Normal"/>
    <w:next w:val="Normal"/>
    <w:rsid w:val="00C92BA9"/>
    <w:pPr>
      <w:numPr>
        <w:ilvl w:val="8"/>
        <w:numId w:val="31"/>
      </w:numPr>
      <w:suppressAutoHyphens/>
      <w:spacing w:line="360" w:lineRule="auto"/>
      <w:outlineLvl w:val="8"/>
    </w:pPr>
    <w:rPr>
      <w:snapToGrid w:val="0"/>
      <w:lang w:eastAsia="en-US"/>
    </w:rPr>
  </w:style>
  <w:style w:type="paragraph" w:customStyle="1" w:styleId="WerksmansAnnex2">
    <w:name w:val="Werksmans_Annex2"/>
    <w:basedOn w:val="Normal"/>
    <w:next w:val="Normal"/>
    <w:rsid w:val="00C92BA9"/>
    <w:pPr>
      <w:numPr>
        <w:ilvl w:val="1"/>
        <w:numId w:val="30"/>
      </w:numPr>
      <w:suppressAutoHyphens/>
      <w:spacing w:line="360" w:lineRule="auto"/>
      <w:outlineLvl w:val="1"/>
    </w:pPr>
    <w:rPr>
      <w:snapToGrid w:val="0"/>
      <w:lang w:eastAsia="en-US"/>
    </w:rPr>
  </w:style>
  <w:style w:type="paragraph" w:customStyle="1" w:styleId="WerksmansAnnex3">
    <w:name w:val="Werksmans_Annex3"/>
    <w:basedOn w:val="Normal"/>
    <w:next w:val="Normal"/>
    <w:rsid w:val="00C92BA9"/>
    <w:pPr>
      <w:numPr>
        <w:ilvl w:val="2"/>
        <w:numId w:val="30"/>
      </w:numPr>
      <w:suppressAutoHyphens/>
      <w:spacing w:line="360" w:lineRule="auto"/>
      <w:outlineLvl w:val="2"/>
    </w:pPr>
    <w:rPr>
      <w:snapToGrid w:val="0"/>
      <w:lang w:eastAsia="en-US"/>
    </w:rPr>
  </w:style>
  <w:style w:type="paragraph" w:customStyle="1" w:styleId="WerksmansAnnex4">
    <w:name w:val="Werksmans_Annex4"/>
    <w:basedOn w:val="Normal"/>
    <w:next w:val="Normal"/>
    <w:rsid w:val="00C92BA9"/>
    <w:pPr>
      <w:numPr>
        <w:ilvl w:val="3"/>
        <w:numId w:val="30"/>
      </w:numPr>
      <w:suppressAutoHyphens/>
      <w:spacing w:line="360" w:lineRule="auto"/>
      <w:outlineLvl w:val="3"/>
    </w:pPr>
    <w:rPr>
      <w:snapToGrid w:val="0"/>
      <w:lang w:eastAsia="en-US"/>
    </w:rPr>
  </w:style>
  <w:style w:type="paragraph" w:customStyle="1" w:styleId="WerksmansAnnex5">
    <w:name w:val="Werksmans_Annex5"/>
    <w:basedOn w:val="Normal"/>
    <w:next w:val="Normal"/>
    <w:rsid w:val="00C92BA9"/>
    <w:pPr>
      <w:numPr>
        <w:ilvl w:val="4"/>
        <w:numId w:val="30"/>
      </w:numPr>
      <w:suppressAutoHyphens/>
      <w:spacing w:line="360" w:lineRule="auto"/>
      <w:outlineLvl w:val="4"/>
    </w:pPr>
    <w:rPr>
      <w:snapToGrid w:val="0"/>
      <w:lang w:eastAsia="en-US"/>
    </w:rPr>
  </w:style>
  <w:style w:type="paragraph" w:customStyle="1" w:styleId="WerksmansAnnex6">
    <w:name w:val="Werksmans_Annex6"/>
    <w:basedOn w:val="Normal"/>
    <w:next w:val="Normal"/>
    <w:rsid w:val="00C92BA9"/>
    <w:pPr>
      <w:numPr>
        <w:ilvl w:val="5"/>
        <w:numId w:val="30"/>
      </w:numPr>
      <w:suppressAutoHyphens/>
      <w:spacing w:line="360" w:lineRule="auto"/>
      <w:outlineLvl w:val="5"/>
    </w:pPr>
    <w:rPr>
      <w:snapToGrid w:val="0"/>
      <w:lang w:eastAsia="en-US"/>
    </w:rPr>
  </w:style>
  <w:style w:type="paragraph" w:customStyle="1" w:styleId="WerksmansAnnex7">
    <w:name w:val="Werksmans_Annex7"/>
    <w:basedOn w:val="Normal"/>
    <w:next w:val="Normal"/>
    <w:rsid w:val="00C92BA9"/>
    <w:pPr>
      <w:numPr>
        <w:ilvl w:val="6"/>
        <w:numId w:val="30"/>
      </w:numPr>
      <w:suppressAutoHyphens/>
      <w:spacing w:line="360" w:lineRule="auto"/>
      <w:outlineLvl w:val="6"/>
    </w:pPr>
    <w:rPr>
      <w:snapToGrid w:val="0"/>
      <w:lang w:eastAsia="en-US"/>
    </w:rPr>
  </w:style>
  <w:style w:type="paragraph" w:customStyle="1" w:styleId="WerksmansAnnex8">
    <w:name w:val="Werksmans_Annex8"/>
    <w:basedOn w:val="Normal"/>
    <w:next w:val="Normal"/>
    <w:rsid w:val="00C92BA9"/>
    <w:pPr>
      <w:numPr>
        <w:ilvl w:val="7"/>
        <w:numId w:val="30"/>
      </w:numPr>
      <w:suppressAutoHyphens/>
      <w:spacing w:line="360" w:lineRule="auto"/>
      <w:outlineLvl w:val="7"/>
    </w:pPr>
    <w:rPr>
      <w:snapToGrid w:val="0"/>
      <w:lang w:eastAsia="en-US"/>
    </w:rPr>
  </w:style>
  <w:style w:type="paragraph" w:customStyle="1" w:styleId="WerksmansAnnex9">
    <w:name w:val="Werksmans_Annex9"/>
    <w:basedOn w:val="Normal"/>
    <w:next w:val="Normal"/>
    <w:rsid w:val="00C92BA9"/>
    <w:pPr>
      <w:numPr>
        <w:ilvl w:val="8"/>
        <w:numId w:val="30"/>
      </w:numPr>
      <w:suppressAutoHyphens/>
      <w:spacing w:line="360" w:lineRule="auto"/>
      <w:outlineLvl w:val="8"/>
    </w:pPr>
    <w:rPr>
      <w:snapToGrid w:val="0"/>
      <w:lang w:eastAsia="en-US"/>
    </w:rPr>
  </w:style>
  <w:style w:type="paragraph" w:customStyle="1" w:styleId="WerksmansStyle1">
    <w:name w:val="Werksmans_Style1"/>
    <w:basedOn w:val="Normal"/>
    <w:next w:val="Normal"/>
    <w:rsid w:val="00C92BA9"/>
    <w:pPr>
      <w:numPr>
        <w:numId w:val="31"/>
      </w:numPr>
      <w:suppressAutoHyphens/>
      <w:spacing w:line="360" w:lineRule="auto"/>
      <w:outlineLvl w:val="0"/>
    </w:pPr>
    <w:rPr>
      <w:snapToGrid w:val="0"/>
      <w:lang w:eastAsia="en-US"/>
    </w:rPr>
  </w:style>
  <w:style w:type="character" w:customStyle="1" w:styleId="WerksmansStyle2Char">
    <w:name w:val="Werksmans_Style2 Char"/>
    <w:basedOn w:val="DefaultParagraphFont"/>
    <w:link w:val="WerksmansStyle2"/>
    <w:rsid w:val="00C92BA9"/>
    <w:rPr>
      <w:rFonts w:ascii="Arial"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890591">
      <w:bodyDiv w:val="1"/>
      <w:marLeft w:val="0"/>
      <w:marRight w:val="0"/>
      <w:marTop w:val="0"/>
      <w:marBottom w:val="0"/>
      <w:divBdr>
        <w:top w:val="none" w:sz="0" w:space="0" w:color="auto"/>
        <w:left w:val="none" w:sz="0" w:space="0" w:color="auto"/>
        <w:bottom w:val="none" w:sz="0" w:space="0" w:color="auto"/>
        <w:right w:val="none" w:sz="0" w:space="0" w:color="auto"/>
      </w:divBdr>
    </w:div>
    <w:div w:id="147405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counts@fibertime.com" TargetMode="Externa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2D0A434A5192489F0695E51385952E" ma:contentTypeVersion="16" ma:contentTypeDescription="Create a new document." ma:contentTypeScope="" ma:versionID="077705461d7f1a0a89e3476cccd00c79">
  <xsd:schema xmlns:xsd="http://www.w3.org/2001/XMLSchema" xmlns:xs="http://www.w3.org/2001/XMLSchema" xmlns:p="http://schemas.microsoft.com/office/2006/metadata/properties" xmlns:ns2="459b5186-8c29-4cef-9f8f-539a44b8afec" xmlns:ns3="e87d99cc-7d31-4b48-8607-90b32ed49e1a" targetNamespace="http://schemas.microsoft.com/office/2006/metadata/properties" ma:root="true" ma:fieldsID="9bc3a9ddc98b7493df61c3138a5b62ba" ns2:_="" ns3:_="">
    <xsd:import namespace="459b5186-8c29-4cef-9f8f-539a44b8afec"/>
    <xsd:import namespace="e87d99cc-7d31-4b48-8607-90b32ed49e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b5186-8c29-4cef-9f8f-539a44b8af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501eeb7-b39d-4726-aeba-e67311ed95e9}" ma:internalName="TaxCatchAll" ma:showField="CatchAllData" ma:web="459b5186-8c29-4cef-9f8f-539a44b8afe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87d99cc-7d31-4b48-8607-90b32ed49e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49b32bd-4383-41a8-aedb-d5d0cb1392c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Comments" ma:index="23"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59b5186-8c29-4cef-9f8f-539a44b8afec" xsi:nil="true"/>
    <lcf76f155ced4ddcb4097134ff3c332f xmlns="e87d99cc-7d31-4b48-8607-90b32ed49e1a">
      <Terms xmlns="http://schemas.microsoft.com/office/infopath/2007/PartnerControls"/>
    </lcf76f155ced4ddcb4097134ff3c332f>
    <Comments xmlns="e87d99cc-7d31-4b48-8607-90b32ed49e1a" xsi:nil="true"/>
  </documentManagement>
</p:properties>
</file>

<file path=customXml/itemProps1.xml><?xml version="1.0" encoding="utf-8"?>
<ds:datastoreItem xmlns:ds="http://schemas.openxmlformats.org/officeDocument/2006/customXml" ds:itemID="{80BA6324-732B-4F0F-A5DC-4D605BE67C1C}">
  <ds:schemaRefs>
    <ds:schemaRef ds:uri="http://schemas.microsoft.com/sharepoint/v3/contenttype/forms"/>
  </ds:schemaRefs>
</ds:datastoreItem>
</file>

<file path=customXml/itemProps2.xml><?xml version="1.0" encoding="utf-8"?>
<ds:datastoreItem xmlns:ds="http://schemas.openxmlformats.org/officeDocument/2006/customXml" ds:itemID="{1EF7979D-6227-436A-B624-F8DB9857F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b5186-8c29-4cef-9f8f-539a44b8afec"/>
    <ds:schemaRef ds:uri="e87d99cc-7d31-4b48-8607-90b32ed49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8281FA-4BBE-4C5E-8BD0-7D5E14D2F28E}">
  <ds:schemaRefs>
    <ds:schemaRef ds:uri="http://schemas.openxmlformats.org/officeDocument/2006/bibliography"/>
  </ds:schemaRefs>
</ds:datastoreItem>
</file>

<file path=customXml/itemProps4.xml><?xml version="1.0" encoding="utf-8"?>
<ds:datastoreItem xmlns:ds="http://schemas.openxmlformats.org/officeDocument/2006/customXml" ds:itemID="{8682F9AB-6CD2-48F0-96FC-6D6966D6F1F4}">
  <ds:schemaRefs>
    <ds:schemaRef ds:uri="http://schemas.microsoft.com/office/2006/metadata/properties"/>
    <ds:schemaRef ds:uri="http://schemas.microsoft.com/office/infopath/2007/PartnerControls"/>
    <ds:schemaRef ds:uri="459b5186-8c29-4cef-9f8f-539a44b8afec"/>
    <ds:schemaRef ds:uri="e87d99cc-7d31-4b48-8607-90b32ed49e1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3559</Words>
  <Characters>17013</Characters>
  <Application>Microsoft Office Word</Application>
  <DocSecurity>0</DocSecurity>
  <Lines>1701</Lines>
  <Paragraphs>1285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Wilmari Strachan</dc:creator>
  <cp:keywords/>
  <dc:description/>
  <cp:lastModifiedBy>Heike  Beck</cp:lastModifiedBy>
  <cp:revision>13</cp:revision>
  <cp:lastPrinted>2025-07-17T14:47:00Z</cp:lastPrinted>
  <dcterms:created xsi:type="dcterms:W3CDTF">2025-10-15T10:36:00Z</dcterms:created>
  <dcterms:modified xsi:type="dcterms:W3CDTF">2025-10-21T06:10:00Z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0x010100A62D0A434A5192489F0695E51385952E</vt:lpwstr>
  </property>
  <property fmtid="{D5CDD505-2E9C-101B-9397-08002B2CF9AE}" pid="3" name="MediaServiceImageTags">
    <vt:lpwstr/>
  </property>
</Properties>
</file>