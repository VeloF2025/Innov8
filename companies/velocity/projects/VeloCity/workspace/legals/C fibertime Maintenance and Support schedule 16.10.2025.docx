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49CC3" w14:textId="77777777" w:rsidR="004920A7" w:rsidRPr="00006D36" w:rsidRDefault="004920A7" w:rsidP="004920A7">
      <w:pPr>
        <w:jc w:val="center"/>
        <w:rPr>
          <w:rFonts w:ascii="Arial" w:hAnsi="Arial" w:cs="Arial"/>
          <w:b/>
          <w:sz w:val="20"/>
          <w:szCs w:val="20"/>
        </w:rPr>
      </w:pPr>
      <w:r w:rsidRPr="00006D36">
        <w:rPr>
          <w:rFonts w:ascii="Arial" w:hAnsi="Arial" w:cs="Arial"/>
          <w:b/>
          <w:sz w:val="20"/>
          <w:szCs w:val="20"/>
        </w:rPr>
        <w:t>MAINTENANCE AND SUPPORT SERVICES SCHEDULE</w:t>
      </w:r>
    </w:p>
    <w:p w14:paraId="324EDE73" w14:textId="77777777" w:rsidR="004920A7" w:rsidRPr="00006D36" w:rsidRDefault="004920A7" w:rsidP="004920A7">
      <w:pPr>
        <w:spacing w:after="160" w:line="259" w:lineRule="auto"/>
        <w:jc w:val="center"/>
        <w:rPr>
          <w:rFonts w:ascii="Arial" w:hAnsi="Arial" w:cs="Arial"/>
          <w:b/>
          <w:sz w:val="20"/>
          <w:szCs w:val="20"/>
        </w:rPr>
      </w:pPr>
      <w:r w:rsidRPr="00006D36">
        <w:rPr>
          <w:rFonts w:ascii="Arial" w:hAnsi="Arial" w:cs="Arial"/>
          <w:b/>
          <w:bCs/>
          <w:sz w:val="20"/>
          <w:szCs w:val="20"/>
          <w:lang w:val="en-US"/>
        </w:rPr>
        <w:t>entered between</w:t>
      </w:r>
    </w:p>
    <w:tbl>
      <w:tblPr>
        <w:tblStyle w:val="TableGrid12"/>
        <w:tblW w:w="0" w:type="auto"/>
        <w:tblLook w:val="04A0" w:firstRow="1" w:lastRow="0" w:firstColumn="1" w:lastColumn="0" w:noHBand="0" w:noVBand="1"/>
      </w:tblPr>
      <w:tblGrid>
        <w:gridCol w:w="4508"/>
        <w:gridCol w:w="4508"/>
      </w:tblGrid>
      <w:tr w:rsidR="004920A7" w:rsidRPr="00006D36" w14:paraId="0CC424DE" w14:textId="77777777" w:rsidTr="004920A7">
        <w:trPr>
          <w:trHeight w:val="71"/>
        </w:trPr>
        <w:tc>
          <w:tcPr>
            <w:tcW w:w="4508" w:type="dxa"/>
            <w:shd w:val="clear" w:color="auto" w:fill="D9D9D9" w:themeFill="background1" w:themeFillShade="D9"/>
          </w:tcPr>
          <w:p w14:paraId="16B8B420" w14:textId="77777777" w:rsidR="004920A7" w:rsidRPr="00006D36" w:rsidRDefault="004920A7" w:rsidP="00511563">
            <w:pPr>
              <w:rPr>
                <w:rFonts w:ascii="Arial" w:hAnsi="Arial" w:cs="Arial"/>
                <w:b/>
                <w:sz w:val="20"/>
                <w:szCs w:val="20"/>
              </w:rPr>
            </w:pPr>
            <w:r w:rsidRPr="00006D36">
              <w:rPr>
                <w:rFonts w:ascii="Arial" w:hAnsi="Arial" w:cs="Arial"/>
                <w:b/>
                <w:sz w:val="20"/>
                <w:szCs w:val="20"/>
              </w:rPr>
              <w:t>Customer</w:t>
            </w:r>
          </w:p>
        </w:tc>
        <w:tc>
          <w:tcPr>
            <w:tcW w:w="4508" w:type="dxa"/>
            <w:shd w:val="clear" w:color="auto" w:fill="D9D9D9" w:themeFill="background1" w:themeFillShade="D9"/>
          </w:tcPr>
          <w:p w14:paraId="46E2FB01" w14:textId="77777777" w:rsidR="004920A7" w:rsidRPr="00006D36" w:rsidRDefault="004920A7" w:rsidP="00511563">
            <w:pPr>
              <w:rPr>
                <w:rFonts w:ascii="Arial" w:hAnsi="Arial" w:cs="Arial"/>
                <w:b/>
                <w:sz w:val="20"/>
                <w:szCs w:val="20"/>
              </w:rPr>
            </w:pPr>
          </w:p>
        </w:tc>
      </w:tr>
      <w:tr w:rsidR="004920A7" w:rsidRPr="00006D36" w14:paraId="6B9B8BA2" w14:textId="77777777" w:rsidTr="004920A7">
        <w:trPr>
          <w:trHeight w:val="71"/>
        </w:trPr>
        <w:tc>
          <w:tcPr>
            <w:tcW w:w="4508" w:type="dxa"/>
          </w:tcPr>
          <w:p w14:paraId="5BC70168" w14:textId="77777777" w:rsidR="004920A7" w:rsidRPr="00006D36" w:rsidRDefault="004920A7" w:rsidP="00511563">
            <w:pPr>
              <w:rPr>
                <w:rFonts w:ascii="Arial" w:hAnsi="Arial" w:cs="Arial"/>
                <w:sz w:val="20"/>
                <w:szCs w:val="20"/>
              </w:rPr>
            </w:pPr>
            <w:r w:rsidRPr="00006D36">
              <w:rPr>
                <w:rFonts w:ascii="Arial" w:hAnsi="Arial" w:cs="Arial"/>
                <w:sz w:val="20"/>
                <w:szCs w:val="20"/>
              </w:rPr>
              <w:t>Name</w:t>
            </w:r>
          </w:p>
        </w:tc>
        <w:tc>
          <w:tcPr>
            <w:tcW w:w="4508" w:type="dxa"/>
          </w:tcPr>
          <w:p w14:paraId="7C8DEBC9" w14:textId="77777777" w:rsidR="004920A7" w:rsidRPr="00006D36" w:rsidRDefault="004920A7" w:rsidP="00511563">
            <w:pPr>
              <w:rPr>
                <w:rFonts w:ascii="Arial" w:hAnsi="Arial" w:cs="Arial"/>
                <w:bCs/>
                <w:sz w:val="20"/>
                <w:szCs w:val="20"/>
              </w:rPr>
            </w:pPr>
            <w:r w:rsidRPr="00006D36">
              <w:rPr>
                <w:rFonts w:ascii="Arial" w:hAnsi="Arial" w:cs="Arial"/>
                <w:bCs/>
                <w:sz w:val="20"/>
                <w:szCs w:val="20"/>
              </w:rPr>
              <w:t>Fibertime™ Networks Proprietary Limited</w:t>
            </w:r>
          </w:p>
        </w:tc>
      </w:tr>
      <w:tr w:rsidR="004920A7" w:rsidRPr="00006D36" w14:paraId="4ABA02A9" w14:textId="77777777" w:rsidTr="00511563">
        <w:tc>
          <w:tcPr>
            <w:tcW w:w="4508" w:type="dxa"/>
          </w:tcPr>
          <w:p w14:paraId="4948AB61" w14:textId="77777777" w:rsidR="004920A7" w:rsidRPr="00006D36" w:rsidRDefault="004920A7" w:rsidP="00511563">
            <w:pPr>
              <w:rPr>
                <w:rFonts w:ascii="Arial" w:hAnsi="Arial" w:cs="Arial"/>
                <w:sz w:val="20"/>
                <w:szCs w:val="20"/>
              </w:rPr>
            </w:pPr>
            <w:r w:rsidRPr="00006D36">
              <w:rPr>
                <w:rFonts w:ascii="Arial" w:hAnsi="Arial" w:cs="Arial"/>
                <w:sz w:val="20"/>
                <w:szCs w:val="20"/>
              </w:rPr>
              <w:t>Registration number</w:t>
            </w:r>
          </w:p>
        </w:tc>
        <w:tc>
          <w:tcPr>
            <w:tcW w:w="4508" w:type="dxa"/>
          </w:tcPr>
          <w:p w14:paraId="03E386E0" w14:textId="77777777" w:rsidR="004920A7" w:rsidRPr="00006D36" w:rsidRDefault="004920A7" w:rsidP="00511563">
            <w:pPr>
              <w:rPr>
                <w:rFonts w:ascii="Arial" w:hAnsi="Arial" w:cs="Arial"/>
                <w:bCs/>
                <w:sz w:val="20"/>
                <w:szCs w:val="20"/>
              </w:rPr>
            </w:pPr>
            <w:r w:rsidRPr="00006D36">
              <w:rPr>
                <w:rFonts w:ascii="Arial" w:hAnsi="Arial" w:cs="Arial"/>
                <w:bCs/>
                <w:sz w:val="20"/>
                <w:szCs w:val="20"/>
              </w:rPr>
              <w:t>2021/997793/07</w:t>
            </w:r>
          </w:p>
        </w:tc>
      </w:tr>
      <w:tr w:rsidR="004920A7" w:rsidRPr="00006D36" w14:paraId="2B1D64A5" w14:textId="77777777" w:rsidTr="00511563">
        <w:tc>
          <w:tcPr>
            <w:tcW w:w="4508" w:type="dxa"/>
          </w:tcPr>
          <w:p w14:paraId="5D04EB94" w14:textId="77777777" w:rsidR="004920A7" w:rsidRPr="00006D36" w:rsidRDefault="004920A7" w:rsidP="00511563">
            <w:pPr>
              <w:rPr>
                <w:rFonts w:ascii="Arial" w:hAnsi="Arial" w:cs="Arial"/>
                <w:sz w:val="20"/>
                <w:szCs w:val="20"/>
              </w:rPr>
            </w:pPr>
            <w:r w:rsidRPr="00006D36">
              <w:rPr>
                <w:rFonts w:ascii="Arial" w:hAnsi="Arial" w:cs="Arial"/>
                <w:sz w:val="20"/>
                <w:szCs w:val="20"/>
              </w:rPr>
              <w:t>Contact Person</w:t>
            </w:r>
          </w:p>
        </w:tc>
        <w:tc>
          <w:tcPr>
            <w:tcW w:w="4508" w:type="dxa"/>
          </w:tcPr>
          <w:p w14:paraId="20CE72F8" w14:textId="77777777" w:rsidR="004920A7" w:rsidRPr="00006D36" w:rsidRDefault="00DF7D16" w:rsidP="00511563">
            <w:pPr>
              <w:rPr>
                <w:rFonts w:ascii="Arial" w:hAnsi="Arial" w:cs="Arial"/>
                <w:bCs/>
                <w:sz w:val="20"/>
                <w:szCs w:val="20"/>
              </w:rPr>
            </w:pPr>
            <w:r w:rsidRPr="00006D36">
              <w:rPr>
                <w:rFonts w:ascii="Arial" w:hAnsi="Arial" w:cs="Arial"/>
                <w:bCs/>
                <w:sz w:val="20"/>
                <w:szCs w:val="20"/>
              </w:rPr>
              <w:t>Robin Searle</w:t>
            </w:r>
          </w:p>
        </w:tc>
      </w:tr>
      <w:tr w:rsidR="004920A7" w:rsidRPr="00EF6C7A" w14:paraId="62A94020" w14:textId="77777777" w:rsidTr="00511563">
        <w:tc>
          <w:tcPr>
            <w:tcW w:w="4508" w:type="dxa"/>
          </w:tcPr>
          <w:p w14:paraId="21AACB89" w14:textId="77777777" w:rsidR="004920A7" w:rsidRPr="00006D36" w:rsidRDefault="004920A7" w:rsidP="00511563">
            <w:pPr>
              <w:rPr>
                <w:rFonts w:ascii="Arial" w:hAnsi="Arial" w:cs="Arial"/>
                <w:sz w:val="20"/>
                <w:szCs w:val="20"/>
              </w:rPr>
            </w:pPr>
            <w:r w:rsidRPr="00006D36">
              <w:rPr>
                <w:rFonts w:ascii="Arial" w:hAnsi="Arial" w:cs="Arial"/>
                <w:sz w:val="20"/>
                <w:szCs w:val="20"/>
              </w:rPr>
              <w:t>Physical Address</w:t>
            </w:r>
          </w:p>
        </w:tc>
        <w:tc>
          <w:tcPr>
            <w:tcW w:w="4508" w:type="dxa"/>
          </w:tcPr>
          <w:p w14:paraId="304F0616" w14:textId="4179C1A0" w:rsidR="004920A7" w:rsidRPr="00006D36" w:rsidRDefault="00D01E3E" w:rsidP="00511563">
            <w:pPr>
              <w:rPr>
                <w:rFonts w:ascii="Arial" w:hAnsi="Arial" w:cs="Arial"/>
                <w:b/>
                <w:sz w:val="20"/>
                <w:szCs w:val="20"/>
                <w:lang w:val="nl-NL"/>
              </w:rPr>
            </w:pPr>
            <w:r>
              <w:rPr>
                <w:rFonts w:ascii="Arial" w:hAnsi="Arial" w:cs="Arial"/>
                <w:bCs/>
                <w:sz w:val="20"/>
                <w:szCs w:val="20"/>
                <w:lang w:val="nl-NL"/>
              </w:rPr>
              <w:t>1</w:t>
            </w:r>
            <w:r w:rsidRPr="00D01E3E">
              <w:rPr>
                <w:rFonts w:ascii="Arial" w:hAnsi="Arial" w:cs="Arial"/>
                <w:bCs/>
                <w:sz w:val="20"/>
                <w:szCs w:val="20"/>
                <w:vertAlign w:val="superscript"/>
                <w:lang w:val="nl-NL"/>
              </w:rPr>
              <w:t>st</w:t>
            </w:r>
            <w:r w:rsidR="00B50755" w:rsidRPr="00006D36">
              <w:rPr>
                <w:rFonts w:ascii="Arial" w:hAnsi="Arial" w:cs="Arial"/>
                <w:bCs/>
                <w:sz w:val="20"/>
                <w:szCs w:val="20"/>
                <w:lang w:val="nl-NL"/>
              </w:rPr>
              <w:t xml:space="preserve"> Floor Oude Bank, 8 Bird Street, Stellenbosch, 7600</w:t>
            </w:r>
          </w:p>
        </w:tc>
      </w:tr>
      <w:tr w:rsidR="004920A7" w:rsidRPr="00006D36" w14:paraId="3E22E16F" w14:textId="77777777" w:rsidTr="00511563">
        <w:tc>
          <w:tcPr>
            <w:tcW w:w="4508" w:type="dxa"/>
          </w:tcPr>
          <w:p w14:paraId="120DE611" w14:textId="77777777" w:rsidR="004920A7" w:rsidRPr="00006D36" w:rsidRDefault="004920A7" w:rsidP="00511563">
            <w:pPr>
              <w:rPr>
                <w:rFonts w:ascii="Arial" w:hAnsi="Arial" w:cs="Arial"/>
                <w:sz w:val="20"/>
                <w:szCs w:val="20"/>
              </w:rPr>
            </w:pPr>
            <w:r w:rsidRPr="00006D36">
              <w:rPr>
                <w:rFonts w:ascii="Arial" w:hAnsi="Arial" w:cs="Arial"/>
                <w:sz w:val="20"/>
                <w:szCs w:val="20"/>
              </w:rPr>
              <w:t>Email Address</w:t>
            </w:r>
          </w:p>
        </w:tc>
        <w:tc>
          <w:tcPr>
            <w:tcW w:w="4508" w:type="dxa"/>
          </w:tcPr>
          <w:p w14:paraId="3A3FD6DE" w14:textId="2E6E9965" w:rsidR="004920A7" w:rsidRPr="00006D36" w:rsidRDefault="00006D36" w:rsidP="00511563">
            <w:pPr>
              <w:rPr>
                <w:rFonts w:ascii="Arial" w:hAnsi="Arial" w:cs="Arial"/>
                <w:bCs/>
                <w:sz w:val="20"/>
                <w:szCs w:val="20"/>
              </w:rPr>
            </w:pPr>
            <w:hyperlink r:id="rId9" w:history="1">
              <w:r w:rsidRPr="00006D36">
                <w:rPr>
                  <w:rStyle w:val="Hyperlink"/>
                  <w:rFonts w:ascii="Arial" w:hAnsi="Arial" w:cs="Arial"/>
                  <w:bCs/>
                  <w:sz w:val="20"/>
                  <w:szCs w:val="20"/>
                </w:rPr>
                <w:t>maintenance@fibertime.com</w:t>
              </w:r>
            </w:hyperlink>
            <w:r w:rsidRPr="00006D36">
              <w:rPr>
                <w:rFonts w:ascii="Arial" w:hAnsi="Arial" w:cs="Arial"/>
                <w:bCs/>
                <w:sz w:val="20"/>
                <w:szCs w:val="20"/>
              </w:rPr>
              <w:t xml:space="preserve"> </w:t>
            </w:r>
          </w:p>
        </w:tc>
      </w:tr>
      <w:tr w:rsidR="004920A7" w:rsidRPr="00006D36" w14:paraId="39D0DF6D" w14:textId="77777777" w:rsidTr="00511563">
        <w:tc>
          <w:tcPr>
            <w:tcW w:w="4508" w:type="dxa"/>
            <w:shd w:val="clear" w:color="auto" w:fill="D9D9D9" w:themeFill="background1" w:themeFillShade="D9"/>
          </w:tcPr>
          <w:p w14:paraId="5B2F308C" w14:textId="77777777" w:rsidR="004920A7" w:rsidRPr="00006D36" w:rsidRDefault="004920A7" w:rsidP="00511563">
            <w:pPr>
              <w:rPr>
                <w:rFonts w:ascii="Arial" w:hAnsi="Arial" w:cs="Arial"/>
                <w:b/>
                <w:sz w:val="20"/>
                <w:szCs w:val="20"/>
              </w:rPr>
            </w:pPr>
            <w:r w:rsidRPr="00006D36">
              <w:rPr>
                <w:rFonts w:ascii="Arial" w:hAnsi="Arial" w:cs="Arial"/>
                <w:b/>
                <w:sz w:val="20"/>
                <w:szCs w:val="20"/>
              </w:rPr>
              <w:t>Service Provider</w:t>
            </w:r>
          </w:p>
        </w:tc>
        <w:tc>
          <w:tcPr>
            <w:tcW w:w="4508" w:type="dxa"/>
            <w:shd w:val="clear" w:color="auto" w:fill="D9D9D9" w:themeFill="background1" w:themeFillShade="D9"/>
          </w:tcPr>
          <w:p w14:paraId="3C6640CD" w14:textId="77777777" w:rsidR="004920A7" w:rsidRPr="00006D36" w:rsidRDefault="004920A7" w:rsidP="00511563">
            <w:pPr>
              <w:rPr>
                <w:rFonts w:ascii="Arial" w:hAnsi="Arial" w:cs="Arial"/>
                <w:b/>
                <w:sz w:val="20"/>
                <w:szCs w:val="20"/>
              </w:rPr>
            </w:pPr>
          </w:p>
        </w:tc>
      </w:tr>
      <w:tr w:rsidR="009249F9" w:rsidRPr="00006D36" w14:paraId="74AAAAA5" w14:textId="77777777" w:rsidTr="00511563">
        <w:tc>
          <w:tcPr>
            <w:tcW w:w="4508" w:type="dxa"/>
          </w:tcPr>
          <w:p w14:paraId="1D18221B" w14:textId="77777777" w:rsidR="009249F9" w:rsidRPr="00006D36" w:rsidRDefault="009249F9" w:rsidP="009249F9">
            <w:pPr>
              <w:rPr>
                <w:rFonts w:ascii="Arial" w:hAnsi="Arial" w:cs="Arial"/>
                <w:sz w:val="20"/>
                <w:szCs w:val="20"/>
              </w:rPr>
            </w:pPr>
            <w:r w:rsidRPr="00006D36">
              <w:rPr>
                <w:rFonts w:ascii="Arial" w:hAnsi="Arial" w:cs="Arial"/>
                <w:sz w:val="20"/>
                <w:szCs w:val="20"/>
              </w:rPr>
              <w:t>Name</w:t>
            </w:r>
          </w:p>
        </w:tc>
        <w:tc>
          <w:tcPr>
            <w:tcW w:w="4508" w:type="dxa"/>
          </w:tcPr>
          <w:p w14:paraId="41E1208D" w14:textId="1BBC72D1" w:rsidR="009249F9" w:rsidRPr="009249F9" w:rsidRDefault="009249F9" w:rsidP="009249F9">
            <w:pPr>
              <w:rPr>
                <w:rFonts w:ascii="Arial" w:hAnsi="Arial" w:cs="Arial"/>
                <w:bCs/>
                <w:sz w:val="20"/>
                <w:szCs w:val="20"/>
              </w:rPr>
            </w:pPr>
          </w:p>
        </w:tc>
      </w:tr>
      <w:tr w:rsidR="009249F9" w:rsidRPr="00006D36" w14:paraId="22DDACD5" w14:textId="77777777" w:rsidTr="00511563">
        <w:tc>
          <w:tcPr>
            <w:tcW w:w="4508" w:type="dxa"/>
          </w:tcPr>
          <w:p w14:paraId="52616B95" w14:textId="77777777" w:rsidR="009249F9" w:rsidRPr="00006D36" w:rsidRDefault="009249F9" w:rsidP="009249F9">
            <w:pPr>
              <w:rPr>
                <w:rFonts w:ascii="Arial" w:hAnsi="Arial" w:cs="Arial"/>
                <w:sz w:val="20"/>
                <w:szCs w:val="20"/>
              </w:rPr>
            </w:pPr>
            <w:r w:rsidRPr="00006D36">
              <w:rPr>
                <w:rFonts w:ascii="Arial" w:hAnsi="Arial" w:cs="Arial"/>
                <w:sz w:val="20"/>
                <w:szCs w:val="20"/>
              </w:rPr>
              <w:t>Registration number</w:t>
            </w:r>
          </w:p>
        </w:tc>
        <w:tc>
          <w:tcPr>
            <w:tcW w:w="4508" w:type="dxa"/>
          </w:tcPr>
          <w:p w14:paraId="7E6925D7" w14:textId="2D226654" w:rsidR="009249F9" w:rsidRPr="009249F9" w:rsidRDefault="009249F9" w:rsidP="009249F9">
            <w:pPr>
              <w:rPr>
                <w:rFonts w:ascii="Arial" w:hAnsi="Arial" w:cs="Arial"/>
                <w:b/>
                <w:sz w:val="20"/>
                <w:szCs w:val="20"/>
              </w:rPr>
            </w:pPr>
          </w:p>
        </w:tc>
      </w:tr>
      <w:tr w:rsidR="009249F9" w:rsidRPr="00006D36" w14:paraId="6873CF74" w14:textId="77777777" w:rsidTr="00511563">
        <w:tc>
          <w:tcPr>
            <w:tcW w:w="4508" w:type="dxa"/>
          </w:tcPr>
          <w:p w14:paraId="2D3C2772" w14:textId="77777777" w:rsidR="009249F9" w:rsidRPr="00006D36" w:rsidRDefault="009249F9" w:rsidP="009249F9">
            <w:pPr>
              <w:rPr>
                <w:rFonts w:ascii="Arial" w:hAnsi="Arial" w:cs="Arial"/>
                <w:sz w:val="20"/>
                <w:szCs w:val="20"/>
              </w:rPr>
            </w:pPr>
            <w:r w:rsidRPr="00006D36">
              <w:rPr>
                <w:rFonts w:ascii="Arial" w:hAnsi="Arial" w:cs="Arial"/>
                <w:sz w:val="20"/>
                <w:szCs w:val="20"/>
              </w:rPr>
              <w:t>Contact Person</w:t>
            </w:r>
          </w:p>
        </w:tc>
        <w:tc>
          <w:tcPr>
            <w:tcW w:w="4508" w:type="dxa"/>
          </w:tcPr>
          <w:p w14:paraId="77C1FF80" w14:textId="3B65029F" w:rsidR="009249F9" w:rsidRPr="009249F9" w:rsidRDefault="009249F9" w:rsidP="009249F9">
            <w:pPr>
              <w:rPr>
                <w:rFonts w:ascii="Arial" w:hAnsi="Arial" w:cs="Arial"/>
                <w:b/>
                <w:sz w:val="20"/>
                <w:szCs w:val="20"/>
              </w:rPr>
            </w:pPr>
          </w:p>
        </w:tc>
      </w:tr>
      <w:tr w:rsidR="009249F9" w:rsidRPr="00006D36" w14:paraId="2EF5F7ED" w14:textId="77777777" w:rsidTr="00511563">
        <w:tc>
          <w:tcPr>
            <w:tcW w:w="4508" w:type="dxa"/>
          </w:tcPr>
          <w:p w14:paraId="3DEA7C05" w14:textId="77777777" w:rsidR="009249F9" w:rsidRPr="00006D36" w:rsidRDefault="009249F9" w:rsidP="009249F9">
            <w:pPr>
              <w:rPr>
                <w:rFonts w:ascii="Arial" w:hAnsi="Arial" w:cs="Arial"/>
                <w:sz w:val="20"/>
                <w:szCs w:val="20"/>
              </w:rPr>
            </w:pPr>
            <w:r w:rsidRPr="00006D36">
              <w:rPr>
                <w:rFonts w:ascii="Arial" w:hAnsi="Arial" w:cs="Arial"/>
                <w:sz w:val="20"/>
                <w:szCs w:val="20"/>
              </w:rPr>
              <w:t>Physical Address</w:t>
            </w:r>
          </w:p>
        </w:tc>
        <w:tc>
          <w:tcPr>
            <w:tcW w:w="4508" w:type="dxa"/>
          </w:tcPr>
          <w:p w14:paraId="67A48E5A" w14:textId="372256B4" w:rsidR="009249F9" w:rsidRPr="009249F9" w:rsidRDefault="009249F9" w:rsidP="009249F9">
            <w:pPr>
              <w:rPr>
                <w:rFonts w:ascii="Arial" w:hAnsi="Arial" w:cs="Arial"/>
                <w:b/>
                <w:i/>
                <w:iCs/>
                <w:sz w:val="20"/>
                <w:szCs w:val="20"/>
                <w:lang w:val="en-GB"/>
              </w:rPr>
            </w:pPr>
          </w:p>
        </w:tc>
      </w:tr>
      <w:tr w:rsidR="009249F9" w:rsidRPr="00006D36" w14:paraId="38008119" w14:textId="77777777" w:rsidTr="00511563">
        <w:tc>
          <w:tcPr>
            <w:tcW w:w="4508" w:type="dxa"/>
          </w:tcPr>
          <w:p w14:paraId="2D3501C9" w14:textId="77777777" w:rsidR="009249F9" w:rsidRPr="00006D36" w:rsidRDefault="009249F9" w:rsidP="009249F9">
            <w:pPr>
              <w:rPr>
                <w:rFonts w:ascii="Arial" w:hAnsi="Arial" w:cs="Arial"/>
                <w:sz w:val="20"/>
                <w:szCs w:val="20"/>
              </w:rPr>
            </w:pPr>
            <w:r w:rsidRPr="00006D36">
              <w:rPr>
                <w:rFonts w:ascii="Arial" w:hAnsi="Arial" w:cs="Arial"/>
                <w:sz w:val="20"/>
                <w:szCs w:val="20"/>
              </w:rPr>
              <w:t>Email Address</w:t>
            </w:r>
          </w:p>
        </w:tc>
        <w:tc>
          <w:tcPr>
            <w:tcW w:w="4508" w:type="dxa"/>
          </w:tcPr>
          <w:p w14:paraId="659248D2" w14:textId="3BC1A71F" w:rsidR="009249F9" w:rsidRPr="009249F9" w:rsidRDefault="009249F9" w:rsidP="009249F9">
            <w:pPr>
              <w:rPr>
                <w:rFonts w:ascii="Arial" w:hAnsi="Arial" w:cs="Arial"/>
                <w:b/>
                <w:sz w:val="20"/>
                <w:szCs w:val="20"/>
              </w:rPr>
            </w:pPr>
          </w:p>
        </w:tc>
      </w:tr>
      <w:tr w:rsidR="009249F9" w:rsidRPr="00006D36" w14:paraId="6B0EFDB9" w14:textId="77777777" w:rsidTr="00511563">
        <w:tc>
          <w:tcPr>
            <w:tcW w:w="4508" w:type="dxa"/>
            <w:shd w:val="clear" w:color="auto" w:fill="D9D9D9" w:themeFill="background1" w:themeFillShade="D9"/>
          </w:tcPr>
          <w:p w14:paraId="5EE98807" w14:textId="77777777" w:rsidR="009249F9" w:rsidRPr="00006D36" w:rsidRDefault="009249F9" w:rsidP="009249F9">
            <w:pPr>
              <w:rPr>
                <w:rFonts w:ascii="Arial" w:hAnsi="Arial" w:cs="Arial"/>
                <w:b/>
                <w:bCs/>
                <w:sz w:val="20"/>
                <w:szCs w:val="20"/>
              </w:rPr>
            </w:pPr>
            <w:r w:rsidRPr="00006D36">
              <w:rPr>
                <w:rFonts w:ascii="Arial" w:hAnsi="Arial" w:cs="Arial"/>
                <w:b/>
                <w:bCs/>
                <w:sz w:val="20"/>
                <w:szCs w:val="20"/>
              </w:rPr>
              <w:t>Service Schedule Effective Date</w:t>
            </w:r>
          </w:p>
        </w:tc>
        <w:tc>
          <w:tcPr>
            <w:tcW w:w="4508" w:type="dxa"/>
          </w:tcPr>
          <w:p w14:paraId="40146FBA" w14:textId="5609E199" w:rsidR="009249F9" w:rsidRPr="00006D36" w:rsidRDefault="009249F9" w:rsidP="009249F9">
            <w:pPr>
              <w:rPr>
                <w:rFonts w:ascii="Arial" w:hAnsi="Arial" w:cs="Arial"/>
                <w:b/>
                <w:sz w:val="20"/>
                <w:szCs w:val="20"/>
              </w:rPr>
            </w:pPr>
          </w:p>
        </w:tc>
      </w:tr>
      <w:tr w:rsidR="009249F9" w:rsidRPr="00006D36" w14:paraId="4F4DD9A6" w14:textId="77777777" w:rsidTr="00511563">
        <w:tc>
          <w:tcPr>
            <w:tcW w:w="4508" w:type="dxa"/>
            <w:shd w:val="clear" w:color="auto" w:fill="D9D9D9" w:themeFill="background1" w:themeFillShade="D9"/>
          </w:tcPr>
          <w:p w14:paraId="3928832A" w14:textId="77777777" w:rsidR="009249F9" w:rsidRPr="00006D36" w:rsidRDefault="009249F9" w:rsidP="009249F9">
            <w:pPr>
              <w:rPr>
                <w:rFonts w:ascii="Arial" w:hAnsi="Arial" w:cs="Arial"/>
                <w:b/>
                <w:bCs/>
                <w:sz w:val="20"/>
                <w:szCs w:val="20"/>
              </w:rPr>
            </w:pPr>
            <w:r w:rsidRPr="00006D36">
              <w:rPr>
                <w:rFonts w:ascii="Arial" w:hAnsi="Arial" w:cs="Arial"/>
                <w:b/>
                <w:bCs/>
                <w:sz w:val="20"/>
                <w:szCs w:val="20"/>
              </w:rPr>
              <w:t>Service Schedule Term</w:t>
            </w:r>
          </w:p>
        </w:tc>
        <w:tc>
          <w:tcPr>
            <w:tcW w:w="4508" w:type="dxa"/>
          </w:tcPr>
          <w:p w14:paraId="623CBDE5" w14:textId="3A948C08" w:rsidR="009249F9" w:rsidRPr="00006D36" w:rsidRDefault="00D01E3E" w:rsidP="009249F9">
            <w:pPr>
              <w:rPr>
                <w:rFonts w:ascii="Arial" w:hAnsi="Arial" w:cs="Arial"/>
                <w:b/>
                <w:sz w:val="20"/>
                <w:szCs w:val="20"/>
              </w:rPr>
            </w:pPr>
            <w:r>
              <w:rPr>
                <w:rFonts w:ascii="Arial" w:hAnsi="Arial" w:cs="Arial"/>
                <w:b/>
                <w:sz w:val="20"/>
                <w:szCs w:val="20"/>
              </w:rPr>
              <w:t>Twenty</w:t>
            </w:r>
            <w:r w:rsidR="009249F9">
              <w:rPr>
                <w:rFonts w:ascii="Arial" w:hAnsi="Arial" w:cs="Arial"/>
                <w:b/>
                <w:sz w:val="20"/>
                <w:szCs w:val="20"/>
              </w:rPr>
              <w:t xml:space="preserve"> (</w:t>
            </w:r>
            <w:r>
              <w:rPr>
                <w:rFonts w:ascii="Arial" w:hAnsi="Arial" w:cs="Arial"/>
                <w:b/>
                <w:sz w:val="20"/>
                <w:szCs w:val="20"/>
              </w:rPr>
              <w:t>20)</w:t>
            </w:r>
            <w:r w:rsidR="009249F9">
              <w:rPr>
                <w:rFonts w:ascii="Arial" w:hAnsi="Arial" w:cs="Arial"/>
                <w:b/>
                <w:sz w:val="20"/>
                <w:szCs w:val="20"/>
              </w:rPr>
              <w:t xml:space="preserve"> years</w:t>
            </w:r>
          </w:p>
        </w:tc>
      </w:tr>
    </w:tbl>
    <w:p w14:paraId="78A39EE0" w14:textId="77777777" w:rsidR="004920A7" w:rsidRPr="00006D36" w:rsidRDefault="004920A7" w:rsidP="004920A7">
      <w:pPr>
        <w:rPr>
          <w:rFonts w:ascii="Arial" w:hAnsi="Arial" w:cs="Arial"/>
          <w:sz w:val="20"/>
          <w:szCs w:val="20"/>
        </w:rPr>
      </w:pPr>
    </w:p>
    <w:p w14:paraId="3812F4F5" w14:textId="77777777" w:rsidR="004920A7" w:rsidRPr="00006D36" w:rsidRDefault="004920A7" w:rsidP="004920A7">
      <w:pPr>
        <w:rPr>
          <w:rFonts w:ascii="Arial" w:hAnsi="Arial" w:cs="Arial"/>
          <w:sz w:val="20"/>
          <w:szCs w:val="20"/>
        </w:rPr>
      </w:pPr>
    </w:p>
    <w:p w14:paraId="4A4C1EF7" w14:textId="77777777" w:rsidR="00B50755" w:rsidRPr="00006D36" w:rsidRDefault="00B50755" w:rsidP="004920A7">
      <w:pPr>
        <w:rPr>
          <w:rFonts w:ascii="Arial" w:hAnsi="Arial" w:cs="Arial"/>
          <w:sz w:val="20"/>
          <w:szCs w:val="20"/>
        </w:rPr>
      </w:pPr>
    </w:p>
    <w:p w14:paraId="654CB9E7" w14:textId="77777777" w:rsidR="004920A7" w:rsidRPr="00006D36" w:rsidRDefault="004920A7" w:rsidP="00D23F52">
      <w:pPr>
        <w:tabs>
          <w:tab w:val="left" w:pos="9072"/>
        </w:tabs>
        <w:spacing w:after="240" w:line="360" w:lineRule="atLeast"/>
        <w:jc w:val="both"/>
        <w:rPr>
          <w:rFonts w:ascii="Arial" w:eastAsia="Times New Roman" w:hAnsi="Arial" w:cs="Arial"/>
          <w:sz w:val="20"/>
          <w:szCs w:val="20"/>
          <w:lang w:val="en-GB"/>
        </w:rPr>
      </w:pPr>
    </w:p>
    <w:p w14:paraId="5E7308D3" w14:textId="77777777" w:rsidR="00006D36" w:rsidRPr="00006D36" w:rsidRDefault="00006D36">
      <w:pPr>
        <w:spacing w:after="0" w:line="240" w:lineRule="auto"/>
        <w:rPr>
          <w:rFonts w:ascii="Arial" w:eastAsia="Times New Roman" w:hAnsi="Arial" w:cs="Arial"/>
          <w:b/>
          <w:sz w:val="20"/>
          <w:szCs w:val="20"/>
          <w:lang w:val="en-GB"/>
        </w:rPr>
      </w:pPr>
      <w:bookmarkStart w:id="0" w:name="_Toc157607951"/>
      <w:bookmarkStart w:id="1" w:name="_Toc157607997"/>
      <w:bookmarkStart w:id="2" w:name="_Toc157608043"/>
      <w:bookmarkStart w:id="3" w:name="_Toc158634650"/>
      <w:bookmarkStart w:id="4" w:name="_Toc160188497"/>
      <w:r w:rsidRPr="00006D36">
        <w:rPr>
          <w:rFonts w:ascii="Arial" w:hAnsi="Arial" w:cs="Arial"/>
          <w:sz w:val="20"/>
          <w:szCs w:val="20"/>
        </w:rPr>
        <w:br w:type="page"/>
      </w:r>
    </w:p>
    <w:p w14:paraId="4B84BA65" w14:textId="080261EA" w:rsidR="004920A7" w:rsidRPr="00006D36" w:rsidRDefault="004920A7" w:rsidP="004920A7">
      <w:pPr>
        <w:pStyle w:val="Clause1Head"/>
        <w:numPr>
          <w:ilvl w:val="0"/>
          <w:numId w:val="2"/>
        </w:numPr>
        <w:rPr>
          <w:rFonts w:cs="Arial"/>
        </w:rPr>
      </w:pPr>
      <w:r w:rsidRPr="00006D36">
        <w:rPr>
          <w:rFonts w:cs="Arial"/>
        </w:rPr>
        <w:lastRenderedPageBreak/>
        <w:t>INTRODUCTION</w:t>
      </w:r>
      <w:bookmarkEnd w:id="0"/>
      <w:bookmarkEnd w:id="1"/>
      <w:bookmarkEnd w:id="2"/>
      <w:bookmarkEnd w:id="3"/>
      <w:bookmarkEnd w:id="4"/>
    </w:p>
    <w:p w14:paraId="3DEF889D" w14:textId="05CF1660" w:rsidR="004920A7" w:rsidRPr="00006D36" w:rsidRDefault="004920A7" w:rsidP="004920A7">
      <w:pPr>
        <w:pStyle w:val="Clause2Sub"/>
        <w:numPr>
          <w:ilvl w:val="1"/>
          <w:numId w:val="2"/>
        </w:numPr>
        <w:rPr>
          <w:rFonts w:cs="Arial"/>
        </w:rPr>
      </w:pPr>
      <w:r w:rsidRPr="00006D36">
        <w:rPr>
          <w:rFonts w:cs="Arial"/>
        </w:rPr>
        <w:t xml:space="preserve">This Service Schedule sets out the terms that will apply to the Service Provider's provision of network maintenance and support Services to the </w:t>
      </w:r>
      <w:ins w:id="5" w:author="Werksmans" w:date="2025-10-15T14:18:00Z" w16du:dateUtc="2025-10-15T12:18:00Z">
        <w:r w:rsidR="00432731">
          <w:rPr>
            <w:rFonts w:cs="Arial"/>
          </w:rPr>
          <w:t>Customer</w:t>
        </w:r>
      </w:ins>
      <w:del w:id="6" w:author="Werksmans" w:date="2025-10-15T14:18:00Z" w16du:dateUtc="2025-10-15T12:18:00Z">
        <w:r w:rsidRPr="00006D36" w:rsidDel="00432731">
          <w:rPr>
            <w:rFonts w:cs="Arial"/>
          </w:rPr>
          <w:delText>Company</w:delText>
        </w:r>
      </w:del>
      <w:r w:rsidRPr="00006D36">
        <w:rPr>
          <w:rFonts w:cs="Arial"/>
        </w:rPr>
        <w:t>.</w:t>
      </w:r>
    </w:p>
    <w:p w14:paraId="2958B34C" w14:textId="77777777" w:rsidR="004920A7" w:rsidRPr="00006D36" w:rsidRDefault="004920A7" w:rsidP="004920A7">
      <w:pPr>
        <w:pStyle w:val="Clause2Sub"/>
        <w:numPr>
          <w:ilvl w:val="1"/>
          <w:numId w:val="2"/>
        </w:numPr>
        <w:rPr>
          <w:rFonts w:cs="Arial"/>
        </w:rPr>
      </w:pPr>
      <w:r w:rsidRPr="00006D36">
        <w:rPr>
          <w:rFonts w:cs="Arial"/>
        </w:rPr>
        <w:t xml:space="preserve">This Service Schedule is concluded in terms of the Master Service Agreement entered by and between the Parties. </w:t>
      </w:r>
    </w:p>
    <w:p w14:paraId="4AE3304B" w14:textId="77777777" w:rsidR="004920A7" w:rsidRPr="00006D36" w:rsidRDefault="004920A7" w:rsidP="004920A7">
      <w:pPr>
        <w:pStyle w:val="Clause2Sub"/>
        <w:numPr>
          <w:ilvl w:val="1"/>
          <w:numId w:val="2"/>
        </w:numPr>
        <w:rPr>
          <w:rFonts w:cs="Arial"/>
        </w:rPr>
      </w:pPr>
      <w:r w:rsidRPr="00006D36">
        <w:rPr>
          <w:rFonts w:cs="Arial"/>
        </w:rPr>
        <w:t>Capitalised terms contained in the Master Service Agreement, but which are not defined herein, shall bear the meaning ascribed thereto in the Service Agreements.</w:t>
      </w:r>
    </w:p>
    <w:p w14:paraId="1B6BB3C1" w14:textId="77777777" w:rsidR="00C5280F" w:rsidRPr="006B3341" w:rsidRDefault="00C5280F" w:rsidP="00C5280F">
      <w:pPr>
        <w:pStyle w:val="Clause1Head"/>
        <w:numPr>
          <w:ilvl w:val="0"/>
          <w:numId w:val="2"/>
        </w:numPr>
        <w:spacing w:line="360" w:lineRule="auto"/>
        <w:rPr>
          <w:ins w:id="7" w:author="Werksmans" w:date="2025-10-15T14:29:00Z" w16du:dateUtc="2025-10-15T12:29:00Z"/>
          <w:rFonts w:cs="Arial"/>
        </w:rPr>
      </w:pPr>
      <w:bookmarkStart w:id="8" w:name="_Toc209642621"/>
      <w:bookmarkStart w:id="9" w:name="_Ref211424063"/>
      <w:bookmarkStart w:id="10" w:name="_Toc211430672"/>
      <w:bookmarkStart w:id="11" w:name="_Toc157607953"/>
      <w:bookmarkStart w:id="12" w:name="_Toc157607999"/>
      <w:bookmarkStart w:id="13" w:name="_Toc157608045"/>
      <w:bookmarkStart w:id="14" w:name="_Toc158634652"/>
      <w:bookmarkStart w:id="15" w:name="_Toc160188498"/>
      <w:ins w:id="16" w:author="Werksmans" w:date="2025-10-15T14:29:00Z" w16du:dateUtc="2025-10-15T12:29:00Z">
        <w:r w:rsidRPr="006B3341">
          <w:rPr>
            <w:rFonts w:cs="Arial"/>
          </w:rPr>
          <w:t xml:space="preserve">CANCELLATION AND REPLACEMENT OF THE ORIGINAL </w:t>
        </w:r>
        <w:bookmarkEnd w:id="8"/>
        <w:bookmarkEnd w:id="9"/>
        <w:r>
          <w:rPr>
            <w:rFonts w:cs="Arial"/>
          </w:rPr>
          <w:t>SERVICE SCHEDULE</w:t>
        </w:r>
        <w:bookmarkEnd w:id="10"/>
      </w:ins>
    </w:p>
    <w:p w14:paraId="0DDBB833" w14:textId="77777777" w:rsidR="00C5280F" w:rsidRDefault="00C5280F" w:rsidP="00C5280F">
      <w:pPr>
        <w:pStyle w:val="Clause2Sub"/>
        <w:numPr>
          <w:ilvl w:val="1"/>
          <w:numId w:val="2"/>
        </w:numPr>
        <w:spacing w:line="360" w:lineRule="auto"/>
        <w:rPr>
          <w:ins w:id="17" w:author="Werksmans" w:date="2025-10-15T14:29:00Z" w16du:dateUtc="2025-10-15T12:29:00Z"/>
        </w:rPr>
      </w:pPr>
      <w:ins w:id="18" w:author="Werksmans" w:date="2025-10-15T14:29:00Z" w16du:dateUtc="2025-10-15T12:29:00Z">
        <w:r>
          <w:t>The Parties hereby agree to cancel the Original Service Schedule and to replace it with this Service Schedule. For the avoidance of doubt, this Service Schedule supersedes and replaces the Original Service Schedule and all prior commitments, undertakings and representations, whether oral or written, between the Parties (and other persons, as may be applicable) in respect of the subject matter hereof. Such supersession shall be retrospective to [</w:t>
        </w:r>
        <w:commentRangeStart w:id="19"/>
        <w:r>
          <w:t>insert signature date of the Original Service Schedule</w:t>
        </w:r>
        <w:commentRangeEnd w:id="19"/>
        <w:r>
          <w:rPr>
            <w:rStyle w:val="CommentReference"/>
            <w:b/>
          </w:rPr>
          <w:commentReference w:id="19"/>
        </w:r>
        <w:r>
          <w:t>] and shall accordingly be deemed to have taken place on that date. This Service Schedule shall accordingly be binding on the Parties in accordance with its terms and conditions.</w:t>
        </w:r>
      </w:ins>
    </w:p>
    <w:p w14:paraId="2B251B6E" w14:textId="020F06D8" w:rsidR="00C5280F" w:rsidRPr="00C5280F" w:rsidRDefault="00C5280F" w:rsidP="006C7661">
      <w:pPr>
        <w:pStyle w:val="Clause2Sub"/>
        <w:numPr>
          <w:ilvl w:val="1"/>
          <w:numId w:val="2"/>
        </w:numPr>
        <w:spacing w:line="360" w:lineRule="auto"/>
        <w:rPr>
          <w:ins w:id="20" w:author="Werksmans" w:date="2025-10-15T14:29:00Z" w16du:dateUtc="2025-10-15T12:29:00Z"/>
        </w:rPr>
      </w:pPr>
      <w:ins w:id="21" w:author="Werksmans" w:date="2025-10-15T14:29:00Z" w16du:dateUtc="2025-10-15T12:29:00Z">
        <w:r>
          <w:t xml:space="preserve">For the purpose of this clause </w:t>
        </w:r>
        <w:r>
          <w:fldChar w:fldCharType="begin"/>
        </w:r>
        <w:r>
          <w:instrText xml:space="preserve"> REF _Ref211424063 \r \h </w:instrText>
        </w:r>
      </w:ins>
      <w:ins w:id="22" w:author="Werksmans" w:date="2025-10-15T14:29:00Z" w16du:dateUtc="2025-10-15T12:29:00Z">
        <w:r>
          <w:fldChar w:fldCharType="separate"/>
        </w:r>
        <w:r>
          <w:t>2</w:t>
        </w:r>
        <w:r>
          <w:fldChar w:fldCharType="end"/>
        </w:r>
        <w:r>
          <w:t>, "</w:t>
        </w:r>
        <w:r w:rsidRPr="006B3341">
          <w:rPr>
            <w:b/>
            <w:bCs/>
          </w:rPr>
          <w:t>Original Service Schedule</w:t>
        </w:r>
        <w:r>
          <w:t>" means the Service Schedule concluded between the Customer and the Service Provider on or about [</w:t>
        </w:r>
        <w:commentRangeStart w:id="23"/>
        <w:r>
          <w:rPr>
            <w:rFonts w:cs="Arial"/>
          </w:rPr>
          <w:t>●</w:t>
        </w:r>
        <w:commentRangeEnd w:id="23"/>
        <w:r>
          <w:rPr>
            <w:rStyle w:val="CommentReference"/>
          </w:rPr>
          <w:commentReference w:id="23"/>
        </w:r>
        <w:r>
          <w:t>].</w:t>
        </w:r>
      </w:ins>
    </w:p>
    <w:p w14:paraId="08C0843E" w14:textId="0EF01367" w:rsidR="004920A7" w:rsidRPr="00006D36" w:rsidRDefault="004920A7" w:rsidP="004920A7">
      <w:pPr>
        <w:pStyle w:val="Clause1Head"/>
        <w:numPr>
          <w:ilvl w:val="0"/>
          <w:numId w:val="2"/>
        </w:numPr>
        <w:rPr>
          <w:rFonts w:cs="Arial"/>
        </w:rPr>
      </w:pPr>
      <w:r w:rsidRPr="00006D36">
        <w:rPr>
          <w:rFonts w:cs="Arial"/>
        </w:rPr>
        <w:t>DURATION OF SERVICE SCHEDULE</w:t>
      </w:r>
      <w:bookmarkEnd w:id="11"/>
      <w:bookmarkEnd w:id="12"/>
      <w:bookmarkEnd w:id="13"/>
      <w:bookmarkEnd w:id="14"/>
      <w:bookmarkEnd w:id="15"/>
    </w:p>
    <w:p w14:paraId="5C9DED94" w14:textId="77777777" w:rsidR="004920A7" w:rsidRPr="00006D36" w:rsidRDefault="004920A7" w:rsidP="004920A7">
      <w:pPr>
        <w:pStyle w:val="Clause2Sub"/>
        <w:numPr>
          <w:ilvl w:val="1"/>
          <w:numId w:val="2"/>
        </w:numPr>
        <w:rPr>
          <w:rFonts w:cs="Arial"/>
        </w:rPr>
      </w:pPr>
      <w:r w:rsidRPr="00006D36">
        <w:rPr>
          <w:rFonts w:cs="Arial"/>
        </w:rPr>
        <w:t>This Service Schedule will commence on the Service Schedule Effective Date and shall endure until terminated in according with the provisions of this Service Schedule or the Master Service Agreement.</w:t>
      </w:r>
    </w:p>
    <w:p w14:paraId="14AF3839" w14:textId="77777777" w:rsidR="00432731" w:rsidRDefault="004920A7" w:rsidP="004920A7">
      <w:pPr>
        <w:pStyle w:val="Clause2Sub"/>
        <w:numPr>
          <w:ilvl w:val="1"/>
          <w:numId w:val="2"/>
        </w:numPr>
        <w:rPr>
          <w:ins w:id="24" w:author="Werksmans" w:date="2025-10-15T14:17:00Z" w16du:dateUtc="2025-10-15T12:17:00Z"/>
          <w:rFonts w:cs="Arial"/>
        </w:rPr>
      </w:pPr>
      <w:r w:rsidRPr="00006D36">
        <w:rPr>
          <w:rFonts w:cs="Arial"/>
        </w:rPr>
        <w:t>At the end of the Service Schedule Term, the Service Schedule shall continue month-to-month until terminated by either Party on 30 (thirty) days prior written notice</w:t>
      </w:r>
      <w:ins w:id="25" w:author="Werksmans" w:date="2025-10-15T14:17:00Z" w16du:dateUtc="2025-10-15T12:17:00Z">
        <w:r w:rsidR="00432731">
          <w:rPr>
            <w:rFonts w:cs="Arial"/>
          </w:rPr>
          <w:t xml:space="preserve"> to the other Party, in which case the </w:t>
        </w:r>
        <w:r w:rsidR="00432731">
          <w:t>date of termination will be the date of receipt of the notice of termination by the relevant Party</w:t>
        </w:r>
      </w:ins>
      <w:r w:rsidRPr="00006D36">
        <w:rPr>
          <w:rFonts w:cs="Arial"/>
        </w:rPr>
        <w:t>.</w:t>
      </w:r>
    </w:p>
    <w:p w14:paraId="31B0234E" w14:textId="13E73281" w:rsidR="004920A7" w:rsidRPr="00432731" w:rsidRDefault="00432731" w:rsidP="00432731">
      <w:pPr>
        <w:pStyle w:val="Clause2Sub"/>
        <w:numPr>
          <w:ilvl w:val="1"/>
          <w:numId w:val="2"/>
        </w:numPr>
        <w:spacing w:line="360" w:lineRule="auto"/>
      </w:pPr>
      <w:ins w:id="26" w:author="Werksmans" w:date="2025-10-15T14:17:00Z" w16du:dateUtc="2025-10-15T12:17:00Z">
        <w:r>
          <w:t xml:space="preserve">For the avoidance of doubt, any </w:t>
        </w:r>
        <w:r w:rsidRPr="00C92BA9">
          <w:rPr>
            <w:rFonts w:eastAsia="Arial"/>
            <w:lang w:val="en-US"/>
          </w:rPr>
          <w:t>expiry or termination of this</w:t>
        </w:r>
        <w:r>
          <w:rPr>
            <w:rFonts w:eastAsia="Arial"/>
            <w:lang w:val="en-US"/>
          </w:rPr>
          <w:t xml:space="preserve"> Service Schedule</w:t>
        </w:r>
        <w:r w:rsidRPr="00C92BA9">
          <w:rPr>
            <w:rFonts w:eastAsia="Arial"/>
            <w:lang w:val="en-US"/>
          </w:rPr>
          <w:t xml:space="preserve"> does not affect any rights of the </w:t>
        </w:r>
        <w:r>
          <w:rPr>
            <w:rFonts w:eastAsia="Arial"/>
            <w:lang w:val="en-US"/>
          </w:rPr>
          <w:t>P</w:t>
        </w:r>
        <w:r w:rsidRPr="00C92BA9">
          <w:rPr>
            <w:rFonts w:eastAsia="Arial"/>
            <w:lang w:val="en-US"/>
          </w:rPr>
          <w:t>arties which may have accrued before the date of expiry or termination</w:t>
        </w:r>
        <w:r>
          <w:rPr>
            <w:rFonts w:eastAsia="Arial"/>
            <w:lang w:val="en-US"/>
          </w:rPr>
          <w:t xml:space="preserve"> of the Service Schedule</w:t>
        </w:r>
        <w:r w:rsidRPr="00C92BA9">
          <w:rPr>
            <w:rFonts w:eastAsia="Arial"/>
            <w:lang w:val="en-US"/>
          </w:rPr>
          <w:t>.</w:t>
        </w:r>
      </w:ins>
      <w:r w:rsidR="004920A7" w:rsidRPr="00432731">
        <w:rPr>
          <w:rFonts w:cs="Arial"/>
        </w:rPr>
        <w:t xml:space="preserve"> </w:t>
      </w:r>
    </w:p>
    <w:p w14:paraId="4D472753" w14:textId="77777777" w:rsidR="004920A7" w:rsidRPr="00006D36" w:rsidRDefault="004920A7" w:rsidP="004920A7">
      <w:pPr>
        <w:pStyle w:val="Clause1Head"/>
        <w:numPr>
          <w:ilvl w:val="0"/>
          <w:numId w:val="2"/>
        </w:numPr>
        <w:rPr>
          <w:rFonts w:cs="Arial"/>
        </w:rPr>
      </w:pPr>
      <w:bookmarkStart w:id="27" w:name="_Toc157607954"/>
      <w:bookmarkStart w:id="28" w:name="_Toc157608000"/>
      <w:bookmarkStart w:id="29" w:name="_Toc157608046"/>
      <w:bookmarkStart w:id="30" w:name="_Toc158634653"/>
      <w:bookmarkStart w:id="31" w:name="_Toc160188499"/>
      <w:r w:rsidRPr="00006D36">
        <w:rPr>
          <w:rFonts w:cs="Arial"/>
        </w:rPr>
        <w:lastRenderedPageBreak/>
        <w:t>SCOPE OF THE SERVICES</w:t>
      </w:r>
      <w:bookmarkEnd w:id="27"/>
      <w:bookmarkEnd w:id="28"/>
      <w:bookmarkEnd w:id="29"/>
      <w:bookmarkEnd w:id="30"/>
      <w:bookmarkEnd w:id="31"/>
    </w:p>
    <w:p w14:paraId="3DBC79A3" w14:textId="77777777" w:rsidR="004920A7" w:rsidRPr="00006D36" w:rsidRDefault="004920A7" w:rsidP="004920A7">
      <w:pPr>
        <w:pStyle w:val="Clause2Sub"/>
        <w:numPr>
          <w:ilvl w:val="1"/>
          <w:numId w:val="2"/>
        </w:numPr>
        <w:rPr>
          <w:rFonts w:cs="Arial"/>
        </w:rPr>
      </w:pPr>
      <w:r w:rsidRPr="00006D36">
        <w:rPr>
          <w:rFonts w:cs="Arial"/>
        </w:rPr>
        <w:t>As of the Service Schedule Effective Date, the Service Provider shall carry out the Services:</w:t>
      </w:r>
    </w:p>
    <w:p w14:paraId="02933DEE" w14:textId="39D6DBB0" w:rsidR="004920A7" w:rsidRPr="00006D36" w:rsidRDefault="004920A7" w:rsidP="004920A7">
      <w:pPr>
        <w:pStyle w:val="Clause3Sub"/>
        <w:numPr>
          <w:ilvl w:val="2"/>
          <w:numId w:val="2"/>
        </w:numPr>
        <w:rPr>
          <w:rFonts w:cs="Arial"/>
        </w:rPr>
      </w:pPr>
      <w:r w:rsidRPr="00006D36">
        <w:rPr>
          <w:rFonts w:cs="Arial"/>
        </w:rPr>
        <w:t xml:space="preserve">in accordance with the </w:t>
      </w:r>
      <w:r w:rsidR="005C413F">
        <w:rPr>
          <w:rFonts w:cs="Arial"/>
        </w:rPr>
        <w:t xml:space="preserve">Service </w:t>
      </w:r>
      <w:r w:rsidRPr="00006D36">
        <w:rPr>
          <w:rFonts w:cs="Arial"/>
        </w:rPr>
        <w:t>SLA attached hereto as Appendix A; and</w:t>
      </w:r>
    </w:p>
    <w:p w14:paraId="65BB9386" w14:textId="77777777" w:rsidR="004920A7" w:rsidRPr="00006D36" w:rsidRDefault="004920A7" w:rsidP="004920A7">
      <w:pPr>
        <w:pStyle w:val="Clause3Sub"/>
        <w:numPr>
          <w:ilvl w:val="2"/>
          <w:numId w:val="2"/>
        </w:numPr>
        <w:rPr>
          <w:rFonts w:cs="Arial"/>
        </w:rPr>
      </w:pPr>
      <w:r w:rsidRPr="00006D36">
        <w:rPr>
          <w:rFonts w:cs="Arial"/>
        </w:rPr>
        <w:t>in compliance with the Customer Code of Conduct.</w:t>
      </w:r>
    </w:p>
    <w:p w14:paraId="68176122" w14:textId="3ACC8A56" w:rsidR="004920A7" w:rsidRPr="00006D36" w:rsidRDefault="004920A7" w:rsidP="0025435B">
      <w:pPr>
        <w:pStyle w:val="Clause3Sub"/>
        <w:numPr>
          <w:ilvl w:val="2"/>
          <w:numId w:val="2"/>
        </w:numPr>
        <w:rPr>
          <w:rFonts w:cs="Arial"/>
        </w:rPr>
      </w:pPr>
      <w:r w:rsidRPr="00006D36">
        <w:rPr>
          <w:rFonts w:cs="Arial"/>
        </w:rPr>
        <w:t xml:space="preserve">all as read with </w:t>
      </w:r>
      <w:ins w:id="32" w:author="Werksmans" w:date="2025-10-15T14:19:00Z" w16du:dateUtc="2025-10-15T12:19:00Z">
        <w:r w:rsidR="00432731">
          <w:rPr>
            <w:rFonts w:cs="Arial"/>
          </w:rPr>
          <w:t xml:space="preserve">and in compliance with </w:t>
        </w:r>
      </w:ins>
      <w:r w:rsidRPr="00006D36">
        <w:rPr>
          <w:rFonts w:cs="Arial"/>
        </w:rPr>
        <w:t>the terms</w:t>
      </w:r>
      <w:ins w:id="33" w:author="Werksmans" w:date="2025-10-15T14:19:00Z" w16du:dateUtc="2025-10-15T12:19:00Z">
        <w:r w:rsidR="00432731">
          <w:rPr>
            <w:rFonts w:cs="Arial"/>
          </w:rPr>
          <w:t xml:space="preserve"> and conditions</w:t>
        </w:r>
      </w:ins>
      <w:r w:rsidRPr="00006D36">
        <w:rPr>
          <w:rFonts w:cs="Arial"/>
        </w:rPr>
        <w:t xml:space="preserve"> contained in the Master Service Agreement.</w:t>
      </w:r>
    </w:p>
    <w:p w14:paraId="63F643F2" w14:textId="77777777" w:rsidR="004920A7" w:rsidRPr="00006D36" w:rsidRDefault="004920A7" w:rsidP="004920A7">
      <w:pPr>
        <w:pStyle w:val="Clause2Sub"/>
        <w:numPr>
          <w:ilvl w:val="1"/>
          <w:numId w:val="2"/>
        </w:numPr>
        <w:rPr>
          <w:rFonts w:cs="Arial"/>
        </w:rPr>
      </w:pPr>
      <w:r w:rsidRPr="00006D36">
        <w:rPr>
          <w:rFonts w:cs="Arial"/>
        </w:rPr>
        <w:t>The Service Provider’s duties under this Service Schedule shall be set out in Appendix B.</w:t>
      </w:r>
    </w:p>
    <w:p w14:paraId="799978A5" w14:textId="77777777" w:rsidR="004920A7" w:rsidRPr="00006D36" w:rsidRDefault="004920A7" w:rsidP="004920A7">
      <w:pPr>
        <w:pStyle w:val="Clause2Sub"/>
        <w:numPr>
          <w:ilvl w:val="1"/>
          <w:numId w:val="2"/>
        </w:numPr>
        <w:rPr>
          <w:rFonts w:cs="Arial"/>
        </w:rPr>
      </w:pPr>
      <w:r w:rsidRPr="00006D36">
        <w:rPr>
          <w:rFonts w:cs="Arial"/>
        </w:rPr>
        <w:t>The Service Provider’s fees are outlined under this Service Schedule shall be set out in Appendix C.</w:t>
      </w:r>
    </w:p>
    <w:p w14:paraId="0FB65B10" w14:textId="77777777" w:rsidR="004920A7" w:rsidRPr="00006D36" w:rsidRDefault="004920A7" w:rsidP="004920A7">
      <w:pPr>
        <w:pStyle w:val="Clause2Sub"/>
        <w:numPr>
          <w:ilvl w:val="1"/>
          <w:numId w:val="2"/>
        </w:numPr>
        <w:rPr>
          <w:rFonts w:cs="Arial"/>
        </w:rPr>
      </w:pPr>
      <w:r w:rsidRPr="00006D36">
        <w:rPr>
          <w:rFonts w:cs="Arial"/>
        </w:rPr>
        <w:t>The Service Provider’s scope applies to the area in which it has been contracted to build.</w:t>
      </w:r>
    </w:p>
    <w:p w14:paraId="4E68D328" w14:textId="77777777" w:rsidR="00432731" w:rsidRDefault="00432731" w:rsidP="00432731">
      <w:pPr>
        <w:pStyle w:val="Clause1Head"/>
        <w:numPr>
          <w:ilvl w:val="0"/>
          <w:numId w:val="2"/>
        </w:numPr>
        <w:spacing w:line="360" w:lineRule="auto"/>
        <w:rPr>
          <w:ins w:id="34" w:author="Werksmans" w:date="2025-10-15T14:19:00Z" w16du:dateUtc="2025-10-15T12:19:00Z"/>
          <w:rFonts w:cs="Arial"/>
        </w:rPr>
      </w:pPr>
      <w:bookmarkStart w:id="35" w:name="_Toc211430150"/>
      <w:ins w:id="36" w:author="Werksmans" w:date="2025-10-15T14:19:00Z" w16du:dateUtc="2025-10-15T12:19:00Z">
        <w:r>
          <w:rPr>
            <w:rFonts w:cs="Arial"/>
          </w:rPr>
          <w:t>STANDARD OF PERFORMANCE</w:t>
        </w:r>
        <w:bookmarkEnd w:id="35"/>
      </w:ins>
    </w:p>
    <w:p w14:paraId="2679922E" w14:textId="77777777" w:rsidR="00432731" w:rsidRPr="002A622B" w:rsidRDefault="00432731" w:rsidP="00432731">
      <w:pPr>
        <w:pStyle w:val="Clause2Sub"/>
        <w:numPr>
          <w:ilvl w:val="1"/>
          <w:numId w:val="2"/>
        </w:numPr>
        <w:rPr>
          <w:ins w:id="37" w:author="Werksmans" w:date="2025-10-15T14:19:00Z" w16du:dateUtc="2025-10-15T12:19:00Z"/>
          <w:rFonts w:cs="Arial"/>
        </w:rPr>
      </w:pPr>
      <w:ins w:id="38" w:author="Werksmans" w:date="2025-10-15T14:19:00Z" w16du:dateUtc="2025-10-15T12:19:00Z">
        <w:r w:rsidRPr="002A622B">
          <w:rPr>
            <w:rFonts w:cs="Arial"/>
          </w:rPr>
          <w:t xml:space="preserve">The Service Provider expressly acknowledges that it has reviewed the terms of the Customer Specifications and the Customer’s Code of Conduct for Service Providers and will carry out its obligations under this </w:t>
        </w:r>
        <w:r>
          <w:rPr>
            <w:rFonts w:cs="Arial"/>
          </w:rPr>
          <w:t>Service Schedule</w:t>
        </w:r>
        <w:r w:rsidRPr="002A622B">
          <w:rPr>
            <w:rFonts w:cs="Arial"/>
          </w:rPr>
          <w:t xml:space="preserve"> and in accordance with the Customer Specifications and Customer’s Code of Conduct for Service Providers.</w:t>
        </w:r>
      </w:ins>
    </w:p>
    <w:p w14:paraId="40890694" w14:textId="783B1EC3" w:rsidR="00432731" w:rsidRPr="00432731" w:rsidRDefault="00432731" w:rsidP="00432731">
      <w:pPr>
        <w:pStyle w:val="Clause2Sub"/>
        <w:numPr>
          <w:ilvl w:val="1"/>
          <w:numId w:val="2"/>
        </w:numPr>
        <w:spacing w:line="360" w:lineRule="auto"/>
        <w:rPr>
          <w:ins w:id="39" w:author="Werksmans" w:date="2025-10-15T14:19:00Z" w16du:dateUtc="2025-10-15T12:19:00Z"/>
          <w:rFonts w:cs="Arial"/>
        </w:rPr>
      </w:pPr>
      <w:ins w:id="40" w:author="Werksmans" w:date="2025-10-15T14:19:00Z" w16du:dateUtc="2025-10-15T12:19:00Z">
        <w:r w:rsidRPr="002A622B">
          <w:rPr>
            <w:rFonts w:cs="Arial"/>
          </w:rPr>
          <w:t>The Service Provider shall perform the Services exercising due care, skill and judgment and in accordance with Best Practices, the Customer Specifications and the Customer’s Code of Conduct.</w:t>
        </w:r>
      </w:ins>
    </w:p>
    <w:p w14:paraId="61D037DF" w14:textId="74857FE9" w:rsidR="004920A7" w:rsidRPr="00006D36" w:rsidRDefault="009906A4" w:rsidP="004920A7">
      <w:pPr>
        <w:pStyle w:val="Clause1Head"/>
        <w:numPr>
          <w:ilvl w:val="0"/>
          <w:numId w:val="2"/>
        </w:numPr>
        <w:rPr>
          <w:rFonts w:cs="Arial"/>
        </w:rPr>
      </w:pPr>
      <w:r w:rsidRPr="00006D36">
        <w:rPr>
          <w:rFonts w:cs="Arial"/>
        </w:rPr>
        <w:t>HANDOVERS</w:t>
      </w:r>
    </w:p>
    <w:p w14:paraId="0BFC55A9" w14:textId="2091765A" w:rsidR="004920A7" w:rsidRPr="00006D36" w:rsidRDefault="00A32BF1" w:rsidP="009A0BCB">
      <w:pPr>
        <w:pStyle w:val="Clause2Sub"/>
        <w:numPr>
          <w:ilvl w:val="1"/>
          <w:numId w:val="2"/>
        </w:numPr>
        <w:rPr>
          <w:rFonts w:cs="Arial"/>
        </w:rPr>
      </w:pPr>
      <w:r w:rsidRPr="00006D36">
        <w:rPr>
          <w:rFonts w:cs="Arial"/>
        </w:rPr>
        <w:t xml:space="preserve">Zone hand overs will be required at minimum of 80% </w:t>
      </w:r>
      <w:r w:rsidR="00E1570E" w:rsidRPr="00006D36">
        <w:rPr>
          <w:rFonts w:cs="Arial"/>
        </w:rPr>
        <w:t>homes installed</w:t>
      </w:r>
      <w:r w:rsidRPr="00006D36">
        <w:rPr>
          <w:rFonts w:cs="Arial"/>
        </w:rPr>
        <w:t xml:space="preserve"> per that Zone.</w:t>
      </w:r>
    </w:p>
    <w:p w14:paraId="54C4585C" w14:textId="1E24AB0B" w:rsidR="005B2E15" w:rsidRDefault="00A32BF1" w:rsidP="009A0BCB">
      <w:pPr>
        <w:pStyle w:val="Clause2Sub"/>
        <w:numPr>
          <w:ilvl w:val="1"/>
          <w:numId w:val="2"/>
        </w:numPr>
        <w:rPr>
          <w:rFonts w:cs="Arial"/>
        </w:rPr>
      </w:pPr>
      <w:r w:rsidRPr="00006D36">
        <w:rPr>
          <w:rFonts w:cs="Arial"/>
        </w:rPr>
        <w:t xml:space="preserve">All other specifications are set out in </w:t>
      </w:r>
      <w:r w:rsidRPr="000742D2">
        <w:rPr>
          <w:rFonts w:cs="Arial"/>
        </w:rPr>
        <w:t>A</w:t>
      </w:r>
      <w:r w:rsidR="000742D2" w:rsidRPr="000742D2">
        <w:rPr>
          <w:rFonts w:cs="Arial"/>
        </w:rPr>
        <w:t xml:space="preserve">ppendix </w:t>
      </w:r>
      <w:r w:rsidRPr="000742D2">
        <w:rPr>
          <w:rFonts w:cs="Arial"/>
        </w:rPr>
        <w:t>D</w:t>
      </w:r>
      <w:r w:rsidR="000742D2" w:rsidRPr="000742D2">
        <w:rPr>
          <w:rFonts w:cs="Arial"/>
        </w:rPr>
        <w:t>.</w:t>
      </w:r>
    </w:p>
    <w:p w14:paraId="7FC299A9" w14:textId="77777777" w:rsidR="005B2E15" w:rsidRDefault="005B2E15">
      <w:pPr>
        <w:spacing w:after="0" w:line="240" w:lineRule="auto"/>
        <w:rPr>
          <w:rFonts w:ascii="Arial" w:eastAsia="Times New Roman" w:hAnsi="Arial" w:cs="Arial"/>
          <w:sz w:val="20"/>
          <w:szCs w:val="20"/>
          <w:lang w:val="en-GB"/>
        </w:rPr>
      </w:pPr>
      <w:r>
        <w:rPr>
          <w:rFonts w:cs="Arial"/>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04"/>
        <w:gridCol w:w="3549"/>
        <w:gridCol w:w="4053"/>
      </w:tblGrid>
      <w:tr w:rsidR="004920A7" w:rsidRPr="00006D36" w14:paraId="182ED17C" w14:textId="77777777" w:rsidTr="00511563">
        <w:tc>
          <w:tcPr>
            <w:tcW w:w="1404" w:type="dxa"/>
            <w:tcBorders>
              <w:top w:val="nil"/>
              <w:left w:val="nil"/>
              <w:bottom w:val="nil"/>
              <w:right w:val="nil"/>
            </w:tcBorders>
            <w:hideMark/>
          </w:tcPr>
          <w:p w14:paraId="4809F60D" w14:textId="77777777" w:rsidR="004920A7" w:rsidRPr="00006D36" w:rsidRDefault="004920A7" w:rsidP="00511563">
            <w:pPr>
              <w:rPr>
                <w:rFonts w:ascii="Arial" w:hAnsi="Arial" w:cs="Arial"/>
                <w:sz w:val="20"/>
                <w:szCs w:val="20"/>
              </w:rPr>
            </w:pPr>
            <w:r w:rsidRPr="00006D36">
              <w:rPr>
                <w:rFonts w:ascii="Arial" w:hAnsi="Arial" w:cs="Arial"/>
                <w:sz w:val="20"/>
                <w:szCs w:val="20"/>
              </w:rPr>
              <w:lastRenderedPageBreak/>
              <w:fldChar w:fldCharType="begin">
                <w:ffData>
                  <w:name w:val="F"/>
                  <w:enabled/>
                  <w:calcOnExit w:val="0"/>
                  <w:textInput/>
                </w:ffData>
              </w:fldChar>
            </w:r>
            <w:r w:rsidRPr="00006D36">
              <w:rPr>
                <w:rFonts w:ascii="Arial" w:hAnsi="Arial" w:cs="Arial"/>
                <w:sz w:val="20"/>
                <w:szCs w:val="20"/>
              </w:rPr>
              <w:instrText xml:space="preserve"> FORMTEXT </w:instrText>
            </w:r>
            <w:r w:rsidRPr="00006D36">
              <w:rPr>
                <w:rFonts w:ascii="Arial" w:hAnsi="Arial" w:cs="Arial"/>
                <w:sz w:val="20"/>
                <w:szCs w:val="20"/>
              </w:rPr>
            </w:r>
            <w:r w:rsidRPr="00006D36">
              <w:rPr>
                <w:rFonts w:ascii="Arial" w:hAnsi="Arial" w:cs="Arial"/>
                <w:sz w:val="20"/>
                <w:szCs w:val="20"/>
              </w:rPr>
              <w:fldChar w:fldCharType="separate"/>
            </w:r>
            <w:r w:rsidRPr="00006D36">
              <w:rPr>
                <w:rFonts w:ascii="Arial" w:hAnsi="Arial" w:cs="Arial"/>
                <w:sz w:val="20"/>
                <w:szCs w:val="20"/>
              </w:rPr>
              <w:t> </w:t>
            </w:r>
            <w:r w:rsidRPr="00006D36">
              <w:rPr>
                <w:rFonts w:ascii="Arial" w:hAnsi="Arial" w:cs="Arial"/>
                <w:sz w:val="20"/>
                <w:szCs w:val="20"/>
              </w:rPr>
              <w:t> </w:t>
            </w:r>
            <w:r w:rsidRPr="00006D36">
              <w:rPr>
                <w:rFonts w:ascii="Arial" w:hAnsi="Arial" w:cs="Arial"/>
                <w:sz w:val="20"/>
                <w:szCs w:val="20"/>
              </w:rPr>
              <w:t> </w:t>
            </w:r>
            <w:r w:rsidRPr="00006D36">
              <w:rPr>
                <w:rFonts w:ascii="Arial" w:hAnsi="Arial" w:cs="Arial"/>
                <w:sz w:val="20"/>
                <w:szCs w:val="20"/>
              </w:rPr>
              <w:t> </w:t>
            </w:r>
            <w:r w:rsidRPr="00006D36">
              <w:rPr>
                <w:rFonts w:ascii="Arial" w:hAnsi="Arial" w:cs="Arial"/>
                <w:sz w:val="20"/>
                <w:szCs w:val="20"/>
              </w:rPr>
              <w:t> </w:t>
            </w:r>
            <w:r w:rsidRPr="00006D36">
              <w:rPr>
                <w:rFonts w:ascii="Arial" w:hAnsi="Arial" w:cs="Arial"/>
                <w:sz w:val="20"/>
                <w:szCs w:val="20"/>
              </w:rPr>
              <w:fldChar w:fldCharType="end"/>
            </w:r>
          </w:p>
        </w:tc>
        <w:tc>
          <w:tcPr>
            <w:tcW w:w="7602" w:type="dxa"/>
            <w:gridSpan w:val="2"/>
            <w:tcBorders>
              <w:top w:val="nil"/>
              <w:left w:val="nil"/>
              <w:bottom w:val="nil"/>
              <w:right w:val="nil"/>
            </w:tcBorders>
            <w:hideMark/>
          </w:tcPr>
          <w:p w14:paraId="41313799" w14:textId="77777777" w:rsidR="004920A7" w:rsidRPr="00006D36" w:rsidRDefault="004920A7" w:rsidP="00511563">
            <w:pPr>
              <w:rPr>
                <w:rFonts w:ascii="Arial" w:hAnsi="Arial" w:cs="Arial"/>
                <w:b/>
                <w:bCs/>
                <w:sz w:val="20"/>
                <w:szCs w:val="20"/>
              </w:rPr>
            </w:pPr>
            <w:r w:rsidRPr="00006D36">
              <w:rPr>
                <w:rFonts w:ascii="Arial" w:hAnsi="Arial" w:cs="Arial"/>
                <w:b/>
                <w:bCs/>
                <w:sz w:val="20"/>
                <w:szCs w:val="20"/>
              </w:rPr>
              <w:t>SERVICE PROVIDER</w:t>
            </w:r>
          </w:p>
        </w:tc>
      </w:tr>
      <w:tr w:rsidR="004920A7" w:rsidRPr="00006D36" w14:paraId="0683960B" w14:textId="77777777" w:rsidTr="00511563">
        <w:tc>
          <w:tcPr>
            <w:tcW w:w="1404" w:type="dxa"/>
            <w:tcBorders>
              <w:top w:val="nil"/>
              <w:left w:val="nil"/>
              <w:bottom w:val="nil"/>
              <w:right w:val="nil"/>
            </w:tcBorders>
            <w:vAlign w:val="bottom"/>
            <w:hideMark/>
          </w:tcPr>
          <w:p w14:paraId="572740E9" w14:textId="77777777" w:rsidR="004920A7" w:rsidRPr="00006D36" w:rsidRDefault="004920A7" w:rsidP="00511563">
            <w:pPr>
              <w:rPr>
                <w:rFonts w:ascii="Arial" w:hAnsi="Arial" w:cs="Arial"/>
                <w:sz w:val="20"/>
                <w:szCs w:val="20"/>
              </w:rPr>
            </w:pPr>
            <w:r w:rsidRPr="00006D36">
              <w:rPr>
                <w:rFonts w:ascii="Arial" w:hAnsi="Arial" w:cs="Arial"/>
                <w:sz w:val="20"/>
                <w:szCs w:val="20"/>
              </w:rPr>
              <w:t>Signature:</w:t>
            </w:r>
          </w:p>
        </w:tc>
        <w:tc>
          <w:tcPr>
            <w:tcW w:w="3549" w:type="dxa"/>
            <w:tcBorders>
              <w:top w:val="nil"/>
              <w:left w:val="nil"/>
              <w:bottom w:val="single" w:sz="6" w:space="0" w:color="auto"/>
              <w:right w:val="nil"/>
            </w:tcBorders>
            <w:vAlign w:val="bottom"/>
          </w:tcPr>
          <w:p w14:paraId="17F213B2" w14:textId="77777777" w:rsidR="004920A7" w:rsidRPr="00006D36" w:rsidRDefault="004920A7" w:rsidP="00511563">
            <w:pPr>
              <w:rPr>
                <w:rFonts w:ascii="Arial" w:hAnsi="Arial" w:cs="Arial"/>
                <w:sz w:val="20"/>
                <w:szCs w:val="20"/>
              </w:rPr>
            </w:pPr>
          </w:p>
        </w:tc>
        <w:tc>
          <w:tcPr>
            <w:tcW w:w="4053" w:type="dxa"/>
            <w:tcBorders>
              <w:top w:val="nil"/>
              <w:left w:val="nil"/>
              <w:bottom w:val="nil"/>
              <w:right w:val="nil"/>
            </w:tcBorders>
          </w:tcPr>
          <w:p w14:paraId="3CEA6077" w14:textId="77777777" w:rsidR="004920A7" w:rsidRPr="00006D36" w:rsidRDefault="004920A7" w:rsidP="00511563">
            <w:pPr>
              <w:rPr>
                <w:rFonts w:ascii="Arial" w:hAnsi="Arial" w:cs="Arial"/>
                <w:sz w:val="20"/>
                <w:szCs w:val="20"/>
              </w:rPr>
            </w:pPr>
          </w:p>
        </w:tc>
      </w:tr>
      <w:tr w:rsidR="004920A7" w:rsidRPr="00006D36" w14:paraId="351439D0" w14:textId="77777777" w:rsidTr="00511563">
        <w:tc>
          <w:tcPr>
            <w:tcW w:w="1404" w:type="dxa"/>
            <w:tcBorders>
              <w:top w:val="nil"/>
              <w:left w:val="nil"/>
              <w:bottom w:val="nil"/>
              <w:right w:val="nil"/>
            </w:tcBorders>
            <w:vAlign w:val="bottom"/>
          </w:tcPr>
          <w:p w14:paraId="011FCB30" w14:textId="77777777" w:rsidR="004920A7" w:rsidRPr="00006D36" w:rsidRDefault="004920A7" w:rsidP="00511563">
            <w:pPr>
              <w:rPr>
                <w:rFonts w:ascii="Arial" w:hAnsi="Arial" w:cs="Arial"/>
                <w:sz w:val="20"/>
                <w:szCs w:val="20"/>
              </w:rPr>
            </w:pPr>
          </w:p>
        </w:tc>
        <w:tc>
          <w:tcPr>
            <w:tcW w:w="7602" w:type="dxa"/>
            <w:gridSpan w:val="2"/>
            <w:tcBorders>
              <w:top w:val="nil"/>
              <w:left w:val="nil"/>
              <w:bottom w:val="nil"/>
              <w:right w:val="nil"/>
            </w:tcBorders>
            <w:vAlign w:val="bottom"/>
            <w:hideMark/>
          </w:tcPr>
          <w:p w14:paraId="3BC2A3D7" w14:textId="77777777" w:rsidR="004920A7" w:rsidRPr="00006D36" w:rsidRDefault="004920A7" w:rsidP="00511563">
            <w:pPr>
              <w:rPr>
                <w:rFonts w:ascii="Arial" w:hAnsi="Arial" w:cs="Arial"/>
                <w:sz w:val="20"/>
                <w:szCs w:val="20"/>
              </w:rPr>
            </w:pPr>
            <w:r w:rsidRPr="00006D36">
              <w:rPr>
                <w:rFonts w:ascii="Arial" w:hAnsi="Arial" w:cs="Arial"/>
                <w:sz w:val="20"/>
                <w:szCs w:val="20"/>
              </w:rPr>
              <w:fldChar w:fldCharType="begin">
                <w:ffData>
                  <w:name w:val="heshe3"/>
                  <w:enabled/>
                  <w:calcOnExit w:val="0"/>
                  <w:statusText w:type="text" w:val="Insert he or she for entity 3"/>
                  <w:textInput>
                    <w:default w:val="who warrants that he / she is duly authorised thereto"/>
                  </w:textInput>
                </w:ffData>
              </w:fldChar>
            </w:r>
            <w:r w:rsidRPr="00006D36">
              <w:rPr>
                <w:rFonts w:ascii="Arial" w:hAnsi="Arial" w:cs="Arial"/>
                <w:sz w:val="20"/>
                <w:szCs w:val="20"/>
              </w:rPr>
              <w:instrText xml:space="preserve"> FORMTEXT </w:instrText>
            </w:r>
            <w:r w:rsidRPr="00006D36">
              <w:rPr>
                <w:rFonts w:ascii="Arial" w:hAnsi="Arial" w:cs="Arial"/>
                <w:sz w:val="20"/>
                <w:szCs w:val="20"/>
              </w:rPr>
            </w:r>
            <w:r w:rsidRPr="00006D36">
              <w:rPr>
                <w:rFonts w:ascii="Arial" w:hAnsi="Arial" w:cs="Arial"/>
                <w:sz w:val="20"/>
                <w:szCs w:val="20"/>
              </w:rPr>
              <w:fldChar w:fldCharType="separate"/>
            </w:r>
            <w:r w:rsidRPr="00006D36">
              <w:rPr>
                <w:rFonts w:ascii="Arial" w:hAnsi="Arial" w:cs="Arial"/>
                <w:sz w:val="20"/>
                <w:szCs w:val="20"/>
              </w:rPr>
              <w:t>who warrants that he / she is duly authorised thereto</w:t>
            </w:r>
            <w:r w:rsidRPr="00006D36">
              <w:rPr>
                <w:rFonts w:ascii="Arial" w:hAnsi="Arial" w:cs="Arial"/>
                <w:sz w:val="20"/>
                <w:szCs w:val="20"/>
              </w:rPr>
              <w:fldChar w:fldCharType="end"/>
            </w:r>
          </w:p>
        </w:tc>
      </w:tr>
      <w:tr w:rsidR="004920A7" w:rsidRPr="00006D36" w14:paraId="242F38C2" w14:textId="77777777" w:rsidTr="00511563">
        <w:tc>
          <w:tcPr>
            <w:tcW w:w="1404" w:type="dxa"/>
            <w:tcBorders>
              <w:top w:val="nil"/>
              <w:left w:val="nil"/>
              <w:bottom w:val="nil"/>
              <w:right w:val="nil"/>
            </w:tcBorders>
            <w:vAlign w:val="bottom"/>
            <w:hideMark/>
          </w:tcPr>
          <w:p w14:paraId="63FAA32C" w14:textId="77777777" w:rsidR="004920A7" w:rsidRPr="00006D36" w:rsidRDefault="004920A7" w:rsidP="00511563">
            <w:pPr>
              <w:rPr>
                <w:rFonts w:ascii="Arial" w:hAnsi="Arial" w:cs="Arial"/>
                <w:sz w:val="20"/>
                <w:szCs w:val="20"/>
              </w:rPr>
            </w:pPr>
            <w:r w:rsidRPr="00006D36">
              <w:rPr>
                <w:rFonts w:ascii="Arial" w:hAnsi="Arial" w:cs="Arial"/>
                <w:sz w:val="20"/>
                <w:szCs w:val="20"/>
              </w:rPr>
              <w:t>Name:</w:t>
            </w:r>
          </w:p>
        </w:tc>
        <w:tc>
          <w:tcPr>
            <w:tcW w:w="3549" w:type="dxa"/>
            <w:tcBorders>
              <w:top w:val="nil"/>
              <w:left w:val="nil"/>
              <w:bottom w:val="single" w:sz="4" w:space="0" w:color="auto"/>
              <w:right w:val="nil"/>
            </w:tcBorders>
            <w:vAlign w:val="bottom"/>
          </w:tcPr>
          <w:p w14:paraId="2152BB2F" w14:textId="77777777" w:rsidR="004920A7" w:rsidRPr="00006D36" w:rsidRDefault="004920A7" w:rsidP="00511563">
            <w:pPr>
              <w:rPr>
                <w:rFonts w:ascii="Arial" w:hAnsi="Arial" w:cs="Arial"/>
                <w:sz w:val="20"/>
                <w:szCs w:val="20"/>
              </w:rPr>
            </w:pPr>
          </w:p>
        </w:tc>
        <w:tc>
          <w:tcPr>
            <w:tcW w:w="4053" w:type="dxa"/>
            <w:tcBorders>
              <w:top w:val="nil"/>
              <w:left w:val="nil"/>
              <w:bottom w:val="nil"/>
              <w:right w:val="nil"/>
            </w:tcBorders>
          </w:tcPr>
          <w:p w14:paraId="7DE3B8A3" w14:textId="77777777" w:rsidR="004920A7" w:rsidRPr="00006D36" w:rsidRDefault="004920A7" w:rsidP="00511563">
            <w:pPr>
              <w:rPr>
                <w:rFonts w:ascii="Arial" w:hAnsi="Arial" w:cs="Arial"/>
                <w:sz w:val="20"/>
                <w:szCs w:val="20"/>
              </w:rPr>
            </w:pPr>
          </w:p>
        </w:tc>
      </w:tr>
      <w:tr w:rsidR="004920A7" w:rsidRPr="00006D36" w14:paraId="41247B19" w14:textId="77777777" w:rsidTr="00511563">
        <w:tc>
          <w:tcPr>
            <w:tcW w:w="1404" w:type="dxa"/>
            <w:tcBorders>
              <w:top w:val="nil"/>
              <w:left w:val="nil"/>
              <w:bottom w:val="nil"/>
              <w:right w:val="nil"/>
            </w:tcBorders>
            <w:vAlign w:val="bottom"/>
            <w:hideMark/>
          </w:tcPr>
          <w:p w14:paraId="42A1218D" w14:textId="77777777" w:rsidR="004920A7" w:rsidRPr="00006D36" w:rsidRDefault="004920A7" w:rsidP="00511563">
            <w:pPr>
              <w:rPr>
                <w:rFonts w:ascii="Arial" w:hAnsi="Arial" w:cs="Arial"/>
                <w:sz w:val="20"/>
                <w:szCs w:val="20"/>
              </w:rPr>
            </w:pPr>
            <w:r w:rsidRPr="00006D36">
              <w:rPr>
                <w:rFonts w:ascii="Arial" w:hAnsi="Arial" w:cs="Arial"/>
                <w:sz w:val="20"/>
                <w:szCs w:val="20"/>
              </w:rPr>
              <w:t>Date:</w:t>
            </w:r>
          </w:p>
        </w:tc>
        <w:tc>
          <w:tcPr>
            <w:tcW w:w="3549" w:type="dxa"/>
            <w:tcBorders>
              <w:top w:val="single" w:sz="4" w:space="0" w:color="auto"/>
              <w:left w:val="nil"/>
              <w:bottom w:val="single" w:sz="4" w:space="0" w:color="auto"/>
              <w:right w:val="nil"/>
            </w:tcBorders>
            <w:vAlign w:val="bottom"/>
          </w:tcPr>
          <w:p w14:paraId="3A90E51B" w14:textId="77777777" w:rsidR="004920A7" w:rsidRPr="00006D36" w:rsidRDefault="004920A7" w:rsidP="00511563">
            <w:pPr>
              <w:rPr>
                <w:rFonts w:ascii="Arial" w:hAnsi="Arial" w:cs="Arial"/>
                <w:sz w:val="20"/>
                <w:szCs w:val="20"/>
              </w:rPr>
            </w:pPr>
          </w:p>
        </w:tc>
        <w:tc>
          <w:tcPr>
            <w:tcW w:w="4053" w:type="dxa"/>
            <w:tcBorders>
              <w:top w:val="nil"/>
              <w:left w:val="nil"/>
              <w:bottom w:val="nil"/>
              <w:right w:val="nil"/>
            </w:tcBorders>
          </w:tcPr>
          <w:p w14:paraId="63B21034" w14:textId="77777777" w:rsidR="004920A7" w:rsidRPr="00006D36" w:rsidRDefault="004920A7" w:rsidP="00511563">
            <w:pPr>
              <w:rPr>
                <w:rFonts w:ascii="Arial" w:hAnsi="Arial" w:cs="Arial"/>
                <w:sz w:val="20"/>
                <w:szCs w:val="20"/>
              </w:rPr>
            </w:pPr>
          </w:p>
        </w:tc>
      </w:tr>
      <w:tr w:rsidR="004920A7" w:rsidRPr="00006D36" w14:paraId="2A565ABB" w14:textId="77777777" w:rsidTr="00511563">
        <w:tc>
          <w:tcPr>
            <w:tcW w:w="1404" w:type="dxa"/>
            <w:tcBorders>
              <w:top w:val="nil"/>
              <w:left w:val="nil"/>
              <w:bottom w:val="nil"/>
              <w:right w:val="nil"/>
            </w:tcBorders>
            <w:vAlign w:val="bottom"/>
            <w:hideMark/>
          </w:tcPr>
          <w:p w14:paraId="2F93509D" w14:textId="77777777" w:rsidR="004920A7" w:rsidRPr="00006D36" w:rsidRDefault="004920A7" w:rsidP="00511563">
            <w:pPr>
              <w:rPr>
                <w:rFonts w:ascii="Arial" w:hAnsi="Arial" w:cs="Arial"/>
                <w:sz w:val="20"/>
                <w:szCs w:val="20"/>
              </w:rPr>
            </w:pPr>
            <w:r w:rsidRPr="00006D36">
              <w:rPr>
                <w:rFonts w:ascii="Arial" w:hAnsi="Arial" w:cs="Arial"/>
                <w:sz w:val="20"/>
                <w:szCs w:val="20"/>
              </w:rPr>
              <w:t>Place:</w:t>
            </w:r>
          </w:p>
        </w:tc>
        <w:tc>
          <w:tcPr>
            <w:tcW w:w="3549" w:type="dxa"/>
            <w:tcBorders>
              <w:top w:val="single" w:sz="4" w:space="0" w:color="auto"/>
              <w:left w:val="nil"/>
              <w:bottom w:val="single" w:sz="4" w:space="0" w:color="auto"/>
              <w:right w:val="nil"/>
            </w:tcBorders>
            <w:vAlign w:val="bottom"/>
          </w:tcPr>
          <w:p w14:paraId="41886B68" w14:textId="77777777" w:rsidR="004920A7" w:rsidRPr="00006D36" w:rsidRDefault="004920A7" w:rsidP="00511563">
            <w:pPr>
              <w:rPr>
                <w:rFonts w:ascii="Arial" w:hAnsi="Arial" w:cs="Arial"/>
                <w:sz w:val="20"/>
                <w:szCs w:val="20"/>
              </w:rPr>
            </w:pPr>
          </w:p>
        </w:tc>
        <w:tc>
          <w:tcPr>
            <w:tcW w:w="4053" w:type="dxa"/>
            <w:tcBorders>
              <w:top w:val="nil"/>
              <w:left w:val="nil"/>
              <w:bottom w:val="nil"/>
              <w:right w:val="nil"/>
            </w:tcBorders>
          </w:tcPr>
          <w:p w14:paraId="298D3C7D" w14:textId="77777777" w:rsidR="004920A7" w:rsidRPr="00006D36" w:rsidRDefault="004920A7" w:rsidP="00511563">
            <w:pPr>
              <w:rPr>
                <w:rFonts w:ascii="Arial" w:hAnsi="Arial" w:cs="Arial"/>
                <w:sz w:val="20"/>
                <w:szCs w:val="20"/>
              </w:rPr>
            </w:pPr>
          </w:p>
        </w:tc>
      </w:tr>
    </w:tbl>
    <w:p w14:paraId="4DE3912C" w14:textId="77777777" w:rsidR="004920A7" w:rsidRPr="00006D36" w:rsidRDefault="004920A7" w:rsidP="004920A7">
      <w:pPr>
        <w:rPr>
          <w:rFonts w:ascii="Arial" w:hAnsi="Arial" w:cs="Arial"/>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03"/>
        <w:gridCol w:w="3593"/>
        <w:gridCol w:w="4074"/>
      </w:tblGrid>
      <w:tr w:rsidR="004920A7" w:rsidRPr="00006D36" w14:paraId="795142D8" w14:textId="77777777" w:rsidTr="00511563">
        <w:tc>
          <w:tcPr>
            <w:tcW w:w="1431" w:type="dxa"/>
            <w:tcBorders>
              <w:top w:val="nil"/>
              <w:left w:val="nil"/>
              <w:bottom w:val="nil"/>
              <w:right w:val="nil"/>
            </w:tcBorders>
            <w:hideMark/>
          </w:tcPr>
          <w:p w14:paraId="2E452BA3" w14:textId="77777777" w:rsidR="004920A7" w:rsidRPr="00006D36" w:rsidRDefault="004920A7" w:rsidP="00511563">
            <w:pPr>
              <w:rPr>
                <w:rFonts w:ascii="Arial" w:hAnsi="Arial" w:cs="Arial"/>
                <w:sz w:val="20"/>
                <w:szCs w:val="20"/>
              </w:rPr>
            </w:pPr>
            <w:r w:rsidRPr="00006D36">
              <w:rPr>
                <w:rFonts w:ascii="Arial" w:hAnsi="Arial" w:cs="Arial"/>
                <w:sz w:val="20"/>
                <w:szCs w:val="20"/>
              </w:rPr>
              <w:fldChar w:fldCharType="begin">
                <w:ffData>
                  <w:name w:val="F"/>
                  <w:enabled/>
                  <w:calcOnExit w:val="0"/>
                  <w:textInput/>
                </w:ffData>
              </w:fldChar>
            </w:r>
            <w:r w:rsidRPr="00006D36">
              <w:rPr>
                <w:rFonts w:ascii="Arial" w:hAnsi="Arial" w:cs="Arial"/>
                <w:sz w:val="20"/>
                <w:szCs w:val="20"/>
              </w:rPr>
              <w:instrText xml:space="preserve"> FORMTEXT </w:instrText>
            </w:r>
            <w:r w:rsidRPr="00006D36">
              <w:rPr>
                <w:rFonts w:ascii="Arial" w:hAnsi="Arial" w:cs="Arial"/>
                <w:sz w:val="20"/>
                <w:szCs w:val="20"/>
              </w:rPr>
            </w:r>
            <w:r w:rsidRPr="00006D36">
              <w:rPr>
                <w:rFonts w:ascii="Arial" w:hAnsi="Arial" w:cs="Arial"/>
                <w:sz w:val="20"/>
                <w:szCs w:val="20"/>
              </w:rPr>
              <w:fldChar w:fldCharType="separate"/>
            </w:r>
            <w:r w:rsidRPr="00006D36">
              <w:rPr>
                <w:rFonts w:ascii="Arial" w:hAnsi="Arial" w:cs="Arial"/>
                <w:sz w:val="20"/>
                <w:szCs w:val="20"/>
              </w:rPr>
              <w:t> </w:t>
            </w:r>
            <w:r w:rsidRPr="00006D36">
              <w:rPr>
                <w:rFonts w:ascii="Arial" w:hAnsi="Arial" w:cs="Arial"/>
                <w:sz w:val="20"/>
                <w:szCs w:val="20"/>
              </w:rPr>
              <w:t> </w:t>
            </w:r>
            <w:r w:rsidRPr="00006D36">
              <w:rPr>
                <w:rFonts w:ascii="Arial" w:hAnsi="Arial" w:cs="Arial"/>
                <w:sz w:val="20"/>
                <w:szCs w:val="20"/>
              </w:rPr>
              <w:t> </w:t>
            </w:r>
            <w:r w:rsidRPr="00006D36">
              <w:rPr>
                <w:rFonts w:ascii="Arial" w:hAnsi="Arial" w:cs="Arial"/>
                <w:sz w:val="20"/>
                <w:szCs w:val="20"/>
              </w:rPr>
              <w:t> </w:t>
            </w:r>
            <w:r w:rsidRPr="00006D36">
              <w:rPr>
                <w:rFonts w:ascii="Arial" w:hAnsi="Arial" w:cs="Arial"/>
                <w:sz w:val="20"/>
                <w:szCs w:val="20"/>
              </w:rPr>
              <w:t> </w:t>
            </w:r>
            <w:r w:rsidRPr="00006D36">
              <w:rPr>
                <w:rFonts w:ascii="Arial" w:hAnsi="Arial" w:cs="Arial"/>
                <w:sz w:val="20"/>
                <w:szCs w:val="20"/>
              </w:rPr>
              <w:fldChar w:fldCharType="end"/>
            </w:r>
          </w:p>
        </w:tc>
        <w:tc>
          <w:tcPr>
            <w:tcW w:w="8207" w:type="dxa"/>
            <w:gridSpan w:val="2"/>
            <w:tcBorders>
              <w:top w:val="nil"/>
              <w:left w:val="nil"/>
              <w:bottom w:val="nil"/>
              <w:right w:val="nil"/>
            </w:tcBorders>
            <w:hideMark/>
          </w:tcPr>
          <w:p w14:paraId="2EA7E036" w14:textId="06DBFDE5" w:rsidR="004920A7" w:rsidRPr="00006D36" w:rsidRDefault="00C5280F" w:rsidP="00511563">
            <w:pPr>
              <w:rPr>
                <w:rFonts w:ascii="Arial" w:hAnsi="Arial" w:cs="Arial"/>
                <w:b/>
                <w:bCs/>
                <w:sz w:val="20"/>
                <w:szCs w:val="20"/>
              </w:rPr>
            </w:pPr>
            <w:ins w:id="41" w:author="Werksmans" w:date="2025-10-15T14:30:00Z" w16du:dateUtc="2025-10-15T12:30:00Z">
              <w:r>
                <w:rPr>
                  <w:rFonts w:ascii="Arial" w:hAnsi="Arial" w:cs="Arial"/>
                  <w:b/>
                  <w:bCs/>
                  <w:sz w:val="20"/>
                  <w:szCs w:val="20"/>
                </w:rPr>
                <w:t>CUSTOMER</w:t>
              </w:r>
            </w:ins>
            <w:del w:id="42" w:author="Werksmans" w:date="2025-10-15T14:29:00Z" w16du:dateUtc="2025-10-15T12:29:00Z">
              <w:r w:rsidR="004920A7" w:rsidRPr="00006D36" w:rsidDel="00C5280F">
                <w:rPr>
                  <w:rFonts w:ascii="Arial" w:hAnsi="Arial" w:cs="Arial"/>
                  <w:b/>
                  <w:bCs/>
                  <w:sz w:val="20"/>
                  <w:szCs w:val="20"/>
                </w:rPr>
                <w:delText>COMPANY</w:delText>
              </w:r>
            </w:del>
          </w:p>
        </w:tc>
      </w:tr>
      <w:tr w:rsidR="004920A7" w:rsidRPr="00006D36" w14:paraId="26603F28" w14:textId="77777777" w:rsidTr="00511563">
        <w:tc>
          <w:tcPr>
            <w:tcW w:w="1431" w:type="dxa"/>
            <w:tcBorders>
              <w:top w:val="nil"/>
              <w:left w:val="nil"/>
              <w:bottom w:val="nil"/>
              <w:right w:val="nil"/>
            </w:tcBorders>
            <w:vAlign w:val="bottom"/>
            <w:hideMark/>
          </w:tcPr>
          <w:p w14:paraId="3D7E4065" w14:textId="77777777" w:rsidR="004920A7" w:rsidRPr="00006D36" w:rsidRDefault="004920A7" w:rsidP="00511563">
            <w:pPr>
              <w:rPr>
                <w:rFonts w:ascii="Arial" w:hAnsi="Arial" w:cs="Arial"/>
                <w:sz w:val="20"/>
                <w:szCs w:val="20"/>
              </w:rPr>
            </w:pPr>
            <w:r w:rsidRPr="00006D36">
              <w:rPr>
                <w:rFonts w:ascii="Arial" w:hAnsi="Arial" w:cs="Arial"/>
                <w:sz w:val="20"/>
                <w:szCs w:val="20"/>
              </w:rPr>
              <w:t>Signature:</w:t>
            </w:r>
          </w:p>
        </w:tc>
        <w:tc>
          <w:tcPr>
            <w:tcW w:w="3820" w:type="dxa"/>
            <w:tcBorders>
              <w:top w:val="nil"/>
              <w:left w:val="nil"/>
              <w:bottom w:val="single" w:sz="6" w:space="0" w:color="auto"/>
              <w:right w:val="nil"/>
            </w:tcBorders>
            <w:vAlign w:val="bottom"/>
          </w:tcPr>
          <w:p w14:paraId="2F793A22" w14:textId="77777777" w:rsidR="004920A7" w:rsidRPr="00006D36" w:rsidRDefault="004920A7" w:rsidP="00511563">
            <w:pPr>
              <w:rPr>
                <w:rFonts w:ascii="Arial" w:hAnsi="Arial" w:cs="Arial"/>
                <w:sz w:val="20"/>
                <w:szCs w:val="20"/>
              </w:rPr>
            </w:pPr>
          </w:p>
        </w:tc>
        <w:tc>
          <w:tcPr>
            <w:tcW w:w="4387" w:type="dxa"/>
            <w:tcBorders>
              <w:top w:val="nil"/>
              <w:left w:val="nil"/>
              <w:bottom w:val="nil"/>
              <w:right w:val="nil"/>
            </w:tcBorders>
          </w:tcPr>
          <w:p w14:paraId="58B80337" w14:textId="77777777" w:rsidR="004920A7" w:rsidRPr="00006D36" w:rsidRDefault="004920A7" w:rsidP="00511563">
            <w:pPr>
              <w:rPr>
                <w:rFonts w:ascii="Arial" w:hAnsi="Arial" w:cs="Arial"/>
                <w:sz w:val="20"/>
                <w:szCs w:val="20"/>
              </w:rPr>
            </w:pPr>
          </w:p>
        </w:tc>
      </w:tr>
      <w:tr w:rsidR="004920A7" w:rsidRPr="00006D36" w14:paraId="78B481E7" w14:textId="77777777" w:rsidTr="00511563">
        <w:tc>
          <w:tcPr>
            <w:tcW w:w="1431" w:type="dxa"/>
            <w:tcBorders>
              <w:top w:val="nil"/>
              <w:left w:val="nil"/>
              <w:bottom w:val="nil"/>
              <w:right w:val="nil"/>
            </w:tcBorders>
            <w:vAlign w:val="bottom"/>
          </w:tcPr>
          <w:p w14:paraId="5563A3C4" w14:textId="77777777" w:rsidR="004920A7" w:rsidRPr="00006D36" w:rsidRDefault="004920A7" w:rsidP="00511563">
            <w:pPr>
              <w:rPr>
                <w:rFonts w:ascii="Arial" w:hAnsi="Arial" w:cs="Arial"/>
                <w:sz w:val="20"/>
                <w:szCs w:val="20"/>
              </w:rPr>
            </w:pPr>
          </w:p>
        </w:tc>
        <w:tc>
          <w:tcPr>
            <w:tcW w:w="8207" w:type="dxa"/>
            <w:gridSpan w:val="2"/>
            <w:tcBorders>
              <w:top w:val="nil"/>
              <w:left w:val="nil"/>
              <w:bottom w:val="nil"/>
              <w:right w:val="nil"/>
            </w:tcBorders>
            <w:vAlign w:val="bottom"/>
            <w:hideMark/>
          </w:tcPr>
          <w:p w14:paraId="6A8E85EB" w14:textId="77777777" w:rsidR="004920A7" w:rsidRPr="00006D36" w:rsidRDefault="004920A7" w:rsidP="00511563">
            <w:pPr>
              <w:rPr>
                <w:rFonts w:ascii="Arial" w:hAnsi="Arial" w:cs="Arial"/>
                <w:sz w:val="20"/>
                <w:szCs w:val="20"/>
              </w:rPr>
            </w:pPr>
            <w:r w:rsidRPr="00006D36">
              <w:rPr>
                <w:rFonts w:ascii="Arial" w:hAnsi="Arial" w:cs="Arial"/>
                <w:sz w:val="20"/>
                <w:szCs w:val="20"/>
              </w:rPr>
              <w:fldChar w:fldCharType="begin">
                <w:ffData>
                  <w:name w:val="heshe3"/>
                  <w:enabled/>
                  <w:calcOnExit w:val="0"/>
                  <w:statusText w:type="text" w:val="Insert he or she for entity 3"/>
                  <w:textInput>
                    <w:default w:val="who warrants that he / she is duly authorised thereto"/>
                  </w:textInput>
                </w:ffData>
              </w:fldChar>
            </w:r>
            <w:r w:rsidRPr="00006D36">
              <w:rPr>
                <w:rFonts w:ascii="Arial" w:hAnsi="Arial" w:cs="Arial"/>
                <w:sz w:val="20"/>
                <w:szCs w:val="20"/>
              </w:rPr>
              <w:instrText xml:space="preserve"> FORMTEXT </w:instrText>
            </w:r>
            <w:r w:rsidRPr="00006D36">
              <w:rPr>
                <w:rFonts w:ascii="Arial" w:hAnsi="Arial" w:cs="Arial"/>
                <w:sz w:val="20"/>
                <w:szCs w:val="20"/>
              </w:rPr>
            </w:r>
            <w:r w:rsidRPr="00006D36">
              <w:rPr>
                <w:rFonts w:ascii="Arial" w:hAnsi="Arial" w:cs="Arial"/>
                <w:sz w:val="20"/>
                <w:szCs w:val="20"/>
              </w:rPr>
              <w:fldChar w:fldCharType="separate"/>
            </w:r>
            <w:r w:rsidRPr="00006D36">
              <w:rPr>
                <w:rFonts w:ascii="Arial" w:hAnsi="Arial" w:cs="Arial"/>
                <w:sz w:val="20"/>
                <w:szCs w:val="20"/>
              </w:rPr>
              <w:t>who warrants that he / she is duly authorised thereto</w:t>
            </w:r>
            <w:r w:rsidRPr="00006D36">
              <w:rPr>
                <w:rFonts w:ascii="Arial" w:hAnsi="Arial" w:cs="Arial"/>
                <w:sz w:val="20"/>
                <w:szCs w:val="20"/>
              </w:rPr>
              <w:fldChar w:fldCharType="end"/>
            </w:r>
          </w:p>
        </w:tc>
      </w:tr>
      <w:tr w:rsidR="004920A7" w:rsidRPr="00006D36" w14:paraId="12E67DC3" w14:textId="77777777" w:rsidTr="00511563">
        <w:tc>
          <w:tcPr>
            <w:tcW w:w="1431" w:type="dxa"/>
            <w:tcBorders>
              <w:top w:val="nil"/>
              <w:left w:val="nil"/>
              <w:bottom w:val="nil"/>
              <w:right w:val="nil"/>
            </w:tcBorders>
            <w:vAlign w:val="bottom"/>
            <w:hideMark/>
          </w:tcPr>
          <w:p w14:paraId="3FE86C96" w14:textId="77777777" w:rsidR="004920A7" w:rsidRPr="00006D36" w:rsidRDefault="004920A7" w:rsidP="00511563">
            <w:pPr>
              <w:rPr>
                <w:rFonts w:ascii="Arial" w:hAnsi="Arial" w:cs="Arial"/>
                <w:sz w:val="20"/>
                <w:szCs w:val="20"/>
              </w:rPr>
            </w:pPr>
            <w:r w:rsidRPr="00006D36">
              <w:rPr>
                <w:rFonts w:ascii="Arial" w:hAnsi="Arial" w:cs="Arial"/>
                <w:sz w:val="20"/>
                <w:szCs w:val="20"/>
              </w:rPr>
              <w:t>Name:</w:t>
            </w:r>
          </w:p>
        </w:tc>
        <w:tc>
          <w:tcPr>
            <w:tcW w:w="3820" w:type="dxa"/>
            <w:tcBorders>
              <w:top w:val="nil"/>
              <w:left w:val="nil"/>
              <w:bottom w:val="single" w:sz="4" w:space="0" w:color="auto"/>
              <w:right w:val="nil"/>
            </w:tcBorders>
            <w:vAlign w:val="bottom"/>
          </w:tcPr>
          <w:p w14:paraId="529A7F19" w14:textId="77777777" w:rsidR="004920A7" w:rsidRPr="00006D36" w:rsidRDefault="004920A7" w:rsidP="00511563">
            <w:pPr>
              <w:rPr>
                <w:rFonts w:ascii="Arial" w:hAnsi="Arial" w:cs="Arial"/>
                <w:sz w:val="20"/>
                <w:szCs w:val="20"/>
              </w:rPr>
            </w:pPr>
          </w:p>
        </w:tc>
        <w:tc>
          <w:tcPr>
            <w:tcW w:w="4387" w:type="dxa"/>
            <w:tcBorders>
              <w:top w:val="nil"/>
              <w:left w:val="nil"/>
              <w:bottom w:val="nil"/>
              <w:right w:val="nil"/>
            </w:tcBorders>
          </w:tcPr>
          <w:p w14:paraId="0C0ABC4D" w14:textId="77777777" w:rsidR="004920A7" w:rsidRPr="00006D36" w:rsidRDefault="004920A7" w:rsidP="00511563">
            <w:pPr>
              <w:rPr>
                <w:rFonts w:ascii="Arial" w:hAnsi="Arial" w:cs="Arial"/>
                <w:sz w:val="20"/>
                <w:szCs w:val="20"/>
              </w:rPr>
            </w:pPr>
          </w:p>
        </w:tc>
      </w:tr>
      <w:tr w:rsidR="004920A7" w:rsidRPr="00006D36" w14:paraId="75B48D05" w14:textId="77777777" w:rsidTr="00511563">
        <w:tc>
          <w:tcPr>
            <w:tcW w:w="1431" w:type="dxa"/>
            <w:tcBorders>
              <w:top w:val="nil"/>
              <w:left w:val="nil"/>
              <w:bottom w:val="nil"/>
              <w:right w:val="nil"/>
            </w:tcBorders>
            <w:vAlign w:val="bottom"/>
            <w:hideMark/>
          </w:tcPr>
          <w:p w14:paraId="2F7366A0" w14:textId="77777777" w:rsidR="004920A7" w:rsidRPr="00006D36" w:rsidRDefault="004920A7" w:rsidP="00511563">
            <w:pPr>
              <w:rPr>
                <w:rFonts w:ascii="Arial" w:hAnsi="Arial" w:cs="Arial"/>
                <w:sz w:val="20"/>
                <w:szCs w:val="20"/>
              </w:rPr>
            </w:pPr>
            <w:r w:rsidRPr="00006D36">
              <w:rPr>
                <w:rFonts w:ascii="Arial" w:hAnsi="Arial" w:cs="Arial"/>
                <w:sz w:val="20"/>
                <w:szCs w:val="20"/>
              </w:rPr>
              <w:t>Date:</w:t>
            </w:r>
          </w:p>
        </w:tc>
        <w:tc>
          <w:tcPr>
            <w:tcW w:w="3820" w:type="dxa"/>
            <w:tcBorders>
              <w:top w:val="single" w:sz="4" w:space="0" w:color="auto"/>
              <w:left w:val="nil"/>
              <w:bottom w:val="single" w:sz="4" w:space="0" w:color="auto"/>
              <w:right w:val="nil"/>
            </w:tcBorders>
            <w:vAlign w:val="bottom"/>
          </w:tcPr>
          <w:p w14:paraId="7934D838" w14:textId="77777777" w:rsidR="004920A7" w:rsidRPr="00006D36" w:rsidRDefault="004920A7" w:rsidP="00511563">
            <w:pPr>
              <w:rPr>
                <w:rFonts w:ascii="Arial" w:hAnsi="Arial" w:cs="Arial"/>
                <w:sz w:val="20"/>
                <w:szCs w:val="20"/>
              </w:rPr>
            </w:pPr>
          </w:p>
        </w:tc>
        <w:tc>
          <w:tcPr>
            <w:tcW w:w="4387" w:type="dxa"/>
            <w:tcBorders>
              <w:top w:val="nil"/>
              <w:left w:val="nil"/>
              <w:bottom w:val="nil"/>
              <w:right w:val="nil"/>
            </w:tcBorders>
          </w:tcPr>
          <w:p w14:paraId="7B57E336" w14:textId="77777777" w:rsidR="004920A7" w:rsidRPr="00006D36" w:rsidRDefault="004920A7" w:rsidP="00511563">
            <w:pPr>
              <w:rPr>
                <w:rFonts w:ascii="Arial" w:hAnsi="Arial" w:cs="Arial"/>
                <w:sz w:val="20"/>
                <w:szCs w:val="20"/>
              </w:rPr>
            </w:pPr>
          </w:p>
        </w:tc>
      </w:tr>
      <w:tr w:rsidR="004920A7" w:rsidRPr="00006D36" w14:paraId="23F1EF62" w14:textId="77777777" w:rsidTr="00511563">
        <w:tc>
          <w:tcPr>
            <w:tcW w:w="1431" w:type="dxa"/>
            <w:tcBorders>
              <w:top w:val="nil"/>
              <w:left w:val="nil"/>
              <w:bottom w:val="nil"/>
              <w:right w:val="nil"/>
            </w:tcBorders>
            <w:vAlign w:val="bottom"/>
            <w:hideMark/>
          </w:tcPr>
          <w:p w14:paraId="2A92E324" w14:textId="77777777" w:rsidR="004920A7" w:rsidRPr="00006D36" w:rsidRDefault="004920A7" w:rsidP="00511563">
            <w:pPr>
              <w:rPr>
                <w:rFonts w:ascii="Arial" w:hAnsi="Arial" w:cs="Arial"/>
                <w:sz w:val="20"/>
                <w:szCs w:val="20"/>
              </w:rPr>
            </w:pPr>
            <w:r w:rsidRPr="00006D36">
              <w:rPr>
                <w:rFonts w:ascii="Arial" w:hAnsi="Arial" w:cs="Arial"/>
                <w:sz w:val="20"/>
                <w:szCs w:val="20"/>
              </w:rPr>
              <w:t>Place:</w:t>
            </w:r>
          </w:p>
        </w:tc>
        <w:tc>
          <w:tcPr>
            <w:tcW w:w="3820" w:type="dxa"/>
            <w:tcBorders>
              <w:top w:val="single" w:sz="4" w:space="0" w:color="auto"/>
              <w:left w:val="nil"/>
              <w:bottom w:val="single" w:sz="4" w:space="0" w:color="auto"/>
              <w:right w:val="nil"/>
            </w:tcBorders>
            <w:vAlign w:val="bottom"/>
          </w:tcPr>
          <w:p w14:paraId="6020AC53" w14:textId="77777777" w:rsidR="004920A7" w:rsidRPr="00006D36" w:rsidRDefault="004920A7" w:rsidP="00511563">
            <w:pPr>
              <w:rPr>
                <w:rFonts w:ascii="Arial" w:hAnsi="Arial" w:cs="Arial"/>
                <w:sz w:val="20"/>
                <w:szCs w:val="20"/>
              </w:rPr>
            </w:pPr>
          </w:p>
        </w:tc>
        <w:tc>
          <w:tcPr>
            <w:tcW w:w="4387" w:type="dxa"/>
            <w:tcBorders>
              <w:top w:val="nil"/>
              <w:left w:val="nil"/>
              <w:bottom w:val="nil"/>
              <w:right w:val="nil"/>
            </w:tcBorders>
          </w:tcPr>
          <w:p w14:paraId="607FDA98" w14:textId="77777777" w:rsidR="004920A7" w:rsidRPr="00006D36" w:rsidRDefault="004920A7" w:rsidP="00511563">
            <w:pPr>
              <w:rPr>
                <w:rFonts w:ascii="Arial" w:hAnsi="Arial" w:cs="Arial"/>
                <w:sz w:val="20"/>
                <w:szCs w:val="20"/>
              </w:rPr>
            </w:pPr>
          </w:p>
        </w:tc>
      </w:tr>
    </w:tbl>
    <w:p w14:paraId="1379473D" w14:textId="26C1E79D" w:rsidR="000742D2" w:rsidRDefault="000742D2" w:rsidP="004920A7">
      <w:pPr>
        <w:rPr>
          <w:rFonts w:ascii="Arial" w:hAnsi="Arial" w:cs="Arial"/>
          <w:b/>
          <w:bCs/>
          <w:sz w:val="20"/>
          <w:szCs w:val="20"/>
        </w:rPr>
      </w:pPr>
    </w:p>
    <w:p w14:paraId="77DF2894" w14:textId="77777777" w:rsidR="000742D2" w:rsidRDefault="000742D2">
      <w:pPr>
        <w:spacing w:after="0" w:line="240" w:lineRule="auto"/>
        <w:rPr>
          <w:rFonts w:ascii="Arial" w:hAnsi="Arial" w:cs="Arial"/>
          <w:b/>
          <w:bCs/>
          <w:sz w:val="20"/>
          <w:szCs w:val="20"/>
        </w:rPr>
      </w:pPr>
      <w:r>
        <w:rPr>
          <w:rFonts w:ascii="Arial" w:hAnsi="Arial" w:cs="Arial"/>
          <w:b/>
          <w:bCs/>
          <w:sz w:val="20"/>
          <w:szCs w:val="20"/>
        </w:rPr>
        <w:br w:type="page"/>
      </w:r>
    </w:p>
    <w:p w14:paraId="67ED005C" w14:textId="62ACEF37" w:rsidR="000742D2" w:rsidRPr="00B10B2C" w:rsidRDefault="000742D2" w:rsidP="000742D2">
      <w:pPr>
        <w:spacing w:after="160" w:line="360" w:lineRule="auto"/>
        <w:rPr>
          <w:rFonts w:ascii="Arial" w:eastAsia="Aptos" w:hAnsi="Arial" w:cs="Arial"/>
          <w:kern w:val="2"/>
          <w:sz w:val="20"/>
          <w:szCs w:val="20"/>
          <w:lang w:eastAsia="en-US"/>
          <w14:ligatures w14:val="standardContextual"/>
        </w:rPr>
      </w:pPr>
      <w:r w:rsidRPr="00B10B2C">
        <w:rPr>
          <w:rFonts w:ascii="Arial" w:eastAsia="Aptos" w:hAnsi="Arial" w:cs="Arial"/>
          <w:b/>
          <w:bCs/>
          <w:kern w:val="2"/>
          <w:sz w:val="20"/>
          <w:szCs w:val="20"/>
          <w:lang w:eastAsia="en-US"/>
          <w14:ligatures w14:val="standardContextual"/>
        </w:rPr>
        <w:lastRenderedPageBreak/>
        <w:t>APPENDIX A: S</w:t>
      </w:r>
      <w:r>
        <w:rPr>
          <w:rFonts w:ascii="Arial" w:eastAsia="Aptos" w:hAnsi="Arial" w:cs="Arial"/>
          <w:b/>
          <w:bCs/>
          <w:kern w:val="2"/>
          <w:sz w:val="20"/>
          <w:szCs w:val="20"/>
          <w:lang w:eastAsia="en-US"/>
          <w14:ligatures w14:val="standardContextual"/>
        </w:rPr>
        <w:t xml:space="preserve">ERVICE </w:t>
      </w:r>
      <w:r w:rsidRPr="00B10B2C">
        <w:rPr>
          <w:rFonts w:ascii="Arial" w:eastAsia="Aptos" w:hAnsi="Arial" w:cs="Arial"/>
          <w:b/>
          <w:bCs/>
          <w:kern w:val="2"/>
          <w:sz w:val="20"/>
          <w:szCs w:val="20"/>
          <w:lang w:eastAsia="en-US"/>
          <w14:ligatures w14:val="standardContextual"/>
        </w:rPr>
        <w:t>L</w:t>
      </w:r>
      <w:r>
        <w:rPr>
          <w:rFonts w:ascii="Arial" w:eastAsia="Aptos" w:hAnsi="Arial" w:cs="Arial"/>
          <w:b/>
          <w:bCs/>
          <w:kern w:val="2"/>
          <w:sz w:val="20"/>
          <w:szCs w:val="20"/>
          <w:lang w:eastAsia="en-US"/>
          <w14:ligatures w14:val="standardContextual"/>
        </w:rPr>
        <w:t xml:space="preserve">EVEL </w:t>
      </w:r>
      <w:r w:rsidRPr="00B10B2C">
        <w:rPr>
          <w:rFonts w:ascii="Arial" w:eastAsia="Aptos" w:hAnsi="Arial" w:cs="Arial"/>
          <w:b/>
          <w:bCs/>
          <w:kern w:val="2"/>
          <w:sz w:val="20"/>
          <w:szCs w:val="20"/>
          <w:lang w:eastAsia="en-US"/>
          <w14:ligatures w14:val="standardContextual"/>
        </w:rPr>
        <w:t>A</w:t>
      </w:r>
      <w:r>
        <w:rPr>
          <w:rFonts w:ascii="Arial" w:eastAsia="Aptos" w:hAnsi="Arial" w:cs="Arial"/>
          <w:b/>
          <w:bCs/>
          <w:kern w:val="2"/>
          <w:sz w:val="20"/>
          <w:szCs w:val="20"/>
          <w:lang w:eastAsia="en-US"/>
          <w14:ligatures w14:val="standardContextual"/>
        </w:rPr>
        <w:t>GREEMENT</w:t>
      </w:r>
      <w:r w:rsidRPr="00B10B2C">
        <w:rPr>
          <w:rFonts w:ascii="Arial" w:eastAsia="Aptos" w:hAnsi="Arial" w:cs="Arial"/>
          <w:b/>
          <w:bCs/>
          <w:kern w:val="2"/>
          <w:sz w:val="20"/>
          <w:szCs w:val="20"/>
          <w:lang w:eastAsia="en-US"/>
          <w14:ligatures w14:val="standardContextual"/>
        </w:rPr>
        <w:t xml:space="preserve"> </w:t>
      </w:r>
    </w:p>
    <w:p w14:paraId="0A33BFBD" w14:textId="319E4C19" w:rsidR="000742D2" w:rsidRPr="00B10B2C" w:rsidRDefault="000742D2" w:rsidP="000742D2">
      <w:pPr>
        <w:spacing w:after="160" w:line="360" w:lineRule="auto"/>
        <w:rPr>
          <w:rFonts w:ascii="Arial" w:eastAsia="Aptos" w:hAnsi="Arial" w:cs="Arial"/>
          <w:b/>
          <w:bCs/>
          <w:kern w:val="2"/>
          <w:sz w:val="20"/>
          <w:szCs w:val="20"/>
          <w:lang w:eastAsia="en-US"/>
          <w14:ligatures w14:val="standardContextual"/>
        </w:rPr>
      </w:pPr>
      <w:r w:rsidRPr="00B10B2C">
        <w:rPr>
          <w:rFonts w:ascii="Arial" w:eastAsia="Aptos" w:hAnsi="Arial" w:cs="Arial"/>
          <w:b/>
          <w:bCs/>
          <w:kern w:val="2"/>
          <w:sz w:val="20"/>
          <w:szCs w:val="20"/>
          <w:lang w:eastAsia="en-US"/>
          <w14:ligatures w14:val="standardContextual"/>
        </w:rPr>
        <w:t xml:space="preserve">Contractor Communications, Outage Notices, and </w:t>
      </w:r>
      <w:r>
        <w:rPr>
          <w:rFonts w:ascii="Arial" w:eastAsia="Aptos" w:hAnsi="Arial" w:cs="Arial"/>
          <w:b/>
          <w:bCs/>
          <w:kern w:val="2"/>
          <w:sz w:val="20"/>
          <w:szCs w:val="20"/>
          <w:lang w:eastAsia="en-US"/>
          <w14:ligatures w14:val="standardContextual"/>
        </w:rPr>
        <w:t>Service Level Agreement (“SLA”)</w:t>
      </w:r>
      <w:r w:rsidRPr="00B10B2C">
        <w:rPr>
          <w:rFonts w:ascii="Arial" w:eastAsia="Aptos" w:hAnsi="Arial" w:cs="Arial"/>
          <w:b/>
          <w:bCs/>
          <w:kern w:val="2"/>
          <w:sz w:val="20"/>
          <w:szCs w:val="20"/>
          <w:lang w:eastAsia="en-US"/>
          <w14:ligatures w14:val="standardContextual"/>
        </w:rPr>
        <w:t xml:space="preserve"> with fibertime™</w:t>
      </w:r>
    </w:p>
    <w:p w14:paraId="466A61EE" w14:textId="77777777" w:rsidR="000742D2" w:rsidRPr="00B10B2C" w:rsidRDefault="000742D2" w:rsidP="0000202E">
      <w:pPr>
        <w:pStyle w:val="ListParagraph"/>
        <w:numPr>
          <w:ilvl w:val="0"/>
          <w:numId w:val="3"/>
        </w:numPr>
        <w:spacing w:after="160" w:line="360" w:lineRule="auto"/>
        <w:ind w:left="709" w:hanging="720"/>
        <w:rPr>
          <w:rFonts w:ascii="Arial" w:eastAsia="Aptos" w:hAnsi="Arial" w:cs="Arial"/>
          <w:kern w:val="2"/>
          <w:sz w:val="20"/>
          <w:szCs w:val="20"/>
          <w:lang w:eastAsia="en-US"/>
          <w14:ligatures w14:val="standardContextual"/>
        </w:rPr>
      </w:pPr>
      <w:r w:rsidRPr="00B10B2C">
        <w:rPr>
          <w:rFonts w:ascii="Arial" w:eastAsia="Aptos" w:hAnsi="Arial" w:cs="Arial"/>
          <w:b/>
          <w:bCs/>
          <w:kern w:val="2"/>
          <w:sz w:val="20"/>
          <w:szCs w:val="20"/>
          <w:lang w:eastAsia="en-US"/>
          <w14:ligatures w14:val="standardContextual"/>
        </w:rPr>
        <w:t>Priorities Explanation:</w:t>
      </w:r>
    </w:p>
    <w:p w14:paraId="7A3BD108" w14:textId="77777777" w:rsidR="000742D2" w:rsidRPr="00B10B2C" w:rsidRDefault="000742D2" w:rsidP="000742D2">
      <w:pPr>
        <w:pStyle w:val="ListParagraph"/>
        <w:spacing w:after="160" w:line="360" w:lineRule="auto"/>
        <w:ind w:left="709"/>
        <w:rPr>
          <w:rFonts w:ascii="Arial" w:eastAsia="Aptos" w:hAnsi="Arial" w:cs="Arial"/>
          <w:kern w:val="2"/>
          <w:sz w:val="20"/>
          <w:szCs w:val="20"/>
          <w:lang w:eastAsia="en-US"/>
          <w14:ligatures w14:val="standardContextual"/>
        </w:rPr>
      </w:pPr>
    </w:p>
    <w:p w14:paraId="63CF1D7C" w14:textId="77777777" w:rsidR="000742D2" w:rsidRDefault="000742D2" w:rsidP="0000202E">
      <w:pPr>
        <w:pStyle w:val="ListParagraph"/>
        <w:numPr>
          <w:ilvl w:val="1"/>
          <w:numId w:val="3"/>
        </w:numPr>
        <w:spacing w:after="160" w:line="360" w:lineRule="auto"/>
        <w:ind w:left="1418" w:hanging="709"/>
        <w:jc w:val="both"/>
        <w:rPr>
          <w:rFonts w:ascii="Arial" w:eastAsia="Aptos" w:hAnsi="Arial" w:cs="Arial"/>
          <w:kern w:val="2"/>
          <w:sz w:val="20"/>
          <w:szCs w:val="20"/>
          <w:lang w:eastAsia="en-US"/>
          <w14:ligatures w14:val="standardContextual"/>
        </w:rPr>
      </w:pPr>
      <w:r w:rsidRPr="00B10B2C">
        <w:rPr>
          <w:rFonts w:ascii="Arial" w:eastAsia="Aptos" w:hAnsi="Arial" w:cs="Arial"/>
          <w:kern w:val="2"/>
          <w:sz w:val="20"/>
          <w:szCs w:val="20"/>
          <w:lang w:eastAsia="en-US"/>
          <w14:ligatures w14:val="standardContextual"/>
        </w:rPr>
        <w:t>Priority 3 (</w:t>
      </w:r>
      <w:r>
        <w:rPr>
          <w:rFonts w:ascii="Arial" w:eastAsia="Aptos" w:hAnsi="Arial" w:cs="Arial"/>
          <w:kern w:val="2"/>
          <w:sz w:val="20"/>
          <w:szCs w:val="20"/>
          <w:lang w:eastAsia="en-US"/>
          <w14:ligatures w14:val="standardContextual"/>
        </w:rPr>
        <w:t>“</w:t>
      </w:r>
      <w:r w:rsidRPr="00B10B2C">
        <w:rPr>
          <w:rFonts w:ascii="Arial" w:eastAsia="Aptos" w:hAnsi="Arial" w:cs="Arial"/>
          <w:b/>
          <w:bCs/>
          <w:kern w:val="2"/>
          <w:sz w:val="20"/>
          <w:szCs w:val="20"/>
          <w:lang w:eastAsia="en-US"/>
          <w14:ligatures w14:val="standardContextual"/>
        </w:rPr>
        <w:t>P3”</w:t>
      </w:r>
      <w:r w:rsidRPr="00B10B2C">
        <w:rPr>
          <w:rFonts w:ascii="Arial" w:eastAsia="Aptos" w:hAnsi="Arial" w:cs="Arial"/>
          <w:kern w:val="2"/>
          <w:sz w:val="20"/>
          <w:szCs w:val="20"/>
          <w:lang w:eastAsia="en-US"/>
          <w14:ligatures w14:val="standardContextual"/>
        </w:rPr>
        <w:t>): On the job list to be completed within expected SLA.</w:t>
      </w:r>
    </w:p>
    <w:p w14:paraId="1BAB085F" w14:textId="77777777" w:rsidR="000742D2" w:rsidRDefault="000742D2" w:rsidP="000742D2">
      <w:pPr>
        <w:pStyle w:val="ListParagraph"/>
        <w:spacing w:after="160" w:line="360" w:lineRule="auto"/>
        <w:ind w:left="1418"/>
        <w:jc w:val="both"/>
        <w:rPr>
          <w:rFonts w:ascii="Arial" w:eastAsia="Aptos" w:hAnsi="Arial" w:cs="Arial"/>
          <w:kern w:val="2"/>
          <w:sz w:val="20"/>
          <w:szCs w:val="20"/>
          <w:lang w:eastAsia="en-US"/>
          <w14:ligatures w14:val="standardContextual"/>
        </w:rPr>
      </w:pPr>
    </w:p>
    <w:p w14:paraId="0B6CF4B0" w14:textId="77777777" w:rsidR="000742D2" w:rsidRPr="00B10B2C" w:rsidRDefault="000742D2" w:rsidP="0000202E">
      <w:pPr>
        <w:pStyle w:val="ListParagraph"/>
        <w:numPr>
          <w:ilvl w:val="2"/>
          <w:numId w:val="3"/>
        </w:numPr>
        <w:spacing w:after="160" w:line="360" w:lineRule="auto"/>
        <w:ind w:left="2268" w:hanging="850"/>
        <w:jc w:val="both"/>
        <w:rPr>
          <w:rFonts w:ascii="Arial" w:eastAsia="Aptos" w:hAnsi="Arial" w:cs="Arial"/>
          <w:i/>
          <w:iCs/>
          <w:kern w:val="2"/>
          <w:sz w:val="20"/>
          <w:szCs w:val="20"/>
          <w:lang w:eastAsia="en-US"/>
          <w14:ligatures w14:val="standardContextual"/>
        </w:rPr>
      </w:pPr>
      <w:r w:rsidRPr="00B10B2C">
        <w:rPr>
          <w:rFonts w:ascii="Arial" w:eastAsia="Aptos" w:hAnsi="Arial" w:cs="Arial"/>
          <w:b/>
          <w:bCs/>
          <w:i/>
          <w:iCs/>
          <w:kern w:val="2"/>
          <w:sz w:val="20"/>
          <w:szCs w:val="20"/>
          <w:lang w:eastAsia="en-US"/>
          <w14:ligatures w14:val="standardContextual"/>
        </w:rPr>
        <w:t>P3 Incident/Request and Resolution Times:</w:t>
      </w:r>
    </w:p>
    <w:p w14:paraId="6DF3C50C" w14:textId="77777777" w:rsidR="000742D2" w:rsidRPr="00B10B2C" w:rsidRDefault="000742D2" w:rsidP="0000202E">
      <w:pPr>
        <w:numPr>
          <w:ilvl w:val="3"/>
          <w:numId w:val="3"/>
        </w:numPr>
        <w:spacing w:after="160" w:line="360" w:lineRule="auto"/>
        <w:ind w:left="3119" w:hanging="851"/>
        <w:rPr>
          <w:rFonts w:ascii="Arial" w:eastAsia="Aptos" w:hAnsi="Arial" w:cs="Arial"/>
          <w:kern w:val="2"/>
          <w:sz w:val="20"/>
          <w:szCs w:val="20"/>
          <w:lang w:eastAsia="en-US"/>
          <w14:ligatures w14:val="standardContextual"/>
        </w:rPr>
      </w:pPr>
      <w:r w:rsidRPr="00B10B2C">
        <w:rPr>
          <w:rFonts w:ascii="Arial" w:eastAsia="Aptos" w:hAnsi="Arial" w:cs="Arial"/>
          <w:b/>
          <w:bCs/>
          <w:kern w:val="2"/>
          <w:sz w:val="20"/>
          <w:szCs w:val="20"/>
          <w:lang w:eastAsia="en-US"/>
          <w14:ligatures w14:val="standardContextual"/>
        </w:rPr>
        <w:t>Times:</w:t>
      </w:r>
      <w:r w:rsidRPr="00B10B2C">
        <w:rPr>
          <w:rFonts w:ascii="Arial" w:eastAsia="Aptos" w:hAnsi="Arial" w:cs="Arial"/>
          <w:kern w:val="2"/>
          <w:sz w:val="20"/>
          <w:szCs w:val="20"/>
          <w:lang w:eastAsia="en-US"/>
          <w14:ligatures w14:val="standardContextual"/>
        </w:rPr>
        <w:t xml:space="preserve"> </w:t>
      </w:r>
      <w:r>
        <w:rPr>
          <w:rFonts w:ascii="Arial" w:eastAsia="Aptos" w:hAnsi="Arial" w:cs="Arial"/>
          <w:kern w:val="2"/>
          <w:sz w:val="20"/>
          <w:szCs w:val="20"/>
          <w:lang w:eastAsia="en-US"/>
          <w14:ligatures w14:val="standardContextual"/>
        </w:rPr>
        <w:t>72</w:t>
      </w:r>
      <w:r w:rsidRPr="00B10B2C">
        <w:rPr>
          <w:rFonts w:ascii="Arial" w:eastAsia="Aptos" w:hAnsi="Arial" w:cs="Arial"/>
          <w:kern w:val="2"/>
          <w:sz w:val="20"/>
          <w:szCs w:val="20"/>
          <w:lang w:eastAsia="en-US"/>
          <w14:ligatures w14:val="standardContextual"/>
        </w:rPr>
        <w:t xml:space="preserve"> hours from Logging Fault with Maintenance Team</w:t>
      </w:r>
    </w:p>
    <w:p w14:paraId="3BDB57A5" w14:textId="77777777" w:rsidR="000742D2" w:rsidRPr="00B10B2C" w:rsidRDefault="000742D2" w:rsidP="0000202E">
      <w:pPr>
        <w:numPr>
          <w:ilvl w:val="3"/>
          <w:numId w:val="3"/>
        </w:numPr>
        <w:spacing w:after="160" w:line="360" w:lineRule="auto"/>
        <w:ind w:left="3119" w:hanging="851"/>
        <w:rPr>
          <w:rFonts w:ascii="Arial" w:eastAsia="Aptos" w:hAnsi="Arial" w:cs="Arial"/>
          <w:kern w:val="2"/>
          <w:sz w:val="20"/>
          <w:szCs w:val="20"/>
          <w:lang w:eastAsia="en-US"/>
          <w14:ligatures w14:val="standardContextual"/>
        </w:rPr>
      </w:pPr>
      <w:r w:rsidRPr="00B10B2C">
        <w:rPr>
          <w:rFonts w:ascii="Arial" w:eastAsia="Aptos" w:hAnsi="Arial" w:cs="Arial"/>
          <w:b/>
          <w:bCs/>
          <w:kern w:val="2"/>
          <w:sz w:val="20"/>
          <w:szCs w:val="20"/>
          <w:lang w:eastAsia="en-US"/>
          <w14:ligatures w14:val="standardContextual"/>
        </w:rPr>
        <w:t xml:space="preserve">Items referenced in Annexure B </w:t>
      </w:r>
    </w:p>
    <w:p w14:paraId="68BE1933" w14:textId="77777777" w:rsidR="000742D2" w:rsidRPr="00B10B2C" w:rsidRDefault="000742D2" w:rsidP="0000202E">
      <w:pPr>
        <w:numPr>
          <w:ilvl w:val="3"/>
          <w:numId w:val="3"/>
        </w:numPr>
        <w:spacing w:after="160" w:line="360" w:lineRule="auto"/>
        <w:ind w:left="3119" w:hanging="851"/>
        <w:rPr>
          <w:rFonts w:ascii="Arial" w:eastAsia="Aptos" w:hAnsi="Arial" w:cs="Arial"/>
          <w:kern w:val="2"/>
          <w:sz w:val="20"/>
          <w:szCs w:val="20"/>
          <w:lang w:eastAsia="en-US"/>
          <w14:ligatures w14:val="standardContextual"/>
        </w:rPr>
      </w:pPr>
      <w:r w:rsidRPr="00B10B2C">
        <w:rPr>
          <w:rFonts w:ascii="Arial" w:eastAsia="Aptos" w:hAnsi="Arial" w:cs="Arial"/>
          <w:b/>
          <w:bCs/>
          <w:kern w:val="2"/>
          <w:sz w:val="20"/>
          <w:szCs w:val="20"/>
          <w:lang w:eastAsia="en-US"/>
          <w14:ligatures w14:val="standardContextual"/>
        </w:rPr>
        <w:t>First Response:</w:t>
      </w:r>
      <w:r w:rsidRPr="00B10B2C">
        <w:rPr>
          <w:rFonts w:ascii="Arial" w:eastAsia="Aptos" w:hAnsi="Arial" w:cs="Arial"/>
          <w:kern w:val="2"/>
          <w:sz w:val="20"/>
          <w:szCs w:val="20"/>
          <w:lang w:eastAsia="en-US"/>
          <w14:ligatures w14:val="standardContextual"/>
        </w:rPr>
        <w:t xml:space="preserve"> 4 Business Hours</w:t>
      </w:r>
    </w:p>
    <w:p w14:paraId="5FD9A593" w14:textId="77777777" w:rsidR="000742D2" w:rsidRPr="00B10B2C" w:rsidRDefault="000742D2" w:rsidP="0000202E">
      <w:pPr>
        <w:numPr>
          <w:ilvl w:val="3"/>
          <w:numId w:val="3"/>
        </w:numPr>
        <w:spacing w:after="160" w:line="360" w:lineRule="auto"/>
        <w:ind w:left="3119" w:hanging="851"/>
        <w:rPr>
          <w:rFonts w:ascii="Arial" w:eastAsia="Aptos" w:hAnsi="Arial" w:cs="Arial"/>
          <w:kern w:val="2"/>
          <w:sz w:val="20"/>
          <w:szCs w:val="20"/>
          <w:lang w:eastAsia="en-US"/>
          <w14:ligatures w14:val="standardContextual"/>
        </w:rPr>
      </w:pPr>
      <w:r w:rsidRPr="00B10B2C">
        <w:rPr>
          <w:rFonts w:ascii="Arial" w:eastAsia="Aptos" w:hAnsi="Arial" w:cs="Arial"/>
          <w:b/>
          <w:bCs/>
          <w:kern w:val="2"/>
          <w:sz w:val="20"/>
          <w:szCs w:val="20"/>
          <w:lang w:eastAsia="en-US"/>
          <w14:ligatures w14:val="standardContextual"/>
        </w:rPr>
        <w:t>Resolution Times:</w:t>
      </w:r>
      <w:r w:rsidRPr="00B10B2C">
        <w:rPr>
          <w:rFonts w:ascii="Arial" w:eastAsia="Aptos" w:hAnsi="Arial" w:cs="Arial"/>
          <w:kern w:val="2"/>
          <w:sz w:val="20"/>
          <w:szCs w:val="20"/>
          <w:lang w:eastAsia="en-US"/>
          <w14:ligatures w14:val="standardContextual"/>
        </w:rPr>
        <w:t xml:space="preserve"> Depends on Client Availability</w:t>
      </w:r>
    </w:p>
    <w:p w14:paraId="3BB1CF65" w14:textId="77777777" w:rsidR="000742D2" w:rsidRPr="00B10B2C" w:rsidRDefault="000742D2" w:rsidP="000742D2">
      <w:pPr>
        <w:pStyle w:val="ListParagraph"/>
        <w:spacing w:after="160" w:line="360" w:lineRule="auto"/>
        <w:ind w:left="1418"/>
        <w:jc w:val="both"/>
        <w:rPr>
          <w:rFonts w:ascii="Arial" w:eastAsia="Aptos" w:hAnsi="Arial" w:cs="Arial"/>
          <w:kern w:val="2"/>
          <w:sz w:val="20"/>
          <w:szCs w:val="20"/>
          <w:lang w:eastAsia="en-US"/>
          <w14:ligatures w14:val="standardContextual"/>
        </w:rPr>
      </w:pPr>
    </w:p>
    <w:p w14:paraId="2F6E2B1C" w14:textId="77777777" w:rsidR="000742D2" w:rsidRDefault="000742D2" w:rsidP="0000202E">
      <w:pPr>
        <w:pStyle w:val="ListParagraph"/>
        <w:numPr>
          <w:ilvl w:val="1"/>
          <w:numId w:val="3"/>
        </w:numPr>
        <w:spacing w:after="160" w:line="360" w:lineRule="auto"/>
        <w:ind w:left="1418" w:hanging="709"/>
        <w:jc w:val="both"/>
        <w:rPr>
          <w:rFonts w:ascii="Arial" w:eastAsia="Aptos" w:hAnsi="Arial" w:cs="Arial"/>
          <w:kern w:val="2"/>
          <w:sz w:val="20"/>
          <w:szCs w:val="20"/>
          <w:lang w:eastAsia="en-US"/>
          <w14:ligatures w14:val="standardContextual"/>
        </w:rPr>
      </w:pPr>
      <w:r w:rsidRPr="00B10B2C">
        <w:rPr>
          <w:rFonts w:ascii="Arial" w:eastAsia="Aptos" w:hAnsi="Arial" w:cs="Arial"/>
          <w:kern w:val="2"/>
          <w:sz w:val="20"/>
          <w:szCs w:val="20"/>
          <w:lang w:eastAsia="en-US"/>
          <w14:ligatures w14:val="standardContextual"/>
        </w:rPr>
        <w:t>Priority 2 (</w:t>
      </w:r>
      <w:r>
        <w:rPr>
          <w:rFonts w:ascii="Arial" w:eastAsia="Aptos" w:hAnsi="Arial" w:cs="Arial"/>
          <w:kern w:val="2"/>
          <w:sz w:val="20"/>
          <w:szCs w:val="20"/>
          <w:lang w:eastAsia="en-US"/>
          <w14:ligatures w14:val="standardContextual"/>
        </w:rPr>
        <w:t>“</w:t>
      </w:r>
      <w:r w:rsidRPr="00B10B2C">
        <w:rPr>
          <w:rFonts w:ascii="Arial" w:eastAsia="Aptos" w:hAnsi="Arial" w:cs="Arial"/>
          <w:b/>
          <w:bCs/>
          <w:kern w:val="2"/>
          <w:sz w:val="20"/>
          <w:szCs w:val="20"/>
          <w:lang w:eastAsia="en-US"/>
          <w14:ligatures w14:val="standardContextual"/>
        </w:rPr>
        <w:t>P2</w:t>
      </w:r>
      <w:r>
        <w:rPr>
          <w:rFonts w:ascii="Arial" w:eastAsia="Aptos" w:hAnsi="Arial" w:cs="Arial"/>
          <w:kern w:val="2"/>
          <w:sz w:val="20"/>
          <w:szCs w:val="20"/>
          <w:lang w:eastAsia="en-US"/>
          <w14:ligatures w14:val="standardContextual"/>
        </w:rPr>
        <w:t>”</w:t>
      </w:r>
      <w:r w:rsidRPr="00B10B2C">
        <w:rPr>
          <w:rFonts w:ascii="Arial" w:eastAsia="Aptos" w:hAnsi="Arial" w:cs="Arial"/>
          <w:kern w:val="2"/>
          <w:sz w:val="20"/>
          <w:szCs w:val="20"/>
          <w:lang w:eastAsia="en-US"/>
          <w14:ligatures w14:val="standardContextual"/>
        </w:rPr>
        <w:t>): Actively Monitoring and Working on the Resolution.</w:t>
      </w:r>
    </w:p>
    <w:p w14:paraId="3078ADB6" w14:textId="77777777" w:rsidR="000742D2" w:rsidRDefault="000742D2" w:rsidP="000742D2">
      <w:pPr>
        <w:pStyle w:val="ListParagraph"/>
        <w:spacing w:after="160" w:line="360" w:lineRule="auto"/>
        <w:ind w:left="1418"/>
        <w:jc w:val="both"/>
        <w:rPr>
          <w:rFonts w:ascii="Arial" w:eastAsia="Aptos" w:hAnsi="Arial" w:cs="Arial"/>
          <w:kern w:val="2"/>
          <w:sz w:val="20"/>
          <w:szCs w:val="20"/>
          <w:lang w:eastAsia="en-US"/>
          <w14:ligatures w14:val="standardContextual"/>
        </w:rPr>
      </w:pPr>
    </w:p>
    <w:p w14:paraId="20ACDF1C" w14:textId="77777777" w:rsidR="000742D2" w:rsidRPr="00B10B2C" w:rsidRDefault="000742D2" w:rsidP="0000202E">
      <w:pPr>
        <w:pStyle w:val="ListParagraph"/>
        <w:numPr>
          <w:ilvl w:val="2"/>
          <w:numId w:val="3"/>
        </w:numPr>
        <w:spacing w:after="160" w:line="360" w:lineRule="auto"/>
        <w:ind w:left="2268" w:hanging="850"/>
        <w:jc w:val="both"/>
        <w:rPr>
          <w:rFonts w:ascii="Arial" w:eastAsia="Aptos" w:hAnsi="Arial" w:cs="Arial"/>
          <w:kern w:val="2"/>
          <w:sz w:val="20"/>
          <w:szCs w:val="20"/>
          <w:lang w:eastAsia="en-US"/>
          <w14:ligatures w14:val="standardContextual"/>
        </w:rPr>
      </w:pPr>
      <w:r w:rsidRPr="00B10B2C">
        <w:rPr>
          <w:rFonts w:ascii="Arial" w:eastAsia="Aptos" w:hAnsi="Arial" w:cs="Arial"/>
          <w:b/>
          <w:bCs/>
          <w:i/>
          <w:iCs/>
          <w:kern w:val="2"/>
          <w:sz w:val="20"/>
          <w:szCs w:val="20"/>
          <w:lang w:eastAsia="en-US"/>
          <w14:ligatures w14:val="standardContextual"/>
        </w:rPr>
        <w:t>P2</w:t>
      </w:r>
      <w:r w:rsidRPr="00B10B2C">
        <w:rPr>
          <w:rFonts w:ascii="Arial" w:eastAsia="Aptos" w:hAnsi="Arial" w:cs="Arial"/>
          <w:b/>
          <w:bCs/>
          <w:kern w:val="2"/>
          <w:sz w:val="20"/>
          <w:szCs w:val="20"/>
          <w:lang w:eastAsia="en-US"/>
          <w14:ligatures w14:val="standardContextual"/>
        </w:rPr>
        <w:t xml:space="preserve"> </w:t>
      </w:r>
      <w:r w:rsidRPr="00B10B2C">
        <w:rPr>
          <w:rFonts w:ascii="Arial" w:eastAsia="Aptos" w:hAnsi="Arial" w:cs="Arial"/>
          <w:b/>
          <w:bCs/>
          <w:i/>
          <w:iCs/>
          <w:kern w:val="2"/>
          <w:sz w:val="20"/>
          <w:szCs w:val="20"/>
          <w:lang w:eastAsia="en-US"/>
          <w14:ligatures w14:val="standardContextual"/>
        </w:rPr>
        <w:t>Outages/Incident and Resolution Times:</w:t>
      </w:r>
    </w:p>
    <w:p w14:paraId="22F7ED4C" w14:textId="77777777" w:rsidR="000742D2" w:rsidRPr="00B10B2C" w:rsidRDefault="000742D2" w:rsidP="0000202E">
      <w:pPr>
        <w:numPr>
          <w:ilvl w:val="3"/>
          <w:numId w:val="3"/>
        </w:numPr>
        <w:spacing w:after="160" w:line="360" w:lineRule="auto"/>
        <w:ind w:left="3119" w:hanging="851"/>
        <w:rPr>
          <w:rFonts w:ascii="Arial" w:eastAsia="Aptos" w:hAnsi="Arial" w:cs="Arial"/>
          <w:kern w:val="2"/>
          <w:sz w:val="20"/>
          <w:szCs w:val="20"/>
          <w:lang w:eastAsia="en-US"/>
          <w14:ligatures w14:val="standardContextual"/>
        </w:rPr>
      </w:pPr>
      <w:r w:rsidRPr="00B10B2C">
        <w:rPr>
          <w:rFonts w:ascii="Arial" w:eastAsia="Aptos" w:hAnsi="Arial" w:cs="Arial"/>
          <w:b/>
          <w:bCs/>
          <w:kern w:val="2"/>
          <w:sz w:val="20"/>
          <w:szCs w:val="20"/>
          <w:lang w:eastAsia="en-US"/>
          <w14:ligatures w14:val="standardContextual"/>
        </w:rPr>
        <w:t>Times:</w:t>
      </w:r>
      <w:r w:rsidRPr="00B10B2C">
        <w:rPr>
          <w:rFonts w:ascii="Arial" w:eastAsia="Aptos" w:hAnsi="Arial" w:cs="Arial"/>
          <w:kern w:val="2"/>
          <w:sz w:val="20"/>
          <w:szCs w:val="20"/>
          <w:lang w:eastAsia="en-US"/>
          <w14:ligatures w14:val="standardContextual"/>
        </w:rPr>
        <w:t xml:space="preserve"> 12 hours from Logging Fault with Maintenance Team</w:t>
      </w:r>
    </w:p>
    <w:p w14:paraId="1C5731F6" w14:textId="77777777" w:rsidR="000742D2" w:rsidRPr="00B10B2C" w:rsidRDefault="000742D2" w:rsidP="0000202E">
      <w:pPr>
        <w:numPr>
          <w:ilvl w:val="3"/>
          <w:numId w:val="3"/>
        </w:numPr>
        <w:spacing w:after="160" w:line="360" w:lineRule="auto"/>
        <w:ind w:left="3119" w:hanging="851"/>
        <w:rPr>
          <w:rFonts w:ascii="Arial" w:eastAsia="Aptos" w:hAnsi="Arial" w:cs="Arial"/>
          <w:kern w:val="2"/>
          <w:sz w:val="20"/>
          <w:szCs w:val="20"/>
          <w:lang w:eastAsia="en-US"/>
          <w14:ligatures w14:val="standardContextual"/>
        </w:rPr>
      </w:pPr>
      <w:r w:rsidRPr="00B10B2C">
        <w:rPr>
          <w:rFonts w:ascii="Arial" w:eastAsia="Aptos" w:hAnsi="Arial" w:cs="Arial"/>
          <w:b/>
          <w:bCs/>
          <w:kern w:val="2"/>
          <w:sz w:val="20"/>
          <w:szCs w:val="20"/>
          <w:lang w:eastAsia="en-US"/>
          <w14:ligatures w14:val="standardContextual"/>
        </w:rPr>
        <w:t>First Response:</w:t>
      </w:r>
      <w:r w:rsidRPr="00B10B2C">
        <w:rPr>
          <w:rFonts w:ascii="Arial" w:eastAsia="Aptos" w:hAnsi="Arial" w:cs="Arial"/>
          <w:kern w:val="2"/>
          <w:sz w:val="20"/>
          <w:szCs w:val="20"/>
          <w:lang w:eastAsia="en-US"/>
          <w14:ligatures w14:val="standardContextual"/>
        </w:rPr>
        <w:t xml:space="preserve"> 2 Business Hours</w:t>
      </w:r>
    </w:p>
    <w:p w14:paraId="58246A6E" w14:textId="77777777" w:rsidR="000742D2" w:rsidRPr="00B10B2C" w:rsidRDefault="000742D2" w:rsidP="0000202E">
      <w:pPr>
        <w:numPr>
          <w:ilvl w:val="3"/>
          <w:numId w:val="3"/>
        </w:numPr>
        <w:spacing w:after="160" w:line="360" w:lineRule="auto"/>
        <w:ind w:left="3119" w:hanging="851"/>
        <w:rPr>
          <w:rFonts w:ascii="Arial" w:eastAsia="Aptos" w:hAnsi="Arial" w:cs="Arial"/>
          <w:kern w:val="2"/>
          <w:sz w:val="20"/>
          <w:szCs w:val="20"/>
          <w:lang w:eastAsia="en-US"/>
          <w14:ligatures w14:val="standardContextual"/>
        </w:rPr>
      </w:pPr>
      <w:r w:rsidRPr="00B10B2C">
        <w:rPr>
          <w:rFonts w:ascii="Arial" w:eastAsia="Aptos" w:hAnsi="Arial" w:cs="Arial"/>
          <w:kern w:val="2"/>
          <w:sz w:val="20"/>
          <w:szCs w:val="20"/>
          <w:lang w:eastAsia="en-US"/>
          <w14:ligatures w14:val="standardContextual"/>
        </w:rPr>
        <w:t>See Below classifications defining severity within P2</w:t>
      </w:r>
    </w:p>
    <w:p w14:paraId="0813E36B" w14:textId="77777777" w:rsidR="000742D2" w:rsidRPr="00B10B2C" w:rsidRDefault="000742D2" w:rsidP="000742D2">
      <w:pPr>
        <w:pStyle w:val="ListParagraph"/>
        <w:spacing w:after="160" w:line="360" w:lineRule="auto"/>
        <w:ind w:left="1418"/>
        <w:jc w:val="both"/>
        <w:rPr>
          <w:rFonts w:ascii="Arial" w:eastAsia="Aptos" w:hAnsi="Arial" w:cs="Arial"/>
          <w:kern w:val="2"/>
          <w:sz w:val="20"/>
          <w:szCs w:val="20"/>
          <w:lang w:eastAsia="en-US"/>
          <w14:ligatures w14:val="standardContextual"/>
        </w:rPr>
      </w:pPr>
    </w:p>
    <w:p w14:paraId="7E083118" w14:textId="77777777" w:rsidR="000742D2" w:rsidRDefault="000742D2" w:rsidP="0000202E">
      <w:pPr>
        <w:pStyle w:val="ListParagraph"/>
        <w:numPr>
          <w:ilvl w:val="1"/>
          <w:numId w:val="3"/>
        </w:numPr>
        <w:spacing w:after="160" w:line="360" w:lineRule="auto"/>
        <w:ind w:left="1418" w:hanging="709"/>
        <w:jc w:val="both"/>
        <w:rPr>
          <w:rFonts w:ascii="Arial" w:eastAsia="Aptos" w:hAnsi="Arial" w:cs="Arial"/>
          <w:kern w:val="2"/>
          <w:sz w:val="20"/>
          <w:szCs w:val="20"/>
          <w:lang w:eastAsia="en-US"/>
          <w14:ligatures w14:val="standardContextual"/>
        </w:rPr>
      </w:pPr>
      <w:r w:rsidRPr="00B10B2C">
        <w:rPr>
          <w:rFonts w:ascii="Arial" w:eastAsia="Aptos" w:hAnsi="Arial" w:cs="Arial"/>
          <w:kern w:val="2"/>
          <w:sz w:val="20"/>
          <w:szCs w:val="20"/>
          <w:lang w:eastAsia="en-US"/>
          <w14:ligatures w14:val="standardContextual"/>
        </w:rPr>
        <w:t>Priority 1 (</w:t>
      </w:r>
      <w:r>
        <w:rPr>
          <w:rFonts w:ascii="Arial" w:eastAsia="Aptos" w:hAnsi="Arial" w:cs="Arial"/>
          <w:kern w:val="2"/>
          <w:sz w:val="20"/>
          <w:szCs w:val="20"/>
          <w:lang w:eastAsia="en-US"/>
          <w14:ligatures w14:val="standardContextual"/>
        </w:rPr>
        <w:t>“</w:t>
      </w:r>
      <w:r w:rsidRPr="00B10B2C">
        <w:rPr>
          <w:rFonts w:ascii="Arial" w:eastAsia="Aptos" w:hAnsi="Arial" w:cs="Arial"/>
          <w:b/>
          <w:bCs/>
          <w:kern w:val="2"/>
          <w:sz w:val="20"/>
          <w:szCs w:val="20"/>
          <w:lang w:eastAsia="en-US"/>
          <w14:ligatures w14:val="standardContextual"/>
        </w:rPr>
        <w:t>P1</w:t>
      </w:r>
      <w:r>
        <w:rPr>
          <w:rFonts w:ascii="Arial" w:eastAsia="Aptos" w:hAnsi="Arial" w:cs="Arial"/>
          <w:kern w:val="2"/>
          <w:sz w:val="20"/>
          <w:szCs w:val="20"/>
          <w:lang w:eastAsia="en-US"/>
          <w14:ligatures w14:val="standardContextual"/>
        </w:rPr>
        <w:t>”</w:t>
      </w:r>
      <w:r w:rsidRPr="00B10B2C">
        <w:rPr>
          <w:rFonts w:ascii="Arial" w:eastAsia="Aptos" w:hAnsi="Arial" w:cs="Arial"/>
          <w:kern w:val="2"/>
          <w:sz w:val="20"/>
          <w:szCs w:val="20"/>
          <w:lang w:eastAsia="en-US"/>
          <w14:ligatures w14:val="standardContextual"/>
        </w:rPr>
        <w:t>): Divert Resources to Resolve the issue as fast as possible.</w:t>
      </w:r>
    </w:p>
    <w:p w14:paraId="1B5072E3" w14:textId="77777777" w:rsidR="000742D2" w:rsidRPr="00B10B2C" w:rsidRDefault="000742D2" w:rsidP="000742D2">
      <w:pPr>
        <w:pStyle w:val="ListParagraph"/>
        <w:spacing w:after="160" w:line="360" w:lineRule="auto"/>
        <w:ind w:left="1418"/>
        <w:jc w:val="both"/>
        <w:rPr>
          <w:rFonts w:ascii="Arial" w:eastAsia="Aptos" w:hAnsi="Arial" w:cs="Arial"/>
          <w:kern w:val="2"/>
          <w:sz w:val="20"/>
          <w:szCs w:val="20"/>
          <w:lang w:eastAsia="en-US"/>
          <w14:ligatures w14:val="standardContextual"/>
        </w:rPr>
      </w:pPr>
    </w:p>
    <w:p w14:paraId="78542A08" w14:textId="77777777" w:rsidR="000742D2" w:rsidRPr="00AB6067" w:rsidRDefault="000742D2" w:rsidP="0000202E">
      <w:pPr>
        <w:pStyle w:val="ListParagraph"/>
        <w:numPr>
          <w:ilvl w:val="2"/>
          <w:numId w:val="3"/>
        </w:numPr>
        <w:spacing w:after="160" w:line="360" w:lineRule="auto"/>
        <w:ind w:left="2268" w:hanging="850"/>
        <w:jc w:val="both"/>
        <w:rPr>
          <w:rFonts w:ascii="Arial" w:eastAsia="Aptos" w:hAnsi="Arial" w:cs="Arial"/>
          <w:i/>
          <w:iCs/>
          <w:kern w:val="2"/>
          <w:sz w:val="20"/>
          <w:szCs w:val="20"/>
          <w:lang w:eastAsia="en-US"/>
          <w14:ligatures w14:val="standardContextual"/>
        </w:rPr>
      </w:pPr>
      <w:r w:rsidRPr="00AB6067">
        <w:rPr>
          <w:rFonts w:ascii="Arial" w:eastAsia="Aptos" w:hAnsi="Arial" w:cs="Arial"/>
          <w:b/>
          <w:bCs/>
          <w:i/>
          <w:iCs/>
          <w:kern w:val="2"/>
          <w:sz w:val="20"/>
          <w:szCs w:val="20"/>
          <w:lang w:eastAsia="en-US"/>
          <w14:ligatures w14:val="standardContextual"/>
        </w:rPr>
        <w:t>P1 Outages/Queries and Resolution Times (4 to 6 Hours Resolution):</w:t>
      </w:r>
    </w:p>
    <w:p w14:paraId="4FDD5E41" w14:textId="77777777" w:rsidR="000742D2" w:rsidRPr="00B10B2C" w:rsidRDefault="000742D2" w:rsidP="0000202E">
      <w:pPr>
        <w:numPr>
          <w:ilvl w:val="3"/>
          <w:numId w:val="3"/>
        </w:numPr>
        <w:spacing w:after="160" w:line="360" w:lineRule="auto"/>
        <w:ind w:left="3119" w:hanging="851"/>
        <w:rPr>
          <w:rFonts w:ascii="Arial" w:eastAsia="Aptos" w:hAnsi="Arial" w:cs="Arial"/>
          <w:kern w:val="2"/>
          <w:sz w:val="20"/>
          <w:szCs w:val="20"/>
          <w:lang w:eastAsia="en-US"/>
          <w14:ligatures w14:val="standardContextual"/>
        </w:rPr>
      </w:pPr>
      <w:r w:rsidRPr="00B10B2C">
        <w:rPr>
          <w:rFonts w:ascii="Arial" w:eastAsia="Aptos" w:hAnsi="Arial" w:cs="Arial"/>
          <w:b/>
          <w:bCs/>
          <w:kern w:val="2"/>
          <w:sz w:val="20"/>
          <w:szCs w:val="20"/>
          <w:lang w:eastAsia="en-US"/>
          <w14:ligatures w14:val="standardContextual"/>
        </w:rPr>
        <w:t>Times:</w:t>
      </w:r>
      <w:r w:rsidRPr="00B10B2C">
        <w:rPr>
          <w:rFonts w:ascii="Arial" w:eastAsia="Aptos" w:hAnsi="Arial" w:cs="Arial"/>
          <w:kern w:val="2"/>
          <w:sz w:val="20"/>
          <w:szCs w:val="20"/>
          <w:lang w:eastAsia="en-US"/>
          <w14:ligatures w14:val="standardContextual"/>
        </w:rPr>
        <w:t xml:space="preserve"> 6 hours from Receiving/Notifying Customer of Fault</w:t>
      </w:r>
    </w:p>
    <w:p w14:paraId="7A75CC6F" w14:textId="77777777" w:rsidR="000742D2" w:rsidRPr="00B10B2C" w:rsidRDefault="000742D2" w:rsidP="0000202E">
      <w:pPr>
        <w:numPr>
          <w:ilvl w:val="3"/>
          <w:numId w:val="3"/>
        </w:numPr>
        <w:spacing w:after="160" w:line="360" w:lineRule="auto"/>
        <w:ind w:left="3119" w:hanging="851"/>
        <w:rPr>
          <w:rFonts w:ascii="Arial" w:eastAsia="Aptos" w:hAnsi="Arial" w:cs="Arial"/>
          <w:kern w:val="2"/>
          <w:sz w:val="20"/>
          <w:szCs w:val="20"/>
          <w:lang w:eastAsia="en-US"/>
          <w14:ligatures w14:val="standardContextual"/>
        </w:rPr>
      </w:pPr>
      <w:r w:rsidRPr="00B10B2C">
        <w:rPr>
          <w:rFonts w:ascii="Arial" w:eastAsia="Aptos" w:hAnsi="Arial" w:cs="Arial"/>
          <w:b/>
          <w:bCs/>
          <w:kern w:val="2"/>
          <w:sz w:val="20"/>
          <w:szCs w:val="20"/>
          <w:lang w:eastAsia="en-US"/>
          <w14:ligatures w14:val="standardContextual"/>
        </w:rPr>
        <w:t>First Response:</w:t>
      </w:r>
      <w:r w:rsidRPr="00B10B2C">
        <w:rPr>
          <w:rFonts w:ascii="Arial" w:eastAsia="Aptos" w:hAnsi="Arial" w:cs="Arial"/>
          <w:kern w:val="2"/>
          <w:sz w:val="20"/>
          <w:szCs w:val="20"/>
          <w:lang w:eastAsia="en-US"/>
          <w14:ligatures w14:val="standardContextual"/>
        </w:rPr>
        <w:t xml:space="preserve"> 1 Hour</w:t>
      </w:r>
    </w:p>
    <w:p w14:paraId="1430C2F3" w14:textId="77777777" w:rsidR="000742D2" w:rsidRDefault="000742D2" w:rsidP="0000202E">
      <w:pPr>
        <w:numPr>
          <w:ilvl w:val="3"/>
          <w:numId w:val="3"/>
        </w:numPr>
        <w:spacing w:after="160" w:line="360" w:lineRule="auto"/>
        <w:ind w:left="3119" w:hanging="851"/>
        <w:rPr>
          <w:rFonts w:ascii="Arial" w:eastAsia="Aptos" w:hAnsi="Arial" w:cs="Arial"/>
          <w:kern w:val="2"/>
          <w:sz w:val="20"/>
          <w:szCs w:val="20"/>
          <w:lang w:eastAsia="en-US"/>
          <w14:ligatures w14:val="standardContextual"/>
        </w:rPr>
      </w:pPr>
      <w:r w:rsidRPr="00B10B2C">
        <w:rPr>
          <w:rFonts w:ascii="Arial" w:eastAsia="Aptos" w:hAnsi="Arial" w:cs="Arial"/>
          <w:kern w:val="2"/>
          <w:sz w:val="20"/>
          <w:szCs w:val="20"/>
          <w:lang w:eastAsia="en-US"/>
          <w14:ligatures w14:val="standardContextual"/>
        </w:rPr>
        <w:t>See Below classifications defining severity within P1</w:t>
      </w:r>
    </w:p>
    <w:p w14:paraId="73D13915" w14:textId="77777777" w:rsidR="005E2E2F" w:rsidRDefault="005E2E2F" w:rsidP="005E2E2F">
      <w:pPr>
        <w:spacing w:after="160" w:line="360" w:lineRule="auto"/>
        <w:ind w:left="3119"/>
        <w:rPr>
          <w:rFonts w:ascii="Arial" w:eastAsia="Aptos" w:hAnsi="Arial" w:cs="Arial"/>
          <w:kern w:val="2"/>
          <w:sz w:val="20"/>
          <w:szCs w:val="20"/>
          <w:lang w:eastAsia="en-US"/>
          <w14:ligatures w14:val="standardContextual"/>
        </w:rPr>
      </w:pPr>
    </w:p>
    <w:p w14:paraId="4C62BBFB" w14:textId="77777777" w:rsidR="000742D2" w:rsidRPr="00B10B2C" w:rsidRDefault="000742D2" w:rsidP="0000202E">
      <w:pPr>
        <w:pStyle w:val="ListParagraph"/>
        <w:numPr>
          <w:ilvl w:val="0"/>
          <w:numId w:val="3"/>
        </w:numPr>
        <w:spacing w:after="160" w:line="360" w:lineRule="auto"/>
        <w:ind w:left="709" w:hanging="720"/>
        <w:rPr>
          <w:rFonts w:ascii="Arial" w:eastAsia="Aptos" w:hAnsi="Arial" w:cs="Arial"/>
          <w:kern w:val="2"/>
          <w:sz w:val="20"/>
          <w:szCs w:val="20"/>
          <w:lang w:eastAsia="en-US"/>
          <w14:ligatures w14:val="standardContextual"/>
        </w:rPr>
      </w:pPr>
      <w:r w:rsidRPr="00B10B2C">
        <w:rPr>
          <w:rFonts w:ascii="Arial" w:eastAsia="Aptos" w:hAnsi="Arial" w:cs="Arial"/>
          <w:b/>
          <w:bCs/>
          <w:kern w:val="2"/>
          <w:sz w:val="20"/>
          <w:szCs w:val="20"/>
          <w:lang w:eastAsia="en-US"/>
          <w14:ligatures w14:val="standardContextual"/>
        </w:rPr>
        <w:t>Communication Protocol:</w:t>
      </w:r>
    </w:p>
    <w:p w14:paraId="02D26F18" w14:textId="77777777" w:rsidR="000742D2" w:rsidRPr="00B10B2C" w:rsidRDefault="000742D2" w:rsidP="0000202E">
      <w:pPr>
        <w:pStyle w:val="ListParagraph"/>
        <w:numPr>
          <w:ilvl w:val="1"/>
          <w:numId w:val="3"/>
        </w:numPr>
        <w:spacing w:after="160" w:line="360" w:lineRule="auto"/>
        <w:ind w:left="1418" w:hanging="709"/>
        <w:jc w:val="both"/>
        <w:rPr>
          <w:rFonts w:ascii="Arial" w:eastAsia="Aptos" w:hAnsi="Arial" w:cs="Arial"/>
          <w:kern w:val="2"/>
          <w:sz w:val="20"/>
          <w:szCs w:val="20"/>
          <w:lang w:eastAsia="en-US"/>
          <w14:ligatures w14:val="standardContextual"/>
        </w:rPr>
      </w:pPr>
      <w:r w:rsidRPr="00B10B2C">
        <w:rPr>
          <w:rFonts w:ascii="Arial" w:eastAsia="Aptos" w:hAnsi="Arial" w:cs="Arial"/>
          <w:kern w:val="2"/>
          <w:sz w:val="20"/>
          <w:szCs w:val="20"/>
          <w:lang w:eastAsia="en-US"/>
          <w14:ligatures w14:val="standardContextual"/>
        </w:rPr>
        <w:t>fibertime™ First line support will assign a ticket on QContact or any other approved system by Fibertime.</w:t>
      </w:r>
    </w:p>
    <w:p w14:paraId="5DFC9634" w14:textId="77777777" w:rsidR="000742D2" w:rsidRPr="00B10B2C" w:rsidRDefault="000742D2" w:rsidP="0000202E">
      <w:pPr>
        <w:pStyle w:val="ListParagraph"/>
        <w:numPr>
          <w:ilvl w:val="1"/>
          <w:numId w:val="3"/>
        </w:numPr>
        <w:spacing w:after="160" w:line="360" w:lineRule="auto"/>
        <w:ind w:left="1418" w:hanging="709"/>
        <w:jc w:val="both"/>
        <w:rPr>
          <w:rFonts w:ascii="Arial" w:eastAsia="Aptos" w:hAnsi="Arial" w:cs="Arial"/>
          <w:kern w:val="2"/>
          <w:sz w:val="20"/>
          <w:szCs w:val="20"/>
          <w:lang w:eastAsia="en-US"/>
          <w14:ligatures w14:val="standardContextual"/>
        </w:rPr>
      </w:pPr>
      <w:r w:rsidRPr="00B10B2C">
        <w:rPr>
          <w:rFonts w:ascii="Arial" w:eastAsia="Aptos" w:hAnsi="Arial" w:cs="Arial"/>
          <w:kern w:val="2"/>
          <w:sz w:val="20"/>
          <w:szCs w:val="20"/>
          <w:lang w:eastAsia="en-US"/>
          <w14:ligatures w14:val="standardContextual"/>
        </w:rPr>
        <w:t>Contact Client and Update Ticket.</w:t>
      </w:r>
    </w:p>
    <w:p w14:paraId="3E1B225C" w14:textId="77777777" w:rsidR="000742D2" w:rsidRPr="00B10B2C" w:rsidRDefault="000742D2" w:rsidP="0000202E">
      <w:pPr>
        <w:pStyle w:val="ListParagraph"/>
        <w:numPr>
          <w:ilvl w:val="1"/>
          <w:numId w:val="3"/>
        </w:numPr>
        <w:spacing w:after="160" w:line="360" w:lineRule="auto"/>
        <w:ind w:left="1418" w:hanging="709"/>
        <w:jc w:val="both"/>
        <w:rPr>
          <w:rFonts w:ascii="Arial" w:eastAsia="Aptos" w:hAnsi="Arial" w:cs="Arial"/>
          <w:kern w:val="2"/>
          <w:sz w:val="20"/>
          <w:szCs w:val="20"/>
          <w:lang w:eastAsia="en-US"/>
          <w14:ligatures w14:val="standardContextual"/>
        </w:rPr>
      </w:pPr>
      <w:r w:rsidRPr="00B10B2C">
        <w:rPr>
          <w:rFonts w:ascii="Arial" w:eastAsia="Aptos" w:hAnsi="Arial" w:cs="Arial"/>
          <w:kern w:val="2"/>
          <w:sz w:val="20"/>
          <w:szCs w:val="20"/>
          <w:lang w:eastAsia="en-US"/>
          <w14:ligatures w14:val="standardContextual"/>
        </w:rPr>
        <w:t>If No response attempt second contact within 24 hours from initial contact.</w:t>
      </w:r>
    </w:p>
    <w:p w14:paraId="3201E942" w14:textId="77777777" w:rsidR="000742D2" w:rsidRDefault="000742D2" w:rsidP="0000202E">
      <w:pPr>
        <w:pStyle w:val="ListParagraph"/>
        <w:numPr>
          <w:ilvl w:val="1"/>
          <w:numId w:val="3"/>
        </w:numPr>
        <w:spacing w:after="160" w:line="360" w:lineRule="auto"/>
        <w:ind w:left="1418" w:hanging="709"/>
        <w:jc w:val="both"/>
        <w:rPr>
          <w:rFonts w:ascii="Arial" w:eastAsia="Aptos" w:hAnsi="Arial" w:cs="Arial"/>
          <w:kern w:val="2"/>
          <w:sz w:val="20"/>
          <w:szCs w:val="20"/>
          <w:lang w:eastAsia="en-US"/>
          <w14:ligatures w14:val="standardContextual"/>
        </w:rPr>
      </w:pPr>
      <w:r w:rsidRPr="00B10B2C">
        <w:rPr>
          <w:rFonts w:ascii="Arial" w:eastAsia="Aptos" w:hAnsi="Arial" w:cs="Arial"/>
          <w:kern w:val="2"/>
          <w:sz w:val="20"/>
          <w:szCs w:val="20"/>
          <w:lang w:eastAsia="en-US"/>
          <w14:ligatures w14:val="standardContextual"/>
        </w:rPr>
        <w:lastRenderedPageBreak/>
        <w:t>If still unable to get through to the client, assign ticket to first line/T1 to attempt to communicate with client for alternative contact details.</w:t>
      </w:r>
    </w:p>
    <w:p w14:paraId="0E5E478C" w14:textId="77777777" w:rsidR="000742D2" w:rsidRPr="007733D0" w:rsidRDefault="000742D2" w:rsidP="000742D2">
      <w:pPr>
        <w:spacing w:after="160" w:line="360" w:lineRule="auto"/>
        <w:ind w:left="709"/>
        <w:jc w:val="both"/>
        <w:rPr>
          <w:rFonts w:ascii="Arial" w:eastAsia="Aptos" w:hAnsi="Arial" w:cs="Arial"/>
          <w:kern w:val="2"/>
          <w:sz w:val="20"/>
          <w:szCs w:val="20"/>
          <w:lang w:eastAsia="en-US"/>
          <w14:ligatures w14:val="standardContextual"/>
        </w:rPr>
      </w:pPr>
    </w:p>
    <w:p w14:paraId="51EB6CAC" w14:textId="77777777" w:rsidR="000742D2" w:rsidRPr="00B10B2C" w:rsidRDefault="000742D2" w:rsidP="0000202E">
      <w:pPr>
        <w:pStyle w:val="ListParagraph"/>
        <w:numPr>
          <w:ilvl w:val="0"/>
          <w:numId w:val="3"/>
        </w:numPr>
        <w:spacing w:after="160" w:line="360" w:lineRule="auto"/>
        <w:ind w:left="709" w:hanging="720"/>
        <w:rPr>
          <w:rFonts w:ascii="Arial" w:eastAsia="Aptos" w:hAnsi="Arial" w:cs="Arial"/>
          <w:kern w:val="2"/>
          <w:sz w:val="20"/>
          <w:szCs w:val="20"/>
          <w:lang w:eastAsia="en-US"/>
          <w14:ligatures w14:val="standardContextual"/>
        </w:rPr>
      </w:pPr>
      <w:r w:rsidRPr="00B10B2C">
        <w:rPr>
          <w:rFonts w:ascii="Arial" w:eastAsia="Aptos" w:hAnsi="Arial" w:cs="Arial"/>
          <w:b/>
          <w:bCs/>
          <w:kern w:val="2"/>
          <w:sz w:val="20"/>
          <w:szCs w:val="20"/>
          <w:lang w:eastAsia="en-US"/>
          <w14:ligatures w14:val="standardContextual"/>
        </w:rPr>
        <w:t>SLA Calculation:</w:t>
      </w:r>
    </w:p>
    <w:p w14:paraId="4FB4DFC5" w14:textId="77777777" w:rsidR="000742D2" w:rsidRDefault="000742D2" w:rsidP="0000202E">
      <w:pPr>
        <w:pStyle w:val="ListParagraph"/>
        <w:numPr>
          <w:ilvl w:val="1"/>
          <w:numId w:val="3"/>
        </w:numPr>
        <w:spacing w:after="160" w:line="360" w:lineRule="auto"/>
        <w:ind w:left="1418" w:hanging="709"/>
        <w:jc w:val="both"/>
        <w:rPr>
          <w:rFonts w:ascii="Arial" w:eastAsia="Aptos" w:hAnsi="Arial" w:cs="Arial"/>
          <w:kern w:val="2"/>
          <w:sz w:val="20"/>
          <w:szCs w:val="20"/>
          <w:lang w:eastAsia="en-US"/>
          <w14:ligatures w14:val="standardContextual"/>
        </w:rPr>
      </w:pPr>
      <w:r>
        <w:rPr>
          <w:rFonts w:ascii="Arial" w:eastAsia="Aptos" w:hAnsi="Arial" w:cs="Arial"/>
          <w:kern w:val="2"/>
          <w:sz w:val="20"/>
          <w:szCs w:val="20"/>
          <w:lang w:eastAsia="en-US"/>
          <w14:ligatures w14:val="standardContextual"/>
        </w:rPr>
        <w:t>A</w:t>
      </w:r>
      <w:r w:rsidRPr="00B10B2C">
        <w:rPr>
          <w:rFonts w:ascii="Arial" w:eastAsia="Aptos" w:hAnsi="Arial" w:cs="Arial"/>
          <w:kern w:val="2"/>
          <w:sz w:val="20"/>
          <w:szCs w:val="20"/>
          <w:lang w:eastAsia="en-US"/>
          <w14:ligatures w14:val="standardContextual"/>
        </w:rPr>
        <w:t xml:space="preserve"> 30-day rolling window for SLA calculation.</w:t>
      </w:r>
    </w:p>
    <w:p w14:paraId="4312D803" w14:textId="77777777" w:rsidR="000742D2" w:rsidRPr="00B10B2C" w:rsidRDefault="000742D2" w:rsidP="0000202E">
      <w:pPr>
        <w:pStyle w:val="ListParagraph"/>
        <w:numPr>
          <w:ilvl w:val="1"/>
          <w:numId w:val="3"/>
        </w:numPr>
        <w:spacing w:after="160" w:line="360" w:lineRule="auto"/>
        <w:ind w:left="1418" w:hanging="709"/>
        <w:jc w:val="both"/>
        <w:rPr>
          <w:rFonts w:ascii="Arial" w:eastAsia="Aptos" w:hAnsi="Arial" w:cs="Arial"/>
          <w:kern w:val="2"/>
          <w:sz w:val="20"/>
          <w:szCs w:val="20"/>
          <w:lang w:eastAsia="en-US"/>
          <w14:ligatures w14:val="standardContextual"/>
        </w:rPr>
      </w:pPr>
      <w:r w:rsidRPr="00B10B2C">
        <w:rPr>
          <w:rFonts w:ascii="Arial" w:eastAsia="Aptos" w:hAnsi="Arial" w:cs="Arial"/>
          <w:b/>
          <w:bCs/>
          <w:kern w:val="2"/>
          <w:sz w:val="20"/>
          <w:szCs w:val="20"/>
          <w:lang w:eastAsia="en-US"/>
          <w14:ligatures w14:val="standardContextual"/>
        </w:rPr>
        <w:t>Conclusion:</w:t>
      </w:r>
      <w:r w:rsidRPr="00B10B2C">
        <w:rPr>
          <w:rFonts w:ascii="Arial" w:eastAsia="Aptos" w:hAnsi="Arial" w:cs="Arial"/>
          <w:kern w:val="2"/>
          <w:sz w:val="20"/>
          <w:szCs w:val="20"/>
          <w:lang w:eastAsia="en-US"/>
          <w14:ligatures w14:val="standardContextual"/>
        </w:rPr>
        <w:t xml:space="preserve"> Effective communication is the key factor in critical failure scenarios. By adhering to our SLAs and communication protocols, we ensure efficient incident resolution and customer satisfaction. Let's continue to uphold these standards to deliver exceptional service to our clients.</w:t>
      </w:r>
    </w:p>
    <w:p w14:paraId="44F5CA8C" w14:textId="77777777" w:rsidR="000742D2" w:rsidRDefault="000742D2" w:rsidP="000742D2">
      <w:pPr>
        <w:spacing w:after="160" w:line="259" w:lineRule="auto"/>
        <w:rPr>
          <w:rFonts w:ascii="Arial" w:eastAsia="Aptos" w:hAnsi="Arial" w:cs="Arial"/>
          <w:b/>
          <w:bCs/>
          <w:kern w:val="2"/>
          <w:sz w:val="20"/>
          <w:szCs w:val="20"/>
          <w:lang w:eastAsia="en-US"/>
          <w14:ligatures w14:val="standardContextual"/>
        </w:rPr>
      </w:pPr>
    </w:p>
    <w:p w14:paraId="2468466F" w14:textId="77777777" w:rsidR="000742D2" w:rsidRPr="00AB6067" w:rsidRDefault="000742D2" w:rsidP="0000202E">
      <w:pPr>
        <w:pStyle w:val="ListParagraph"/>
        <w:numPr>
          <w:ilvl w:val="0"/>
          <w:numId w:val="3"/>
        </w:numPr>
        <w:spacing w:after="160" w:line="360" w:lineRule="auto"/>
        <w:ind w:left="709" w:hanging="720"/>
        <w:rPr>
          <w:rFonts w:ascii="Arial" w:eastAsia="Aptos" w:hAnsi="Arial" w:cs="Arial"/>
          <w:b/>
          <w:bCs/>
          <w:kern w:val="2"/>
          <w:sz w:val="20"/>
          <w:szCs w:val="20"/>
          <w:lang w:eastAsia="en-US"/>
          <w14:ligatures w14:val="standardContextual"/>
        </w:rPr>
      </w:pPr>
      <w:r w:rsidRPr="00B10B2C">
        <w:rPr>
          <w:rFonts w:ascii="Arial" w:eastAsia="Aptos" w:hAnsi="Arial" w:cs="Arial"/>
          <w:b/>
          <w:bCs/>
          <w:kern w:val="2"/>
          <w:sz w:val="20"/>
          <w:szCs w:val="20"/>
          <w:lang w:eastAsia="en-US"/>
          <w14:ligatures w14:val="standardContextual"/>
        </w:rPr>
        <w:t xml:space="preserve">Outages and Incident </w:t>
      </w:r>
      <w:r w:rsidRPr="00B10B2C">
        <w:rPr>
          <w:rFonts w:ascii="Arial" w:hAnsi="Arial" w:cs="Arial"/>
          <w:b/>
          <w:bCs/>
          <w:sz w:val="20"/>
          <w:szCs w:val="20"/>
        </w:rPr>
        <w:t>Resolution Times, with severities</w:t>
      </w:r>
    </w:p>
    <w:p w14:paraId="4F62E78A" w14:textId="77777777" w:rsidR="000742D2" w:rsidRPr="00B10B2C" w:rsidRDefault="000742D2" w:rsidP="000742D2">
      <w:pPr>
        <w:pStyle w:val="ListParagraph"/>
        <w:spacing w:after="160" w:line="360" w:lineRule="auto"/>
        <w:ind w:left="1418"/>
        <w:jc w:val="both"/>
        <w:rPr>
          <w:rFonts w:ascii="Arial" w:eastAsia="Aptos" w:hAnsi="Arial" w:cs="Arial"/>
          <w:b/>
          <w:bCs/>
          <w:kern w:val="2"/>
          <w:sz w:val="20"/>
          <w:szCs w:val="20"/>
          <w:lang w:eastAsia="en-US"/>
          <w14:ligatures w14:val="standardContextual"/>
        </w:rPr>
      </w:pPr>
    </w:p>
    <w:p w14:paraId="20598375" w14:textId="77777777" w:rsidR="000742D2" w:rsidRPr="00AB6067" w:rsidRDefault="000742D2" w:rsidP="0000202E">
      <w:pPr>
        <w:pStyle w:val="ListParagraph"/>
        <w:numPr>
          <w:ilvl w:val="1"/>
          <w:numId w:val="3"/>
        </w:numPr>
        <w:spacing w:after="160" w:line="360" w:lineRule="auto"/>
        <w:ind w:left="1418" w:hanging="709"/>
        <w:jc w:val="both"/>
        <w:rPr>
          <w:rFonts w:ascii="Arial" w:hAnsi="Arial" w:cs="Arial"/>
          <w:b/>
          <w:bCs/>
          <w:i/>
          <w:iCs/>
          <w:sz w:val="20"/>
          <w:szCs w:val="20"/>
        </w:rPr>
      </w:pPr>
      <w:r w:rsidRPr="00AB6067">
        <w:rPr>
          <w:rFonts w:ascii="Arial" w:hAnsi="Arial" w:cs="Arial"/>
          <w:b/>
          <w:bCs/>
          <w:i/>
          <w:iCs/>
          <w:sz w:val="20"/>
          <w:szCs w:val="20"/>
        </w:rPr>
        <w:t>P2 Outages/ Incident and Resolution Times</w:t>
      </w:r>
    </w:p>
    <w:p w14:paraId="2514EFAE" w14:textId="77777777" w:rsidR="000742D2" w:rsidRPr="00AB6067" w:rsidRDefault="000742D2" w:rsidP="0000202E">
      <w:pPr>
        <w:numPr>
          <w:ilvl w:val="2"/>
          <w:numId w:val="3"/>
        </w:numPr>
        <w:spacing w:after="160" w:line="360" w:lineRule="auto"/>
        <w:ind w:left="2127" w:hanging="709"/>
        <w:rPr>
          <w:rFonts w:ascii="Arial" w:hAnsi="Arial" w:cs="Arial"/>
          <w:sz w:val="20"/>
          <w:szCs w:val="20"/>
        </w:rPr>
      </w:pPr>
      <w:r w:rsidRPr="00B10B2C">
        <w:rPr>
          <w:rFonts w:ascii="Arial" w:hAnsi="Arial" w:cs="Arial"/>
          <w:b/>
          <w:bCs/>
          <w:sz w:val="20"/>
          <w:szCs w:val="20"/>
        </w:rPr>
        <w:t xml:space="preserve">Times: </w:t>
      </w:r>
      <w:r w:rsidRPr="00AB6067">
        <w:rPr>
          <w:rFonts w:ascii="Arial" w:hAnsi="Arial" w:cs="Arial"/>
          <w:sz w:val="20"/>
          <w:szCs w:val="20"/>
        </w:rPr>
        <w:t>12 Hour(s) from Logging Fault with Maintenance Team</w:t>
      </w:r>
    </w:p>
    <w:p w14:paraId="2F3BA753" w14:textId="77777777" w:rsidR="000742D2" w:rsidRPr="00B10B2C" w:rsidRDefault="000742D2" w:rsidP="0000202E">
      <w:pPr>
        <w:numPr>
          <w:ilvl w:val="3"/>
          <w:numId w:val="3"/>
        </w:numPr>
        <w:spacing w:after="160" w:line="360" w:lineRule="auto"/>
        <w:ind w:left="3261" w:hanging="1134"/>
        <w:rPr>
          <w:rFonts w:ascii="Arial" w:hAnsi="Arial" w:cs="Arial"/>
          <w:b/>
          <w:bCs/>
          <w:sz w:val="20"/>
          <w:szCs w:val="20"/>
        </w:rPr>
      </w:pPr>
      <w:r w:rsidRPr="00B10B2C">
        <w:rPr>
          <w:rFonts w:ascii="Arial" w:hAnsi="Arial" w:cs="Arial"/>
          <w:b/>
          <w:bCs/>
          <w:sz w:val="20"/>
          <w:szCs w:val="20"/>
        </w:rPr>
        <w:t xml:space="preserve">First Response </w:t>
      </w:r>
      <w:r w:rsidRPr="00AB6067">
        <w:rPr>
          <w:rFonts w:ascii="Arial" w:hAnsi="Arial" w:cs="Arial"/>
          <w:sz w:val="20"/>
          <w:szCs w:val="20"/>
        </w:rPr>
        <w:t>2 Business Hour(s).</w:t>
      </w:r>
    </w:p>
    <w:p w14:paraId="6C767029" w14:textId="77777777" w:rsidR="000742D2" w:rsidRPr="00986908" w:rsidRDefault="000742D2" w:rsidP="0000202E">
      <w:pPr>
        <w:numPr>
          <w:ilvl w:val="3"/>
          <w:numId w:val="3"/>
        </w:numPr>
        <w:spacing w:after="160" w:line="360" w:lineRule="auto"/>
        <w:ind w:left="3261" w:hanging="1134"/>
        <w:rPr>
          <w:rFonts w:ascii="Arial" w:eastAsia="Aptos" w:hAnsi="Arial" w:cs="Arial"/>
          <w:kern w:val="2"/>
          <w:sz w:val="20"/>
          <w:szCs w:val="20"/>
          <w:lang w:eastAsia="en-US"/>
          <w14:ligatures w14:val="standardContextual"/>
        </w:rPr>
      </w:pPr>
      <w:r w:rsidRPr="00986908">
        <w:rPr>
          <w:rFonts w:ascii="Arial" w:eastAsia="Aptos" w:hAnsi="Arial" w:cs="Arial"/>
          <w:kern w:val="2"/>
          <w:sz w:val="20"/>
          <w:szCs w:val="20"/>
          <w:lang w:eastAsia="en-US"/>
          <w14:ligatures w14:val="standardContextual"/>
        </w:rPr>
        <w:t>Investigate Fiber (Multiple) – Isolated to 1 PON or Less (100 ONTs)</w:t>
      </w:r>
    </w:p>
    <w:p w14:paraId="16B9C0F2" w14:textId="77777777" w:rsidR="000742D2" w:rsidRPr="00986908" w:rsidRDefault="000742D2" w:rsidP="0000202E">
      <w:pPr>
        <w:pStyle w:val="ListParagraph"/>
        <w:numPr>
          <w:ilvl w:val="4"/>
          <w:numId w:val="3"/>
        </w:numPr>
        <w:spacing w:after="160" w:line="360" w:lineRule="auto"/>
        <w:ind w:left="4253" w:hanging="992"/>
        <w:jc w:val="both"/>
        <w:rPr>
          <w:rFonts w:ascii="Arial" w:eastAsia="Aptos" w:hAnsi="Arial" w:cs="Arial"/>
          <w:kern w:val="2"/>
          <w:sz w:val="20"/>
          <w:szCs w:val="20"/>
          <w:lang w:eastAsia="en-US"/>
          <w14:ligatures w14:val="standardContextual"/>
        </w:rPr>
      </w:pPr>
      <w:r w:rsidRPr="00986908">
        <w:rPr>
          <w:rFonts w:ascii="Arial" w:eastAsia="Aptos" w:hAnsi="Arial" w:cs="Arial"/>
          <w:kern w:val="2"/>
          <w:sz w:val="20"/>
          <w:szCs w:val="20"/>
          <w:lang w:eastAsia="en-US"/>
          <w14:ligatures w14:val="standardContextual"/>
        </w:rPr>
        <w:t>Notify to fibertime™</w:t>
      </w:r>
    </w:p>
    <w:p w14:paraId="6F2BB4B1" w14:textId="77777777" w:rsidR="000742D2" w:rsidRPr="00986908" w:rsidRDefault="000742D2" w:rsidP="0000202E">
      <w:pPr>
        <w:pStyle w:val="ListParagraph"/>
        <w:numPr>
          <w:ilvl w:val="4"/>
          <w:numId w:val="3"/>
        </w:numPr>
        <w:spacing w:after="160" w:line="360" w:lineRule="auto"/>
        <w:ind w:left="4253" w:hanging="992"/>
        <w:jc w:val="both"/>
        <w:rPr>
          <w:rFonts w:ascii="Arial" w:eastAsia="Aptos" w:hAnsi="Arial" w:cs="Arial"/>
          <w:kern w:val="2"/>
          <w:sz w:val="20"/>
          <w:szCs w:val="20"/>
          <w:lang w:eastAsia="en-US"/>
          <w14:ligatures w14:val="standardContextual"/>
        </w:rPr>
      </w:pPr>
      <w:r w:rsidRPr="00986908">
        <w:rPr>
          <w:rFonts w:ascii="Arial" w:eastAsia="Aptos" w:hAnsi="Arial" w:cs="Arial"/>
          <w:kern w:val="2"/>
          <w:sz w:val="20"/>
          <w:szCs w:val="20"/>
          <w:lang w:eastAsia="en-US"/>
          <w14:ligatures w14:val="standardContextual"/>
        </w:rPr>
        <w:t>Notify to fibertime™ Networks Management</w:t>
      </w:r>
    </w:p>
    <w:p w14:paraId="7ABFCDA7" w14:textId="1D39DE58" w:rsidR="000742D2" w:rsidRPr="00986908" w:rsidRDefault="000742D2" w:rsidP="0000202E">
      <w:pPr>
        <w:pStyle w:val="ListParagraph"/>
        <w:numPr>
          <w:ilvl w:val="4"/>
          <w:numId w:val="3"/>
        </w:numPr>
        <w:spacing w:after="160" w:line="360" w:lineRule="auto"/>
        <w:ind w:left="4253" w:hanging="992"/>
        <w:jc w:val="both"/>
        <w:rPr>
          <w:rFonts w:ascii="Arial" w:eastAsia="Aptos" w:hAnsi="Arial" w:cs="Arial"/>
          <w:kern w:val="2"/>
          <w:sz w:val="20"/>
          <w:szCs w:val="20"/>
          <w:lang w:eastAsia="en-US"/>
          <w14:ligatures w14:val="standardContextual"/>
        </w:rPr>
      </w:pPr>
      <w:r w:rsidRPr="00986908">
        <w:rPr>
          <w:rFonts w:ascii="Arial" w:eastAsia="Aptos" w:hAnsi="Arial" w:cs="Arial"/>
          <w:kern w:val="2"/>
          <w:sz w:val="20"/>
          <w:szCs w:val="20"/>
          <w:lang w:eastAsia="en-US"/>
          <w14:ligatures w14:val="standardContextual"/>
        </w:rPr>
        <w:t>Fibertime™ to Notify Fibertime™ Networks of any occurrences that may largely service impacting.</w:t>
      </w:r>
    </w:p>
    <w:p w14:paraId="2B417A7A" w14:textId="77777777" w:rsidR="000742D2" w:rsidRPr="00986908" w:rsidRDefault="000742D2" w:rsidP="0000202E">
      <w:pPr>
        <w:numPr>
          <w:ilvl w:val="3"/>
          <w:numId w:val="3"/>
        </w:numPr>
        <w:spacing w:after="160" w:line="360" w:lineRule="auto"/>
        <w:ind w:left="3261" w:hanging="1134"/>
        <w:rPr>
          <w:rFonts w:ascii="Arial" w:eastAsia="Aptos" w:hAnsi="Arial" w:cs="Arial"/>
          <w:kern w:val="2"/>
          <w:sz w:val="20"/>
          <w:szCs w:val="20"/>
          <w:lang w:eastAsia="en-US"/>
          <w14:ligatures w14:val="standardContextual"/>
        </w:rPr>
      </w:pPr>
      <w:r w:rsidRPr="00986908">
        <w:rPr>
          <w:rFonts w:ascii="Arial" w:eastAsia="Aptos" w:hAnsi="Arial" w:cs="Arial"/>
          <w:kern w:val="2"/>
          <w:sz w:val="20"/>
          <w:szCs w:val="20"/>
          <w:lang w:eastAsia="en-US"/>
          <w14:ligatures w14:val="standardContextual"/>
        </w:rPr>
        <w:t>Dispatch Team and communicate ETA/ Resolution</w:t>
      </w:r>
    </w:p>
    <w:p w14:paraId="0A046913" w14:textId="77777777" w:rsidR="000742D2" w:rsidRPr="00986908" w:rsidRDefault="000742D2" w:rsidP="0000202E">
      <w:pPr>
        <w:pStyle w:val="ListParagraph"/>
        <w:numPr>
          <w:ilvl w:val="4"/>
          <w:numId w:val="3"/>
        </w:numPr>
        <w:spacing w:after="160" w:line="360" w:lineRule="auto"/>
        <w:ind w:left="4253" w:hanging="992"/>
        <w:jc w:val="both"/>
        <w:rPr>
          <w:rFonts w:ascii="Arial" w:eastAsia="Aptos" w:hAnsi="Arial" w:cs="Arial"/>
          <w:kern w:val="2"/>
          <w:sz w:val="20"/>
          <w:szCs w:val="20"/>
          <w:lang w:eastAsia="en-US"/>
          <w14:ligatures w14:val="standardContextual"/>
        </w:rPr>
      </w:pPr>
      <w:r w:rsidRPr="00986908">
        <w:rPr>
          <w:rFonts w:ascii="Arial" w:eastAsia="Aptos" w:hAnsi="Arial" w:cs="Arial"/>
          <w:kern w:val="2"/>
          <w:sz w:val="20"/>
          <w:szCs w:val="20"/>
          <w:lang w:eastAsia="en-US"/>
          <w14:ligatures w14:val="standardContextual"/>
        </w:rPr>
        <w:t>Update Once Issue is found.</w:t>
      </w:r>
    </w:p>
    <w:p w14:paraId="663FADB4" w14:textId="77777777" w:rsidR="000742D2" w:rsidRPr="00986908" w:rsidRDefault="000742D2" w:rsidP="0000202E">
      <w:pPr>
        <w:pStyle w:val="ListParagraph"/>
        <w:numPr>
          <w:ilvl w:val="4"/>
          <w:numId w:val="3"/>
        </w:numPr>
        <w:spacing w:after="160" w:line="360" w:lineRule="auto"/>
        <w:ind w:left="4253" w:hanging="992"/>
        <w:jc w:val="both"/>
        <w:rPr>
          <w:rFonts w:ascii="Arial" w:eastAsia="Aptos" w:hAnsi="Arial" w:cs="Arial"/>
          <w:kern w:val="2"/>
          <w:sz w:val="20"/>
          <w:szCs w:val="20"/>
          <w:lang w:eastAsia="en-US"/>
          <w14:ligatures w14:val="standardContextual"/>
        </w:rPr>
      </w:pPr>
      <w:r w:rsidRPr="00986908">
        <w:rPr>
          <w:rFonts w:ascii="Arial" w:eastAsia="Aptos" w:hAnsi="Arial" w:cs="Arial"/>
          <w:kern w:val="2"/>
          <w:sz w:val="20"/>
          <w:szCs w:val="20"/>
          <w:lang w:eastAsia="en-US"/>
          <w14:ligatures w14:val="standardContextual"/>
        </w:rPr>
        <w:t>Update once issue is resolved.</w:t>
      </w:r>
    </w:p>
    <w:p w14:paraId="44B02A64" w14:textId="77777777" w:rsidR="000742D2" w:rsidRDefault="000742D2" w:rsidP="0000202E">
      <w:pPr>
        <w:numPr>
          <w:ilvl w:val="2"/>
          <w:numId w:val="3"/>
        </w:numPr>
        <w:spacing w:after="160" w:line="360" w:lineRule="auto"/>
        <w:ind w:left="2127" w:hanging="709"/>
        <w:rPr>
          <w:rFonts w:ascii="Arial" w:eastAsia="Aptos" w:hAnsi="Arial" w:cs="Arial"/>
          <w:b/>
          <w:bCs/>
          <w:kern w:val="2"/>
          <w:sz w:val="20"/>
          <w:szCs w:val="20"/>
          <w:lang w:eastAsia="en-US"/>
          <w14:ligatures w14:val="standardContextual"/>
        </w:rPr>
      </w:pPr>
      <w:r w:rsidRPr="00DC3F43">
        <w:rPr>
          <w:rFonts w:ascii="Arial" w:eastAsia="Aptos" w:hAnsi="Arial" w:cs="Arial"/>
          <w:b/>
          <w:bCs/>
          <w:kern w:val="2"/>
          <w:sz w:val="20"/>
          <w:szCs w:val="20"/>
          <w:lang w:eastAsia="en-US"/>
          <w14:ligatures w14:val="standardContextual"/>
        </w:rPr>
        <w:t>Times: 8 Hour(s) from Logging Fault with Maintenance Team</w:t>
      </w:r>
    </w:p>
    <w:p w14:paraId="6A88ECCE" w14:textId="77777777" w:rsidR="000742D2" w:rsidRPr="00986908" w:rsidRDefault="000742D2" w:rsidP="0000202E">
      <w:pPr>
        <w:numPr>
          <w:ilvl w:val="3"/>
          <w:numId w:val="3"/>
        </w:numPr>
        <w:spacing w:after="160" w:line="360" w:lineRule="auto"/>
        <w:ind w:left="3261" w:hanging="1134"/>
        <w:rPr>
          <w:rFonts w:ascii="Arial" w:eastAsia="Aptos" w:hAnsi="Arial" w:cs="Arial"/>
          <w:kern w:val="2"/>
          <w:sz w:val="20"/>
          <w:szCs w:val="20"/>
          <w:lang w:eastAsia="en-US"/>
          <w14:ligatures w14:val="standardContextual"/>
        </w:rPr>
      </w:pPr>
      <w:r w:rsidRPr="00DC3F43">
        <w:rPr>
          <w:rFonts w:ascii="Arial" w:eastAsia="Aptos" w:hAnsi="Arial" w:cs="Arial"/>
          <w:b/>
          <w:bCs/>
          <w:kern w:val="2"/>
          <w:sz w:val="20"/>
          <w:szCs w:val="20"/>
          <w:lang w:eastAsia="en-US"/>
          <w14:ligatures w14:val="standardContextual"/>
        </w:rPr>
        <w:t xml:space="preserve">First Response </w:t>
      </w:r>
      <w:r w:rsidRPr="00986908">
        <w:rPr>
          <w:rFonts w:ascii="Arial" w:eastAsia="Aptos" w:hAnsi="Arial" w:cs="Arial"/>
          <w:kern w:val="2"/>
          <w:sz w:val="20"/>
          <w:szCs w:val="20"/>
          <w:lang w:eastAsia="en-US"/>
          <w14:ligatures w14:val="standardContextual"/>
        </w:rPr>
        <w:t>2 Hour(s).</w:t>
      </w:r>
    </w:p>
    <w:p w14:paraId="21F19964" w14:textId="77777777" w:rsidR="000742D2" w:rsidRPr="00986908" w:rsidRDefault="000742D2" w:rsidP="0000202E">
      <w:pPr>
        <w:numPr>
          <w:ilvl w:val="3"/>
          <w:numId w:val="3"/>
        </w:numPr>
        <w:spacing w:after="160" w:line="360" w:lineRule="auto"/>
        <w:ind w:left="3261" w:hanging="1134"/>
        <w:rPr>
          <w:rFonts w:ascii="Arial" w:eastAsia="Aptos" w:hAnsi="Arial" w:cs="Arial"/>
          <w:kern w:val="2"/>
          <w:sz w:val="20"/>
          <w:szCs w:val="20"/>
          <w:lang w:eastAsia="en-US"/>
          <w14:ligatures w14:val="standardContextual"/>
        </w:rPr>
      </w:pPr>
      <w:r w:rsidRPr="00986908">
        <w:rPr>
          <w:rFonts w:ascii="Arial" w:eastAsia="Aptos" w:hAnsi="Arial" w:cs="Arial"/>
          <w:kern w:val="2"/>
          <w:sz w:val="20"/>
          <w:szCs w:val="20"/>
          <w:lang w:eastAsia="en-US"/>
          <w14:ligatures w14:val="standardContextual"/>
        </w:rPr>
        <w:t>Investigate Fiber (Multiple) – Isolated to 4 PON or Less but more than 1 PON (81 and 320 ONTs)</w:t>
      </w:r>
    </w:p>
    <w:p w14:paraId="4C966326" w14:textId="77777777" w:rsidR="000742D2" w:rsidRPr="00986908" w:rsidRDefault="000742D2" w:rsidP="0000202E">
      <w:pPr>
        <w:pStyle w:val="ListParagraph"/>
        <w:numPr>
          <w:ilvl w:val="4"/>
          <w:numId w:val="3"/>
        </w:numPr>
        <w:spacing w:after="160" w:line="360" w:lineRule="auto"/>
        <w:ind w:left="4253" w:hanging="992"/>
        <w:jc w:val="both"/>
        <w:rPr>
          <w:rFonts w:ascii="Arial" w:eastAsia="Aptos" w:hAnsi="Arial" w:cs="Arial"/>
          <w:kern w:val="2"/>
          <w:sz w:val="20"/>
          <w:szCs w:val="20"/>
          <w:lang w:eastAsia="en-US"/>
          <w14:ligatures w14:val="standardContextual"/>
        </w:rPr>
      </w:pPr>
      <w:r w:rsidRPr="00986908">
        <w:rPr>
          <w:rFonts w:ascii="Arial" w:eastAsia="Aptos" w:hAnsi="Arial" w:cs="Arial"/>
          <w:kern w:val="2"/>
          <w:sz w:val="20"/>
          <w:szCs w:val="20"/>
          <w:lang w:eastAsia="en-US"/>
          <w14:ligatures w14:val="standardContextual"/>
        </w:rPr>
        <w:t>Notify to fibertime™</w:t>
      </w:r>
    </w:p>
    <w:p w14:paraId="40669022" w14:textId="77777777" w:rsidR="000742D2" w:rsidRPr="00986908" w:rsidRDefault="000742D2" w:rsidP="0000202E">
      <w:pPr>
        <w:pStyle w:val="ListParagraph"/>
        <w:numPr>
          <w:ilvl w:val="4"/>
          <w:numId w:val="3"/>
        </w:numPr>
        <w:spacing w:after="160" w:line="360" w:lineRule="auto"/>
        <w:ind w:left="4253" w:hanging="992"/>
        <w:jc w:val="both"/>
        <w:rPr>
          <w:rFonts w:ascii="Arial" w:eastAsia="Aptos" w:hAnsi="Arial" w:cs="Arial"/>
          <w:kern w:val="2"/>
          <w:sz w:val="20"/>
          <w:szCs w:val="20"/>
          <w:lang w:eastAsia="en-US"/>
          <w14:ligatures w14:val="standardContextual"/>
        </w:rPr>
      </w:pPr>
      <w:r w:rsidRPr="00986908">
        <w:rPr>
          <w:rFonts w:ascii="Arial" w:eastAsia="Aptos" w:hAnsi="Arial" w:cs="Arial"/>
          <w:kern w:val="2"/>
          <w:sz w:val="20"/>
          <w:szCs w:val="20"/>
          <w:lang w:eastAsia="en-US"/>
          <w14:ligatures w14:val="standardContextual"/>
        </w:rPr>
        <w:t xml:space="preserve">Notify to fibertime™ Networks Senior Management and Group </w:t>
      </w:r>
      <w:r w:rsidRPr="00986908">
        <w:rPr>
          <w:rFonts w:ascii="Arial" w:eastAsia="Aptos" w:hAnsi="Arial" w:cs="Arial"/>
          <w:kern w:val="2"/>
          <w:sz w:val="20"/>
          <w:szCs w:val="20"/>
          <w:lang w:eastAsia="en-US"/>
          <w14:ligatures w14:val="standardContextual"/>
        </w:rPr>
        <w:tab/>
        <w:t>Management (where relevant)</w:t>
      </w:r>
    </w:p>
    <w:p w14:paraId="39B42E56" w14:textId="52591AB7" w:rsidR="000742D2" w:rsidRPr="00DC3F43" w:rsidRDefault="00E52F38" w:rsidP="0000202E">
      <w:pPr>
        <w:pStyle w:val="ListParagraph"/>
        <w:numPr>
          <w:ilvl w:val="4"/>
          <w:numId w:val="3"/>
        </w:numPr>
        <w:spacing w:after="160" w:line="360" w:lineRule="auto"/>
        <w:ind w:left="4253" w:hanging="992"/>
        <w:jc w:val="both"/>
        <w:rPr>
          <w:rFonts w:ascii="Arial" w:eastAsia="Aptos" w:hAnsi="Arial" w:cs="Arial"/>
          <w:b/>
          <w:bCs/>
          <w:kern w:val="2"/>
          <w:sz w:val="20"/>
          <w:szCs w:val="20"/>
          <w:lang w:eastAsia="en-US"/>
          <w14:ligatures w14:val="standardContextual"/>
        </w:rPr>
      </w:pPr>
      <w:r>
        <w:rPr>
          <w:rFonts w:ascii="Arial" w:eastAsia="Aptos" w:hAnsi="Arial" w:cs="Arial"/>
          <w:kern w:val="2"/>
          <w:sz w:val="20"/>
          <w:szCs w:val="20"/>
          <w:lang w:eastAsia="en-US"/>
          <w14:ligatures w14:val="standardContextual"/>
        </w:rPr>
        <w:t>f</w:t>
      </w:r>
      <w:r w:rsidR="000742D2" w:rsidRPr="00986908">
        <w:rPr>
          <w:rFonts w:ascii="Arial" w:eastAsia="Aptos" w:hAnsi="Arial" w:cs="Arial"/>
          <w:kern w:val="2"/>
          <w:sz w:val="20"/>
          <w:szCs w:val="20"/>
          <w:lang w:eastAsia="en-US"/>
          <w14:ligatures w14:val="standardContextual"/>
        </w:rPr>
        <w:t xml:space="preserve">ibertime™ to Notify </w:t>
      </w:r>
      <w:r>
        <w:rPr>
          <w:rFonts w:ascii="Arial" w:eastAsia="Aptos" w:hAnsi="Arial" w:cs="Arial"/>
          <w:kern w:val="2"/>
          <w:sz w:val="20"/>
          <w:szCs w:val="20"/>
          <w:lang w:eastAsia="en-US"/>
          <w14:ligatures w14:val="standardContextual"/>
        </w:rPr>
        <w:t>f</w:t>
      </w:r>
      <w:r w:rsidR="000742D2" w:rsidRPr="00986908">
        <w:rPr>
          <w:rFonts w:ascii="Arial" w:eastAsia="Aptos" w:hAnsi="Arial" w:cs="Arial"/>
          <w:kern w:val="2"/>
          <w:sz w:val="20"/>
          <w:szCs w:val="20"/>
          <w:lang w:eastAsia="en-US"/>
          <w14:ligatures w14:val="standardContextual"/>
        </w:rPr>
        <w:t>ibertime™</w:t>
      </w:r>
      <w:r>
        <w:rPr>
          <w:rFonts w:ascii="Arial" w:eastAsia="Aptos" w:hAnsi="Arial" w:cs="Arial"/>
          <w:kern w:val="2"/>
          <w:sz w:val="20"/>
          <w:szCs w:val="20"/>
          <w:lang w:eastAsia="en-US"/>
          <w14:ligatures w14:val="standardContextual"/>
        </w:rPr>
        <w:t xml:space="preserve"> </w:t>
      </w:r>
      <w:r w:rsidR="000742D2" w:rsidRPr="00986908">
        <w:rPr>
          <w:rFonts w:ascii="Arial" w:eastAsia="Aptos" w:hAnsi="Arial" w:cs="Arial"/>
          <w:kern w:val="2"/>
          <w:sz w:val="20"/>
          <w:szCs w:val="20"/>
          <w:lang w:eastAsia="en-US"/>
          <w14:ligatures w14:val="standardContextual"/>
        </w:rPr>
        <w:t>Networks</w:t>
      </w:r>
      <w:r w:rsidR="000742D2" w:rsidRPr="00DC3F43">
        <w:rPr>
          <w:rFonts w:ascii="Arial" w:eastAsia="Aptos" w:hAnsi="Arial" w:cs="Arial"/>
          <w:b/>
          <w:bCs/>
          <w:kern w:val="2"/>
          <w:sz w:val="20"/>
          <w:szCs w:val="20"/>
          <w:lang w:eastAsia="en-US"/>
          <w14:ligatures w14:val="standardContextual"/>
        </w:rPr>
        <w:t xml:space="preserve"> </w:t>
      </w:r>
      <w:r w:rsidR="000742D2" w:rsidRPr="00986908">
        <w:rPr>
          <w:rFonts w:ascii="Arial" w:eastAsia="Aptos" w:hAnsi="Arial" w:cs="Arial"/>
          <w:kern w:val="2"/>
          <w:sz w:val="20"/>
          <w:szCs w:val="20"/>
          <w:lang w:eastAsia="en-US"/>
          <w14:ligatures w14:val="standardContextual"/>
        </w:rPr>
        <w:t>of any occurrences</w:t>
      </w:r>
      <w:r>
        <w:rPr>
          <w:rFonts w:ascii="Arial" w:eastAsia="Aptos" w:hAnsi="Arial" w:cs="Arial"/>
          <w:kern w:val="2"/>
          <w:sz w:val="20"/>
          <w:szCs w:val="20"/>
          <w:lang w:eastAsia="en-US"/>
          <w14:ligatures w14:val="standardContextual"/>
        </w:rPr>
        <w:t xml:space="preserve"> </w:t>
      </w:r>
      <w:r w:rsidR="000742D2" w:rsidRPr="00986908">
        <w:rPr>
          <w:rFonts w:ascii="Arial" w:eastAsia="Aptos" w:hAnsi="Arial" w:cs="Arial"/>
          <w:kern w:val="2"/>
          <w:sz w:val="20"/>
          <w:szCs w:val="20"/>
          <w:lang w:eastAsia="en-US"/>
          <w14:ligatures w14:val="standardContextual"/>
        </w:rPr>
        <w:t>that may largely service impacting.</w:t>
      </w:r>
    </w:p>
    <w:p w14:paraId="506265BE" w14:textId="77777777" w:rsidR="000742D2" w:rsidRPr="00DC3F43" w:rsidRDefault="000742D2" w:rsidP="0000202E">
      <w:pPr>
        <w:numPr>
          <w:ilvl w:val="3"/>
          <w:numId w:val="3"/>
        </w:numPr>
        <w:spacing w:after="160" w:line="360" w:lineRule="auto"/>
        <w:ind w:left="3261" w:hanging="1134"/>
        <w:rPr>
          <w:rFonts w:ascii="Arial" w:eastAsia="Aptos" w:hAnsi="Arial" w:cs="Arial"/>
          <w:b/>
          <w:bCs/>
          <w:kern w:val="2"/>
          <w:sz w:val="20"/>
          <w:szCs w:val="20"/>
          <w:lang w:eastAsia="en-US"/>
          <w14:ligatures w14:val="standardContextual"/>
        </w:rPr>
      </w:pPr>
      <w:r w:rsidRPr="00DC3F43">
        <w:rPr>
          <w:rFonts w:ascii="Arial" w:eastAsia="Aptos" w:hAnsi="Arial" w:cs="Arial"/>
          <w:b/>
          <w:bCs/>
          <w:kern w:val="2"/>
          <w:sz w:val="20"/>
          <w:szCs w:val="20"/>
          <w:lang w:eastAsia="en-US"/>
          <w14:ligatures w14:val="standardContextual"/>
        </w:rPr>
        <w:t>Dispatch Team and communicate ETA/ Resolution</w:t>
      </w:r>
    </w:p>
    <w:p w14:paraId="69E61552" w14:textId="77777777" w:rsidR="000742D2" w:rsidRPr="00986908" w:rsidRDefault="000742D2" w:rsidP="0000202E">
      <w:pPr>
        <w:pStyle w:val="ListParagraph"/>
        <w:numPr>
          <w:ilvl w:val="4"/>
          <w:numId w:val="3"/>
        </w:numPr>
        <w:spacing w:after="160" w:line="360" w:lineRule="auto"/>
        <w:ind w:left="4253" w:hanging="992"/>
        <w:jc w:val="both"/>
        <w:rPr>
          <w:rFonts w:ascii="Arial" w:eastAsia="Aptos" w:hAnsi="Arial" w:cs="Arial"/>
          <w:kern w:val="2"/>
          <w:sz w:val="20"/>
          <w:szCs w:val="20"/>
          <w:lang w:eastAsia="en-US"/>
          <w14:ligatures w14:val="standardContextual"/>
        </w:rPr>
      </w:pPr>
      <w:r w:rsidRPr="00986908">
        <w:rPr>
          <w:rFonts w:ascii="Arial" w:eastAsia="Aptos" w:hAnsi="Arial" w:cs="Arial"/>
          <w:kern w:val="2"/>
          <w:sz w:val="20"/>
          <w:szCs w:val="20"/>
          <w:lang w:eastAsia="en-US"/>
          <w14:ligatures w14:val="standardContextual"/>
        </w:rPr>
        <w:lastRenderedPageBreak/>
        <w:t>Update Once Issue is found.</w:t>
      </w:r>
    </w:p>
    <w:p w14:paraId="3ACCC8D3" w14:textId="77777777" w:rsidR="000742D2" w:rsidRPr="00986908" w:rsidRDefault="000742D2" w:rsidP="0000202E">
      <w:pPr>
        <w:pStyle w:val="ListParagraph"/>
        <w:numPr>
          <w:ilvl w:val="4"/>
          <w:numId w:val="3"/>
        </w:numPr>
        <w:spacing w:after="160" w:line="360" w:lineRule="auto"/>
        <w:ind w:left="4253" w:hanging="992"/>
        <w:jc w:val="both"/>
        <w:rPr>
          <w:rFonts w:ascii="Arial" w:eastAsia="Aptos" w:hAnsi="Arial" w:cs="Arial"/>
          <w:kern w:val="2"/>
          <w:sz w:val="20"/>
          <w:szCs w:val="20"/>
          <w:lang w:eastAsia="en-US"/>
          <w14:ligatures w14:val="standardContextual"/>
        </w:rPr>
      </w:pPr>
      <w:r w:rsidRPr="00986908">
        <w:rPr>
          <w:rFonts w:ascii="Arial" w:eastAsia="Aptos" w:hAnsi="Arial" w:cs="Arial"/>
          <w:kern w:val="2"/>
          <w:sz w:val="20"/>
          <w:szCs w:val="20"/>
          <w:lang w:eastAsia="en-US"/>
          <w14:ligatures w14:val="standardContextual"/>
        </w:rPr>
        <w:t>Update once issue is resolved.</w:t>
      </w:r>
    </w:p>
    <w:p w14:paraId="5D411EEB" w14:textId="77777777" w:rsidR="000742D2" w:rsidRPr="00DC3F43" w:rsidRDefault="000742D2" w:rsidP="000742D2">
      <w:pPr>
        <w:spacing w:after="160" w:line="360" w:lineRule="auto"/>
        <w:jc w:val="both"/>
        <w:rPr>
          <w:rFonts w:ascii="Arial" w:eastAsia="Aptos" w:hAnsi="Arial" w:cs="Arial"/>
          <w:b/>
          <w:bCs/>
          <w:kern w:val="2"/>
          <w:sz w:val="20"/>
          <w:szCs w:val="20"/>
          <w:lang w:eastAsia="en-US"/>
          <w14:ligatures w14:val="standardContextual"/>
        </w:rPr>
      </w:pPr>
    </w:p>
    <w:p w14:paraId="264BF62A" w14:textId="77777777" w:rsidR="000742D2" w:rsidRDefault="000742D2" w:rsidP="0000202E">
      <w:pPr>
        <w:pStyle w:val="ListParagraph"/>
        <w:numPr>
          <w:ilvl w:val="1"/>
          <w:numId w:val="3"/>
        </w:numPr>
        <w:spacing w:after="160" w:line="360" w:lineRule="auto"/>
        <w:ind w:left="1418" w:hanging="709"/>
        <w:jc w:val="both"/>
        <w:rPr>
          <w:rFonts w:ascii="Arial" w:eastAsia="Aptos" w:hAnsi="Arial" w:cs="Arial"/>
          <w:b/>
          <w:bCs/>
          <w:kern w:val="2"/>
          <w:sz w:val="20"/>
          <w:szCs w:val="20"/>
          <w:lang w:eastAsia="en-US"/>
          <w14:ligatures w14:val="standardContextual"/>
        </w:rPr>
      </w:pPr>
      <w:r w:rsidRPr="00DC3F43">
        <w:rPr>
          <w:rFonts w:ascii="Arial" w:eastAsia="Aptos" w:hAnsi="Arial" w:cs="Arial"/>
          <w:b/>
          <w:bCs/>
          <w:kern w:val="2"/>
          <w:sz w:val="20"/>
          <w:szCs w:val="20"/>
          <w:lang w:eastAsia="en-US"/>
          <w14:ligatures w14:val="standardContextual"/>
        </w:rPr>
        <w:t>P1 Outages/ Queries and Resolution Times (4 to 6 Hours Resolution)</w:t>
      </w:r>
    </w:p>
    <w:p w14:paraId="746CB9CD" w14:textId="77777777" w:rsidR="000742D2" w:rsidRDefault="000742D2" w:rsidP="0000202E">
      <w:pPr>
        <w:numPr>
          <w:ilvl w:val="2"/>
          <w:numId w:val="3"/>
        </w:numPr>
        <w:spacing w:after="160" w:line="360" w:lineRule="auto"/>
        <w:ind w:left="2127" w:hanging="709"/>
        <w:rPr>
          <w:rFonts w:ascii="Arial" w:eastAsia="Aptos" w:hAnsi="Arial" w:cs="Arial"/>
          <w:b/>
          <w:bCs/>
          <w:kern w:val="2"/>
          <w:sz w:val="20"/>
          <w:szCs w:val="20"/>
          <w:lang w:eastAsia="en-US"/>
          <w14:ligatures w14:val="standardContextual"/>
        </w:rPr>
      </w:pPr>
      <w:r w:rsidRPr="00DC3F43">
        <w:rPr>
          <w:rFonts w:ascii="Arial" w:eastAsia="Aptos" w:hAnsi="Arial" w:cs="Arial"/>
          <w:b/>
          <w:bCs/>
          <w:kern w:val="2"/>
          <w:sz w:val="20"/>
          <w:szCs w:val="20"/>
          <w:lang w:eastAsia="en-US"/>
          <w14:ligatures w14:val="standardContextual"/>
        </w:rPr>
        <w:t>Times: 6 Hour(s) from Receiving/ Notifying Customer of Faul</w:t>
      </w:r>
      <w:r>
        <w:rPr>
          <w:rFonts w:ascii="Arial" w:eastAsia="Aptos" w:hAnsi="Arial" w:cs="Arial"/>
          <w:b/>
          <w:bCs/>
          <w:kern w:val="2"/>
          <w:sz w:val="20"/>
          <w:szCs w:val="20"/>
          <w:lang w:eastAsia="en-US"/>
          <w14:ligatures w14:val="standardContextual"/>
        </w:rPr>
        <w:t>t</w:t>
      </w:r>
    </w:p>
    <w:p w14:paraId="29C414C5" w14:textId="77777777" w:rsidR="000742D2" w:rsidRPr="00DC3F43" w:rsidRDefault="000742D2" w:rsidP="0000202E">
      <w:pPr>
        <w:numPr>
          <w:ilvl w:val="3"/>
          <w:numId w:val="3"/>
        </w:numPr>
        <w:spacing w:after="160" w:line="360" w:lineRule="auto"/>
        <w:ind w:left="3261" w:hanging="1134"/>
        <w:rPr>
          <w:rFonts w:ascii="Arial" w:eastAsia="Aptos" w:hAnsi="Arial" w:cs="Arial"/>
          <w:b/>
          <w:bCs/>
          <w:kern w:val="2"/>
          <w:sz w:val="20"/>
          <w:szCs w:val="20"/>
          <w:lang w:eastAsia="en-US"/>
          <w14:ligatures w14:val="standardContextual"/>
        </w:rPr>
      </w:pPr>
      <w:r w:rsidRPr="000F1A2A">
        <w:rPr>
          <w:rFonts w:ascii="Arial" w:eastAsia="Aptos" w:hAnsi="Arial" w:cs="Arial"/>
          <w:kern w:val="2"/>
          <w:sz w:val="20"/>
          <w:szCs w:val="20"/>
          <w:lang w:eastAsia="en-US"/>
          <w14:ligatures w14:val="standardContextual"/>
        </w:rPr>
        <w:t>First Response</w:t>
      </w:r>
      <w:r w:rsidRPr="00DC3F43">
        <w:rPr>
          <w:rFonts w:ascii="Arial" w:eastAsia="Aptos" w:hAnsi="Arial" w:cs="Arial"/>
          <w:b/>
          <w:bCs/>
          <w:kern w:val="2"/>
          <w:sz w:val="20"/>
          <w:szCs w:val="20"/>
          <w:lang w:eastAsia="en-US"/>
          <w14:ligatures w14:val="standardContextual"/>
        </w:rPr>
        <w:t xml:space="preserve"> </w:t>
      </w:r>
      <w:r w:rsidRPr="000F1A2A">
        <w:rPr>
          <w:rFonts w:ascii="Arial" w:eastAsia="Aptos" w:hAnsi="Arial" w:cs="Arial"/>
          <w:kern w:val="2"/>
          <w:sz w:val="20"/>
          <w:szCs w:val="20"/>
          <w:lang w:eastAsia="en-US"/>
          <w14:ligatures w14:val="standardContextual"/>
        </w:rPr>
        <w:t>1 Hour(s).</w:t>
      </w:r>
    </w:p>
    <w:p w14:paraId="625D910C" w14:textId="77777777" w:rsidR="000742D2" w:rsidRPr="000F1A2A" w:rsidRDefault="000742D2" w:rsidP="0000202E">
      <w:pPr>
        <w:numPr>
          <w:ilvl w:val="3"/>
          <w:numId w:val="3"/>
        </w:numPr>
        <w:spacing w:after="160" w:line="360" w:lineRule="auto"/>
        <w:ind w:left="3261" w:hanging="1134"/>
        <w:rPr>
          <w:rFonts w:ascii="Arial" w:eastAsia="Aptos" w:hAnsi="Arial" w:cs="Arial"/>
          <w:kern w:val="2"/>
          <w:sz w:val="20"/>
          <w:szCs w:val="20"/>
          <w:lang w:eastAsia="en-US"/>
          <w14:ligatures w14:val="standardContextual"/>
        </w:rPr>
      </w:pPr>
      <w:r w:rsidRPr="000F1A2A">
        <w:rPr>
          <w:rFonts w:ascii="Arial" w:eastAsia="Aptos" w:hAnsi="Arial" w:cs="Arial"/>
          <w:kern w:val="2"/>
          <w:sz w:val="20"/>
          <w:szCs w:val="20"/>
          <w:lang w:eastAsia="en-US"/>
          <w14:ligatures w14:val="standardContextual"/>
        </w:rPr>
        <w:t>Investigate Fiber (Multiple) – Single Line card 16 PON or Less</w:t>
      </w:r>
    </w:p>
    <w:p w14:paraId="3A925E23" w14:textId="77777777" w:rsidR="000742D2" w:rsidRPr="000742D2" w:rsidRDefault="000742D2" w:rsidP="0000202E">
      <w:pPr>
        <w:pStyle w:val="ListParagraph"/>
        <w:numPr>
          <w:ilvl w:val="4"/>
          <w:numId w:val="3"/>
        </w:numPr>
        <w:spacing w:after="160" w:line="360" w:lineRule="auto"/>
        <w:ind w:left="4253" w:hanging="992"/>
        <w:jc w:val="both"/>
        <w:rPr>
          <w:rFonts w:ascii="Arial" w:eastAsia="Aptos" w:hAnsi="Arial" w:cs="Arial"/>
          <w:kern w:val="2"/>
          <w:sz w:val="20"/>
          <w:szCs w:val="20"/>
          <w:lang w:eastAsia="en-US"/>
          <w14:ligatures w14:val="standardContextual"/>
        </w:rPr>
      </w:pPr>
      <w:r w:rsidRPr="000742D2">
        <w:rPr>
          <w:rFonts w:ascii="Arial" w:eastAsia="Aptos" w:hAnsi="Arial" w:cs="Arial"/>
          <w:kern w:val="2"/>
          <w:sz w:val="20"/>
          <w:szCs w:val="20"/>
          <w:lang w:eastAsia="en-US"/>
          <w14:ligatures w14:val="standardContextual"/>
        </w:rPr>
        <w:t>More than 4 PON</w:t>
      </w:r>
    </w:p>
    <w:p w14:paraId="1C324A52" w14:textId="77777777" w:rsidR="000742D2" w:rsidRPr="000742D2" w:rsidRDefault="000742D2" w:rsidP="0000202E">
      <w:pPr>
        <w:pStyle w:val="ListParagraph"/>
        <w:numPr>
          <w:ilvl w:val="4"/>
          <w:numId w:val="3"/>
        </w:numPr>
        <w:spacing w:after="160" w:line="360" w:lineRule="auto"/>
        <w:ind w:left="4253" w:hanging="992"/>
        <w:jc w:val="both"/>
        <w:rPr>
          <w:rFonts w:ascii="Arial" w:eastAsia="Aptos" w:hAnsi="Arial" w:cs="Arial"/>
          <w:kern w:val="2"/>
          <w:sz w:val="20"/>
          <w:szCs w:val="20"/>
          <w:lang w:eastAsia="en-US"/>
          <w14:ligatures w14:val="standardContextual"/>
        </w:rPr>
      </w:pPr>
      <w:r w:rsidRPr="000742D2">
        <w:rPr>
          <w:rFonts w:ascii="Arial" w:eastAsia="Aptos" w:hAnsi="Arial" w:cs="Arial"/>
          <w:kern w:val="2"/>
          <w:sz w:val="20"/>
          <w:szCs w:val="20"/>
          <w:lang w:eastAsia="en-US"/>
          <w14:ligatures w14:val="standardContextual"/>
        </w:rPr>
        <w:t>Notify to fibertime™</w:t>
      </w:r>
    </w:p>
    <w:p w14:paraId="5059EAF4" w14:textId="09D4E7DA" w:rsidR="000742D2" w:rsidRPr="000742D2" w:rsidRDefault="000742D2" w:rsidP="0000202E">
      <w:pPr>
        <w:pStyle w:val="ListParagraph"/>
        <w:numPr>
          <w:ilvl w:val="4"/>
          <w:numId w:val="3"/>
        </w:numPr>
        <w:spacing w:after="160" w:line="360" w:lineRule="auto"/>
        <w:ind w:left="4253" w:hanging="992"/>
        <w:jc w:val="both"/>
        <w:rPr>
          <w:rFonts w:ascii="Arial" w:eastAsia="Aptos" w:hAnsi="Arial" w:cs="Arial"/>
          <w:kern w:val="2"/>
          <w:sz w:val="20"/>
          <w:szCs w:val="20"/>
          <w:lang w:eastAsia="en-US"/>
          <w14:ligatures w14:val="standardContextual"/>
        </w:rPr>
      </w:pPr>
      <w:r w:rsidRPr="000742D2">
        <w:rPr>
          <w:rFonts w:ascii="Arial" w:eastAsia="Aptos" w:hAnsi="Arial" w:cs="Arial"/>
          <w:kern w:val="2"/>
          <w:sz w:val="20"/>
          <w:szCs w:val="20"/>
          <w:lang w:eastAsia="en-US"/>
          <w14:ligatures w14:val="standardContextual"/>
        </w:rPr>
        <w:t>Notify to fibertime™ Networks Senior Management and Group Management (where relevant)</w:t>
      </w:r>
    </w:p>
    <w:p w14:paraId="24977134" w14:textId="304419FE" w:rsidR="000742D2" w:rsidRPr="000742D2" w:rsidRDefault="000742D2" w:rsidP="0000202E">
      <w:pPr>
        <w:pStyle w:val="ListParagraph"/>
        <w:numPr>
          <w:ilvl w:val="4"/>
          <w:numId w:val="3"/>
        </w:numPr>
        <w:spacing w:after="160" w:line="360" w:lineRule="auto"/>
        <w:ind w:left="4253" w:hanging="992"/>
        <w:jc w:val="both"/>
        <w:rPr>
          <w:rFonts w:ascii="Arial" w:eastAsia="Aptos" w:hAnsi="Arial" w:cs="Arial"/>
          <w:kern w:val="2"/>
          <w:sz w:val="20"/>
          <w:szCs w:val="20"/>
          <w:lang w:eastAsia="en-US"/>
          <w14:ligatures w14:val="standardContextual"/>
        </w:rPr>
      </w:pPr>
      <w:r w:rsidRPr="000742D2">
        <w:rPr>
          <w:rFonts w:ascii="Arial" w:eastAsia="Aptos" w:hAnsi="Arial" w:cs="Arial"/>
          <w:kern w:val="2"/>
          <w:sz w:val="20"/>
          <w:szCs w:val="20"/>
          <w:lang w:eastAsia="en-US"/>
          <w14:ligatures w14:val="standardContextual"/>
        </w:rPr>
        <w:t>fibertime™ to Notify fibertime™ Networks of any occurrences</w:t>
      </w:r>
      <w:r w:rsidR="00E52F38">
        <w:rPr>
          <w:rFonts w:ascii="Arial" w:eastAsia="Aptos" w:hAnsi="Arial" w:cs="Arial"/>
          <w:kern w:val="2"/>
          <w:sz w:val="20"/>
          <w:szCs w:val="20"/>
          <w:lang w:eastAsia="en-US"/>
          <w14:ligatures w14:val="standardContextual"/>
        </w:rPr>
        <w:t xml:space="preserve"> </w:t>
      </w:r>
      <w:r w:rsidRPr="000742D2">
        <w:rPr>
          <w:rFonts w:ascii="Arial" w:eastAsia="Aptos" w:hAnsi="Arial" w:cs="Arial"/>
          <w:kern w:val="2"/>
          <w:sz w:val="20"/>
          <w:szCs w:val="20"/>
          <w:lang w:eastAsia="en-US"/>
          <w14:ligatures w14:val="standardContextual"/>
        </w:rPr>
        <w:t>that may largely service impacting.</w:t>
      </w:r>
    </w:p>
    <w:p w14:paraId="60DE9435" w14:textId="77777777" w:rsidR="000742D2" w:rsidRPr="000742D2" w:rsidRDefault="000742D2" w:rsidP="0000202E">
      <w:pPr>
        <w:numPr>
          <w:ilvl w:val="3"/>
          <w:numId w:val="3"/>
        </w:numPr>
        <w:spacing w:after="160" w:line="360" w:lineRule="auto"/>
        <w:ind w:left="3261" w:hanging="1134"/>
        <w:rPr>
          <w:rFonts w:ascii="Arial" w:eastAsia="Aptos" w:hAnsi="Arial" w:cs="Arial"/>
          <w:kern w:val="2"/>
          <w:sz w:val="20"/>
          <w:szCs w:val="20"/>
          <w:lang w:eastAsia="en-US"/>
          <w14:ligatures w14:val="standardContextual"/>
        </w:rPr>
      </w:pPr>
      <w:r w:rsidRPr="000742D2">
        <w:rPr>
          <w:rFonts w:ascii="Arial" w:eastAsia="Aptos" w:hAnsi="Arial" w:cs="Arial"/>
          <w:kern w:val="2"/>
          <w:sz w:val="20"/>
          <w:szCs w:val="20"/>
          <w:lang w:eastAsia="en-US"/>
          <w14:ligatures w14:val="standardContextual"/>
        </w:rPr>
        <w:t>Notify to All Parties on Finding the Fault and Updates Once Resolved</w:t>
      </w:r>
    </w:p>
    <w:p w14:paraId="55E8978F" w14:textId="77777777" w:rsidR="000742D2" w:rsidRPr="00DC3F43" w:rsidRDefault="000742D2" w:rsidP="0000202E">
      <w:pPr>
        <w:pStyle w:val="ListParagraph"/>
        <w:numPr>
          <w:ilvl w:val="1"/>
          <w:numId w:val="3"/>
        </w:numPr>
        <w:spacing w:after="160" w:line="360" w:lineRule="auto"/>
        <w:ind w:left="1418" w:hanging="709"/>
        <w:jc w:val="both"/>
        <w:rPr>
          <w:rFonts w:ascii="Arial" w:eastAsia="Aptos" w:hAnsi="Arial" w:cs="Arial"/>
          <w:b/>
          <w:bCs/>
          <w:kern w:val="2"/>
          <w:sz w:val="20"/>
          <w:szCs w:val="20"/>
          <w:lang w:eastAsia="en-US"/>
          <w14:ligatures w14:val="standardContextual"/>
        </w:rPr>
      </w:pPr>
      <w:r w:rsidRPr="00DC3F43">
        <w:rPr>
          <w:rFonts w:ascii="Arial" w:eastAsia="Aptos" w:hAnsi="Arial" w:cs="Arial"/>
          <w:b/>
          <w:bCs/>
          <w:kern w:val="2"/>
          <w:sz w:val="20"/>
          <w:szCs w:val="20"/>
          <w:lang w:eastAsia="en-US"/>
          <w14:ligatures w14:val="standardContextual"/>
        </w:rPr>
        <w:t>Times: 6 Hour(s) from Receiving Fault with Maintenance Team</w:t>
      </w:r>
    </w:p>
    <w:p w14:paraId="570B2EC7" w14:textId="77777777" w:rsidR="000742D2" w:rsidRPr="000742D2" w:rsidRDefault="000742D2" w:rsidP="0000202E">
      <w:pPr>
        <w:numPr>
          <w:ilvl w:val="2"/>
          <w:numId w:val="3"/>
        </w:numPr>
        <w:spacing w:after="160" w:line="360" w:lineRule="auto"/>
        <w:ind w:left="2127" w:hanging="709"/>
        <w:rPr>
          <w:rFonts w:ascii="Arial" w:eastAsia="Aptos" w:hAnsi="Arial" w:cs="Arial"/>
          <w:kern w:val="2"/>
          <w:sz w:val="20"/>
          <w:szCs w:val="20"/>
          <w:lang w:eastAsia="en-US"/>
          <w14:ligatures w14:val="standardContextual"/>
        </w:rPr>
      </w:pPr>
      <w:r w:rsidRPr="000742D2">
        <w:rPr>
          <w:rFonts w:ascii="Arial" w:eastAsia="Aptos" w:hAnsi="Arial" w:cs="Arial"/>
          <w:kern w:val="2"/>
          <w:sz w:val="20"/>
          <w:szCs w:val="20"/>
          <w:lang w:eastAsia="en-US"/>
          <w14:ligatures w14:val="standardContextual"/>
        </w:rPr>
        <w:t>First Response 1 Hour(s)</w:t>
      </w:r>
      <w:r w:rsidRPr="000742D2">
        <w:rPr>
          <w:rFonts w:ascii="Arial" w:eastAsia="Aptos" w:hAnsi="Arial" w:cs="Arial"/>
          <w:kern w:val="2"/>
          <w:sz w:val="20"/>
          <w:szCs w:val="20"/>
          <w:lang w:eastAsia="en-US"/>
          <w14:ligatures w14:val="standardContextual"/>
        </w:rPr>
        <w:tab/>
      </w:r>
    </w:p>
    <w:p w14:paraId="630E5C5C" w14:textId="77777777" w:rsidR="000742D2" w:rsidRPr="000742D2" w:rsidRDefault="000742D2" w:rsidP="0000202E">
      <w:pPr>
        <w:numPr>
          <w:ilvl w:val="2"/>
          <w:numId w:val="3"/>
        </w:numPr>
        <w:spacing w:after="160" w:line="360" w:lineRule="auto"/>
        <w:ind w:left="2127" w:hanging="709"/>
        <w:rPr>
          <w:rFonts w:ascii="Arial" w:eastAsia="Aptos" w:hAnsi="Arial" w:cs="Arial"/>
          <w:kern w:val="2"/>
          <w:sz w:val="20"/>
          <w:szCs w:val="20"/>
          <w:lang w:eastAsia="en-US"/>
          <w14:ligatures w14:val="standardContextual"/>
        </w:rPr>
      </w:pPr>
      <w:r w:rsidRPr="000742D2">
        <w:rPr>
          <w:rFonts w:ascii="Arial" w:eastAsia="Aptos" w:hAnsi="Arial" w:cs="Arial"/>
          <w:kern w:val="2"/>
          <w:sz w:val="20"/>
          <w:szCs w:val="20"/>
          <w:lang w:eastAsia="en-US"/>
          <w14:ligatures w14:val="standardContextual"/>
        </w:rPr>
        <w:t>Investigate Fiber (Multiple) – Multiple Line Cards or PONs more than 16</w:t>
      </w:r>
    </w:p>
    <w:p w14:paraId="38FA2DFB" w14:textId="77777777" w:rsidR="000742D2" w:rsidRPr="000742D2" w:rsidRDefault="000742D2" w:rsidP="0000202E">
      <w:pPr>
        <w:numPr>
          <w:ilvl w:val="3"/>
          <w:numId w:val="3"/>
        </w:numPr>
        <w:spacing w:after="160" w:line="360" w:lineRule="auto"/>
        <w:ind w:left="3261" w:hanging="1134"/>
        <w:rPr>
          <w:rFonts w:ascii="Arial" w:eastAsia="Aptos" w:hAnsi="Arial" w:cs="Arial"/>
          <w:kern w:val="2"/>
          <w:sz w:val="20"/>
          <w:szCs w:val="20"/>
          <w:lang w:eastAsia="en-US"/>
          <w14:ligatures w14:val="standardContextual"/>
        </w:rPr>
      </w:pPr>
      <w:r w:rsidRPr="000742D2">
        <w:rPr>
          <w:rFonts w:ascii="Arial" w:eastAsia="Aptos" w:hAnsi="Arial" w:cs="Arial"/>
          <w:kern w:val="2"/>
          <w:sz w:val="20"/>
          <w:szCs w:val="20"/>
          <w:lang w:eastAsia="en-US"/>
          <w14:ligatures w14:val="standardContextual"/>
        </w:rPr>
        <w:t>Notify to fibertime™</w:t>
      </w:r>
    </w:p>
    <w:p w14:paraId="70C2D9FC" w14:textId="6D9588FB" w:rsidR="000742D2" w:rsidRPr="000742D2" w:rsidRDefault="000742D2" w:rsidP="0000202E">
      <w:pPr>
        <w:numPr>
          <w:ilvl w:val="3"/>
          <w:numId w:val="3"/>
        </w:numPr>
        <w:spacing w:after="160" w:line="360" w:lineRule="auto"/>
        <w:ind w:left="3261" w:hanging="1134"/>
        <w:rPr>
          <w:rFonts w:ascii="Arial" w:eastAsia="Aptos" w:hAnsi="Arial" w:cs="Arial"/>
          <w:kern w:val="2"/>
          <w:sz w:val="20"/>
          <w:szCs w:val="20"/>
          <w:lang w:eastAsia="en-US"/>
          <w14:ligatures w14:val="standardContextual"/>
        </w:rPr>
      </w:pPr>
      <w:r w:rsidRPr="000742D2">
        <w:rPr>
          <w:rFonts w:ascii="Arial" w:eastAsia="Aptos" w:hAnsi="Arial" w:cs="Arial"/>
          <w:kern w:val="2"/>
          <w:sz w:val="20"/>
          <w:szCs w:val="20"/>
          <w:lang w:eastAsia="en-US"/>
          <w14:ligatures w14:val="standardContextual"/>
        </w:rPr>
        <w:t>Notify to fibertime™ Networks Senior Management and Group</w:t>
      </w:r>
      <w:r w:rsidR="000F1A2A">
        <w:rPr>
          <w:rFonts w:ascii="Arial" w:eastAsia="Aptos" w:hAnsi="Arial" w:cs="Arial"/>
          <w:kern w:val="2"/>
          <w:sz w:val="20"/>
          <w:szCs w:val="20"/>
          <w:lang w:eastAsia="en-US"/>
          <w14:ligatures w14:val="standardContextual"/>
        </w:rPr>
        <w:t xml:space="preserve"> </w:t>
      </w:r>
      <w:r w:rsidRPr="000742D2">
        <w:rPr>
          <w:rFonts w:ascii="Arial" w:eastAsia="Aptos" w:hAnsi="Arial" w:cs="Arial"/>
          <w:kern w:val="2"/>
          <w:sz w:val="20"/>
          <w:szCs w:val="20"/>
          <w:lang w:eastAsia="en-US"/>
          <w14:ligatures w14:val="standardContextual"/>
        </w:rPr>
        <w:t>Management (where relevant)</w:t>
      </w:r>
    </w:p>
    <w:p w14:paraId="7E3196A6" w14:textId="77777777" w:rsidR="000742D2" w:rsidRPr="000742D2" w:rsidRDefault="000742D2" w:rsidP="0000202E">
      <w:pPr>
        <w:numPr>
          <w:ilvl w:val="2"/>
          <w:numId w:val="3"/>
        </w:numPr>
        <w:spacing w:after="160" w:line="360" w:lineRule="auto"/>
        <w:ind w:left="2127" w:hanging="709"/>
        <w:rPr>
          <w:rFonts w:ascii="Arial" w:eastAsia="Aptos" w:hAnsi="Arial" w:cs="Arial"/>
          <w:kern w:val="2"/>
          <w:sz w:val="20"/>
          <w:szCs w:val="20"/>
          <w:lang w:eastAsia="en-US"/>
          <w14:ligatures w14:val="standardContextual"/>
        </w:rPr>
      </w:pPr>
      <w:r w:rsidRPr="000742D2">
        <w:rPr>
          <w:rFonts w:ascii="Arial" w:eastAsia="Aptos" w:hAnsi="Arial" w:cs="Arial"/>
          <w:kern w:val="2"/>
          <w:sz w:val="20"/>
          <w:szCs w:val="20"/>
          <w:lang w:eastAsia="en-US"/>
          <w14:ligatures w14:val="standardContextual"/>
        </w:rPr>
        <w:t>Notify to All Parties on Finding the Fault and Updates Once Resolved</w:t>
      </w:r>
    </w:p>
    <w:p w14:paraId="4F6D531E" w14:textId="77777777" w:rsidR="000742D2" w:rsidRPr="00DC3F43" w:rsidRDefault="000742D2" w:rsidP="0000202E">
      <w:pPr>
        <w:pStyle w:val="ListParagraph"/>
        <w:numPr>
          <w:ilvl w:val="1"/>
          <w:numId w:val="3"/>
        </w:numPr>
        <w:spacing w:after="160" w:line="360" w:lineRule="auto"/>
        <w:ind w:left="1418" w:hanging="709"/>
        <w:jc w:val="both"/>
        <w:rPr>
          <w:rFonts w:ascii="Arial" w:eastAsia="Aptos" w:hAnsi="Arial" w:cs="Arial"/>
          <w:b/>
          <w:bCs/>
          <w:kern w:val="2"/>
          <w:sz w:val="20"/>
          <w:szCs w:val="20"/>
          <w:lang w:eastAsia="en-US"/>
          <w14:ligatures w14:val="standardContextual"/>
        </w:rPr>
      </w:pPr>
      <w:r w:rsidRPr="00DC3F43">
        <w:rPr>
          <w:rFonts w:ascii="Arial" w:eastAsia="Aptos" w:hAnsi="Arial" w:cs="Arial"/>
          <w:b/>
          <w:bCs/>
          <w:kern w:val="2"/>
          <w:sz w:val="20"/>
          <w:szCs w:val="20"/>
          <w:lang w:eastAsia="en-US"/>
          <w14:ligatures w14:val="standardContextual"/>
        </w:rPr>
        <w:t>Times: 4 Hour(s) from Receiving Fault / Notify of Fault</w:t>
      </w:r>
    </w:p>
    <w:p w14:paraId="301A86A2" w14:textId="77777777" w:rsidR="000742D2" w:rsidRPr="000742D2" w:rsidRDefault="000742D2" w:rsidP="0000202E">
      <w:pPr>
        <w:numPr>
          <w:ilvl w:val="2"/>
          <w:numId w:val="3"/>
        </w:numPr>
        <w:spacing w:after="160" w:line="360" w:lineRule="auto"/>
        <w:ind w:left="2127" w:hanging="709"/>
        <w:rPr>
          <w:rFonts w:ascii="Arial" w:eastAsia="Aptos" w:hAnsi="Arial" w:cs="Arial"/>
          <w:kern w:val="2"/>
          <w:sz w:val="20"/>
          <w:szCs w:val="20"/>
          <w:lang w:eastAsia="en-US"/>
          <w14:ligatures w14:val="standardContextual"/>
        </w:rPr>
      </w:pPr>
      <w:r w:rsidRPr="000742D2">
        <w:rPr>
          <w:rFonts w:ascii="Arial" w:eastAsia="Aptos" w:hAnsi="Arial" w:cs="Arial"/>
          <w:kern w:val="2"/>
          <w:sz w:val="20"/>
          <w:szCs w:val="20"/>
          <w:lang w:eastAsia="en-US"/>
          <w14:ligatures w14:val="standardContextual"/>
        </w:rPr>
        <w:t>First Response 1 Hour(s)</w:t>
      </w:r>
    </w:p>
    <w:p w14:paraId="04ABBB70" w14:textId="77777777" w:rsidR="000742D2" w:rsidRPr="000742D2" w:rsidRDefault="000742D2" w:rsidP="0000202E">
      <w:pPr>
        <w:numPr>
          <w:ilvl w:val="3"/>
          <w:numId w:val="3"/>
        </w:numPr>
        <w:spacing w:after="160" w:line="360" w:lineRule="auto"/>
        <w:ind w:left="3261" w:hanging="1134"/>
        <w:rPr>
          <w:rFonts w:ascii="Arial" w:eastAsia="Aptos" w:hAnsi="Arial" w:cs="Arial"/>
          <w:kern w:val="2"/>
          <w:sz w:val="20"/>
          <w:szCs w:val="20"/>
          <w:lang w:eastAsia="en-US"/>
          <w14:ligatures w14:val="standardContextual"/>
        </w:rPr>
      </w:pPr>
      <w:r w:rsidRPr="000742D2">
        <w:rPr>
          <w:rFonts w:ascii="Arial" w:eastAsia="Aptos" w:hAnsi="Arial" w:cs="Arial"/>
          <w:kern w:val="2"/>
          <w:sz w:val="20"/>
          <w:szCs w:val="20"/>
          <w:lang w:eastAsia="en-US"/>
          <w14:ligatures w14:val="standardContextual"/>
        </w:rPr>
        <w:t xml:space="preserve">Investigate Fiber (Multiple) – P1 OLT/ Equipment Offline / Equipment </w:t>
      </w:r>
      <w:r w:rsidRPr="000742D2">
        <w:rPr>
          <w:rFonts w:ascii="Arial" w:eastAsia="Aptos" w:hAnsi="Arial" w:cs="Arial"/>
          <w:kern w:val="2"/>
          <w:sz w:val="20"/>
          <w:szCs w:val="20"/>
          <w:lang w:eastAsia="en-US"/>
          <w14:ligatures w14:val="standardContextual"/>
        </w:rPr>
        <w:tab/>
        <w:t>Failure.</w:t>
      </w:r>
    </w:p>
    <w:p w14:paraId="4B426F36" w14:textId="77777777" w:rsidR="000742D2" w:rsidRPr="000742D2" w:rsidRDefault="000742D2" w:rsidP="0000202E">
      <w:pPr>
        <w:pStyle w:val="ListParagraph"/>
        <w:numPr>
          <w:ilvl w:val="4"/>
          <w:numId w:val="3"/>
        </w:numPr>
        <w:spacing w:after="160" w:line="360" w:lineRule="auto"/>
        <w:ind w:left="4253" w:hanging="992"/>
        <w:jc w:val="both"/>
        <w:rPr>
          <w:rFonts w:ascii="Arial" w:eastAsia="Aptos" w:hAnsi="Arial" w:cs="Arial"/>
          <w:kern w:val="2"/>
          <w:sz w:val="20"/>
          <w:szCs w:val="20"/>
          <w:lang w:eastAsia="en-US"/>
          <w14:ligatures w14:val="standardContextual"/>
        </w:rPr>
      </w:pPr>
      <w:r w:rsidRPr="000742D2">
        <w:rPr>
          <w:rFonts w:ascii="Arial" w:eastAsia="Aptos" w:hAnsi="Arial" w:cs="Arial"/>
          <w:kern w:val="2"/>
          <w:sz w:val="20"/>
          <w:szCs w:val="20"/>
          <w:lang w:eastAsia="en-US"/>
          <w14:ligatures w14:val="standardContextual"/>
        </w:rPr>
        <w:t>Notify to fibertime™</w:t>
      </w:r>
    </w:p>
    <w:p w14:paraId="4EB134F2" w14:textId="77777777" w:rsidR="000742D2" w:rsidRPr="000742D2" w:rsidRDefault="000742D2" w:rsidP="0000202E">
      <w:pPr>
        <w:pStyle w:val="ListParagraph"/>
        <w:numPr>
          <w:ilvl w:val="4"/>
          <w:numId w:val="3"/>
        </w:numPr>
        <w:spacing w:after="160" w:line="360" w:lineRule="auto"/>
        <w:ind w:left="4253" w:hanging="992"/>
        <w:jc w:val="both"/>
        <w:rPr>
          <w:rFonts w:ascii="Arial" w:eastAsia="Aptos" w:hAnsi="Arial" w:cs="Arial"/>
          <w:kern w:val="2"/>
          <w:sz w:val="20"/>
          <w:szCs w:val="20"/>
          <w:lang w:eastAsia="en-US"/>
          <w14:ligatures w14:val="standardContextual"/>
        </w:rPr>
      </w:pPr>
      <w:r w:rsidRPr="000742D2">
        <w:rPr>
          <w:rFonts w:ascii="Arial" w:eastAsia="Aptos" w:hAnsi="Arial" w:cs="Arial"/>
          <w:kern w:val="2"/>
          <w:sz w:val="20"/>
          <w:szCs w:val="20"/>
          <w:lang w:eastAsia="en-US"/>
          <w14:ligatures w14:val="standardContextual"/>
        </w:rPr>
        <w:t xml:space="preserve">Notify to fibertime™ Networks Senior Management and Group </w:t>
      </w:r>
      <w:r w:rsidRPr="000742D2">
        <w:rPr>
          <w:rFonts w:ascii="Arial" w:eastAsia="Aptos" w:hAnsi="Arial" w:cs="Arial"/>
          <w:kern w:val="2"/>
          <w:sz w:val="20"/>
          <w:szCs w:val="20"/>
          <w:lang w:eastAsia="en-US"/>
          <w14:ligatures w14:val="standardContextual"/>
        </w:rPr>
        <w:tab/>
        <w:t>Management (where relevant)</w:t>
      </w:r>
    </w:p>
    <w:p w14:paraId="7F4908F1" w14:textId="77777777" w:rsidR="000742D2" w:rsidRPr="00B10B2C" w:rsidRDefault="000742D2" w:rsidP="000742D2">
      <w:pPr>
        <w:spacing w:after="0" w:line="360" w:lineRule="auto"/>
        <w:rPr>
          <w:rFonts w:ascii="Arial" w:hAnsi="Arial" w:cs="Arial"/>
          <w:sz w:val="20"/>
          <w:szCs w:val="20"/>
        </w:rPr>
      </w:pPr>
    </w:p>
    <w:p w14:paraId="2FE90E5F" w14:textId="77777777" w:rsidR="000742D2" w:rsidRPr="00B10B2C" w:rsidRDefault="000742D2" w:rsidP="000742D2">
      <w:pPr>
        <w:spacing w:after="0" w:line="360" w:lineRule="auto"/>
        <w:rPr>
          <w:rFonts w:ascii="Arial" w:hAnsi="Arial" w:cs="Arial"/>
          <w:sz w:val="20"/>
          <w:szCs w:val="20"/>
        </w:rPr>
      </w:pPr>
    </w:p>
    <w:p w14:paraId="1AD92011" w14:textId="77777777" w:rsidR="000742D2" w:rsidRPr="00B10B2C" w:rsidRDefault="000742D2" w:rsidP="000742D2">
      <w:pPr>
        <w:spacing w:after="0" w:line="360" w:lineRule="auto"/>
        <w:rPr>
          <w:rFonts w:ascii="Arial" w:hAnsi="Arial" w:cs="Arial"/>
          <w:sz w:val="20"/>
          <w:szCs w:val="20"/>
        </w:rPr>
      </w:pPr>
    </w:p>
    <w:p w14:paraId="466124E8" w14:textId="0DF8D0DA" w:rsidR="00986908" w:rsidRDefault="00986908" w:rsidP="00986908">
      <w:pPr>
        <w:pStyle w:val="Clause1Head"/>
        <w:numPr>
          <w:ilvl w:val="0"/>
          <w:numId w:val="0"/>
        </w:numPr>
        <w:tabs>
          <w:tab w:val="left" w:pos="720"/>
        </w:tabs>
        <w:rPr>
          <w:rFonts w:cs="Arial"/>
        </w:rPr>
      </w:pPr>
      <w:bookmarkStart w:id="43" w:name="_Toc160188502"/>
      <w:r>
        <w:rPr>
          <w:rFonts w:cs="Arial"/>
        </w:rPr>
        <w:lastRenderedPageBreak/>
        <w:t>APPENDIX B: SERVICE PROVIDER DUTIES</w:t>
      </w:r>
      <w:bookmarkEnd w:id="43"/>
    </w:p>
    <w:p w14:paraId="17D1B3D9" w14:textId="4B7B51D1" w:rsidR="00986908" w:rsidRPr="00666FC5" w:rsidRDefault="00986908" w:rsidP="00986908">
      <w:pPr>
        <w:pStyle w:val="Clause1Head"/>
        <w:numPr>
          <w:ilvl w:val="0"/>
          <w:numId w:val="0"/>
        </w:numPr>
        <w:tabs>
          <w:tab w:val="left" w:pos="720"/>
        </w:tabs>
        <w:rPr>
          <w:rFonts w:cs="Arial"/>
        </w:rPr>
      </w:pPr>
      <w:r>
        <w:rPr>
          <w:rFonts w:cs="Arial"/>
        </w:rPr>
        <w:t>Contractor Duties and responsibilities Included in maintenance SLA</w:t>
      </w:r>
    </w:p>
    <w:p w14:paraId="62ED3DF5" w14:textId="75E25168" w:rsidR="00986908" w:rsidRDefault="003D25E8" w:rsidP="0000202E">
      <w:pPr>
        <w:pStyle w:val="Clause1Head"/>
        <w:numPr>
          <w:ilvl w:val="0"/>
          <w:numId w:val="6"/>
        </w:numPr>
        <w:shd w:val="clear" w:color="auto" w:fill="FFFFFF" w:themeFill="background1"/>
        <w:tabs>
          <w:tab w:val="left" w:pos="709"/>
        </w:tabs>
        <w:spacing w:before="120" w:after="120" w:line="360" w:lineRule="auto"/>
        <w:ind w:left="709" w:hanging="709"/>
      </w:pPr>
      <w:r>
        <w:rPr>
          <w:rFonts w:cs="Arial"/>
        </w:rPr>
        <w:t>Point of Presence (“</w:t>
      </w:r>
      <w:r w:rsidR="00986908" w:rsidRPr="004562CF">
        <w:rPr>
          <w:rFonts w:cs="Arial"/>
        </w:rPr>
        <w:t>POP</w:t>
      </w:r>
      <w:r>
        <w:rPr>
          <w:rFonts w:cs="Arial"/>
        </w:rPr>
        <w:t>”)</w:t>
      </w:r>
    </w:p>
    <w:p w14:paraId="426ECDB3" w14:textId="77777777" w:rsidR="00986908" w:rsidRPr="00A2147E" w:rsidRDefault="00986908" w:rsidP="0000202E">
      <w:pPr>
        <w:pStyle w:val="Clause1Head"/>
        <w:numPr>
          <w:ilvl w:val="1"/>
          <w:numId w:val="6"/>
        </w:numPr>
        <w:shd w:val="clear" w:color="auto" w:fill="FFFFFF" w:themeFill="background1"/>
        <w:tabs>
          <w:tab w:val="left" w:pos="709"/>
        </w:tabs>
        <w:spacing w:before="120" w:after="120" w:line="360" w:lineRule="auto"/>
        <w:ind w:left="1418" w:hanging="709"/>
        <w:rPr>
          <w:b w:val="0"/>
          <w:bCs/>
        </w:rPr>
      </w:pPr>
      <w:r w:rsidRPr="00A2147E">
        <w:rPr>
          <w:b w:val="0"/>
          <w:bCs/>
        </w:rPr>
        <w:t>Repairs</w:t>
      </w:r>
    </w:p>
    <w:p w14:paraId="14F2C19B" w14:textId="5208AA69" w:rsidR="00A2147E" w:rsidRDefault="00986908" w:rsidP="00CE7AF2">
      <w:pPr>
        <w:pStyle w:val="Clause1Head"/>
        <w:numPr>
          <w:ilvl w:val="2"/>
          <w:numId w:val="6"/>
        </w:numPr>
        <w:shd w:val="clear" w:color="auto" w:fill="FFFFFF" w:themeFill="background1"/>
        <w:spacing w:before="120" w:after="120" w:line="360" w:lineRule="auto"/>
        <w:ind w:left="2127" w:hanging="709"/>
        <w:rPr>
          <w:b w:val="0"/>
          <w:bCs/>
        </w:rPr>
      </w:pPr>
      <w:r w:rsidRPr="002C3BB0">
        <w:rPr>
          <w:b w:val="0"/>
          <w:bCs/>
        </w:rPr>
        <w:t xml:space="preserve">Repairs or replacement of equipment or cabling within the pop will be performed by selected maintenance personnel and consumables used if not provided will be invoiced at the end of the month. If the personnel cannot perform required work, the contractor will need to have an external resource perform the work once approved by </w:t>
      </w:r>
      <w:bookmarkStart w:id="44" w:name="_Int_64epjk91"/>
      <w:r w:rsidRPr="002C3BB0">
        <w:rPr>
          <w:b w:val="0"/>
          <w:bCs/>
        </w:rPr>
        <w:t>fibertime</w:t>
      </w:r>
      <w:bookmarkEnd w:id="44"/>
      <w:r w:rsidRPr="002C3BB0">
        <w:rPr>
          <w:b w:val="0"/>
          <w:bCs/>
        </w:rPr>
        <w:t>™. All costs associated with work done will be passed on with original invoices to fibertime™.</w:t>
      </w:r>
    </w:p>
    <w:p w14:paraId="5484E045" w14:textId="77777777" w:rsidR="00A958F9" w:rsidRPr="00CE7AF2" w:rsidRDefault="00A958F9" w:rsidP="00A958F9">
      <w:pPr>
        <w:pStyle w:val="Clause1Head"/>
        <w:numPr>
          <w:ilvl w:val="0"/>
          <w:numId w:val="0"/>
        </w:numPr>
        <w:shd w:val="clear" w:color="auto" w:fill="FFFFFF" w:themeFill="background1"/>
        <w:spacing w:before="120" w:after="120" w:line="360" w:lineRule="auto"/>
        <w:ind w:left="720" w:hanging="720"/>
        <w:rPr>
          <w:b w:val="0"/>
          <w:bCs/>
        </w:rPr>
      </w:pPr>
    </w:p>
    <w:p w14:paraId="45048C7E" w14:textId="77777777" w:rsidR="00986908" w:rsidRPr="00A2147E" w:rsidRDefault="00986908" w:rsidP="0000202E">
      <w:pPr>
        <w:pStyle w:val="Clause1Head"/>
        <w:numPr>
          <w:ilvl w:val="1"/>
          <w:numId w:val="6"/>
        </w:numPr>
        <w:shd w:val="clear" w:color="auto" w:fill="FFFFFF" w:themeFill="background1"/>
        <w:tabs>
          <w:tab w:val="left" w:pos="709"/>
        </w:tabs>
        <w:spacing w:before="120" w:after="120" w:line="360" w:lineRule="auto"/>
        <w:ind w:left="1418" w:hanging="709"/>
        <w:rPr>
          <w:b w:val="0"/>
          <w:bCs/>
        </w:rPr>
      </w:pPr>
      <w:r w:rsidRPr="00A2147E">
        <w:rPr>
          <w:b w:val="0"/>
          <w:bCs/>
        </w:rPr>
        <w:t>Equipment</w:t>
      </w:r>
    </w:p>
    <w:p w14:paraId="7773C791" w14:textId="538BE935" w:rsidR="00A2147E" w:rsidRDefault="00986908" w:rsidP="00CE7AF2">
      <w:pPr>
        <w:pStyle w:val="Clause1Head"/>
        <w:numPr>
          <w:ilvl w:val="2"/>
          <w:numId w:val="6"/>
        </w:numPr>
        <w:shd w:val="clear" w:color="auto" w:fill="FFFFFF" w:themeFill="background1"/>
        <w:spacing w:before="120" w:after="120" w:line="360" w:lineRule="auto"/>
        <w:ind w:left="2127" w:hanging="709"/>
        <w:rPr>
          <w:b w:val="0"/>
          <w:bCs/>
        </w:rPr>
      </w:pPr>
      <w:r w:rsidRPr="00885374">
        <w:rPr>
          <w:b w:val="0"/>
          <w:bCs/>
        </w:rPr>
        <w:t xml:space="preserve">Contractor will be responsible for replacing or installing new equipment provided by fibertime™ Inclusive of wiring and patching where necessary. If the contractor cannot perform the duties pertaining to electrical work, they can notify the relevant parties and they can fulfil this requirement with an electrician and costs can be passed on to fibertime™. </w:t>
      </w:r>
    </w:p>
    <w:p w14:paraId="7A391CE6" w14:textId="77777777" w:rsidR="00A958F9" w:rsidRPr="00CE7AF2" w:rsidRDefault="00A958F9" w:rsidP="00A958F9">
      <w:pPr>
        <w:pStyle w:val="Clause1Head"/>
        <w:numPr>
          <w:ilvl w:val="0"/>
          <w:numId w:val="0"/>
        </w:numPr>
        <w:shd w:val="clear" w:color="auto" w:fill="FFFFFF" w:themeFill="background1"/>
        <w:spacing w:before="120" w:after="120" w:line="360" w:lineRule="auto"/>
        <w:ind w:left="720" w:hanging="720"/>
        <w:rPr>
          <w:b w:val="0"/>
          <w:bCs/>
        </w:rPr>
      </w:pPr>
    </w:p>
    <w:p w14:paraId="2CFEE0D4" w14:textId="77777777" w:rsidR="00986908" w:rsidRPr="00A2147E" w:rsidRDefault="00986908" w:rsidP="0000202E">
      <w:pPr>
        <w:pStyle w:val="Clause1Head"/>
        <w:numPr>
          <w:ilvl w:val="1"/>
          <w:numId w:val="6"/>
        </w:numPr>
        <w:shd w:val="clear" w:color="auto" w:fill="FFFFFF" w:themeFill="background1"/>
        <w:tabs>
          <w:tab w:val="left" w:pos="709"/>
        </w:tabs>
        <w:spacing w:before="120" w:after="120" w:line="360" w:lineRule="auto"/>
        <w:ind w:left="1418" w:hanging="709"/>
        <w:rPr>
          <w:b w:val="0"/>
          <w:bCs/>
        </w:rPr>
      </w:pPr>
      <w:r w:rsidRPr="00A2147E">
        <w:rPr>
          <w:b w:val="0"/>
          <w:bCs/>
        </w:rPr>
        <w:t>Electrical</w:t>
      </w:r>
    </w:p>
    <w:p w14:paraId="4903E42E" w14:textId="77777777" w:rsidR="00986908" w:rsidRPr="009B3A6C" w:rsidRDefault="00986908" w:rsidP="0000202E">
      <w:pPr>
        <w:pStyle w:val="Clause1Head"/>
        <w:numPr>
          <w:ilvl w:val="2"/>
          <w:numId w:val="6"/>
        </w:numPr>
        <w:shd w:val="clear" w:color="auto" w:fill="FFFFFF" w:themeFill="background1"/>
        <w:spacing w:before="120" w:after="120" w:line="360" w:lineRule="auto"/>
        <w:ind w:left="2127" w:hanging="709"/>
        <w:rPr>
          <w:b w:val="0"/>
          <w:bCs/>
        </w:rPr>
      </w:pPr>
      <w:r w:rsidRPr="009B3A6C">
        <w:rPr>
          <w:b w:val="0"/>
          <w:bCs/>
        </w:rPr>
        <w:t>Electrical work required will be performed by a qualified electrician and a COC will be provided after any work is completed.</w:t>
      </w:r>
    </w:p>
    <w:p w14:paraId="2F9914C0" w14:textId="59E20F1C" w:rsidR="00986908" w:rsidRDefault="00986908" w:rsidP="0000202E">
      <w:pPr>
        <w:pStyle w:val="Clause1Head"/>
        <w:numPr>
          <w:ilvl w:val="2"/>
          <w:numId w:val="6"/>
        </w:numPr>
        <w:shd w:val="clear" w:color="auto" w:fill="FFFFFF" w:themeFill="background1"/>
        <w:spacing w:before="120" w:after="120" w:line="360" w:lineRule="auto"/>
        <w:ind w:left="2127" w:hanging="709"/>
        <w:rPr>
          <w:b w:val="0"/>
          <w:bCs/>
        </w:rPr>
      </w:pPr>
      <w:r w:rsidRPr="009B3A6C">
        <w:rPr>
          <w:b w:val="0"/>
          <w:bCs/>
        </w:rPr>
        <w:t>Generators and aircons will be serviced as required as per service calendar, responsibility of this will fall onto the contractor to get trustworthy companies to provide this service or enlisting the help of fibertime™ to provide a company to</w:t>
      </w:r>
      <w:r w:rsidR="00CE7AF2">
        <w:rPr>
          <w:b w:val="0"/>
          <w:bCs/>
        </w:rPr>
        <w:t xml:space="preserve"> </w:t>
      </w:r>
      <w:r w:rsidRPr="009B3A6C">
        <w:rPr>
          <w:b w:val="0"/>
          <w:bCs/>
        </w:rPr>
        <w:lastRenderedPageBreak/>
        <w:t>assist. The work will be managed by the contractor, quotes, costs, and invoices will be passed on at the end of the month to fibertime™.</w:t>
      </w:r>
    </w:p>
    <w:p w14:paraId="08873E67" w14:textId="77777777" w:rsidR="00A958F9" w:rsidRPr="009B3A6C" w:rsidRDefault="00A958F9" w:rsidP="00A958F9">
      <w:pPr>
        <w:pStyle w:val="Clause1Head"/>
        <w:numPr>
          <w:ilvl w:val="0"/>
          <w:numId w:val="0"/>
        </w:numPr>
        <w:shd w:val="clear" w:color="auto" w:fill="FFFFFF" w:themeFill="background1"/>
        <w:spacing w:before="120" w:after="120" w:line="360" w:lineRule="auto"/>
        <w:ind w:left="720" w:hanging="720"/>
        <w:rPr>
          <w:b w:val="0"/>
          <w:bCs/>
        </w:rPr>
      </w:pPr>
    </w:p>
    <w:p w14:paraId="1EBDC5B2" w14:textId="77777777" w:rsidR="00986908" w:rsidRPr="00A2147E" w:rsidRDefault="00986908" w:rsidP="0000202E">
      <w:pPr>
        <w:pStyle w:val="Clause1Head"/>
        <w:numPr>
          <w:ilvl w:val="1"/>
          <w:numId w:val="6"/>
        </w:numPr>
        <w:shd w:val="clear" w:color="auto" w:fill="FFFFFF" w:themeFill="background1"/>
        <w:tabs>
          <w:tab w:val="left" w:pos="709"/>
        </w:tabs>
        <w:spacing w:before="120" w:after="120" w:line="360" w:lineRule="auto"/>
        <w:ind w:left="1418" w:hanging="709"/>
        <w:rPr>
          <w:b w:val="0"/>
          <w:bCs/>
        </w:rPr>
      </w:pPr>
      <w:r w:rsidRPr="00A2147E">
        <w:rPr>
          <w:b w:val="0"/>
          <w:bCs/>
        </w:rPr>
        <w:t>Inspections and Checks</w:t>
      </w:r>
    </w:p>
    <w:p w14:paraId="7155FD20" w14:textId="77777777" w:rsidR="00986908" w:rsidRPr="009B3A6C" w:rsidRDefault="00986908" w:rsidP="0000202E">
      <w:pPr>
        <w:pStyle w:val="Clause1Head"/>
        <w:numPr>
          <w:ilvl w:val="2"/>
          <w:numId w:val="6"/>
        </w:numPr>
        <w:shd w:val="clear" w:color="auto" w:fill="FFFFFF" w:themeFill="background1"/>
        <w:spacing w:before="120" w:after="120" w:line="360" w:lineRule="auto"/>
        <w:ind w:left="2127" w:hanging="709"/>
        <w:rPr>
          <w:b w:val="0"/>
          <w:bCs/>
        </w:rPr>
      </w:pPr>
      <w:r w:rsidRPr="009B3A6C">
        <w:rPr>
          <w:b w:val="0"/>
          <w:bCs/>
        </w:rPr>
        <w:t>Mandatory weekly, fortnightly and monthly checks will need to be performed.</w:t>
      </w:r>
    </w:p>
    <w:p w14:paraId="0ADCAF10" w14:textId="77777777" w:rsidR="00986908" w:rsidRPr="009B3A6C" w:rsidRDefault="00986908" w:rsidP="0000202E">
      <w:pPr>
        <w:pStyle w:val="Clause1Head"/>
        <w:numPr>
          <w:ilvl w:val="2"/>
          <w:numId w:val="6"/>
        </w:numPr>
        <w:shd w:val="clear" w:color="auto" w:fill="FFFFFF" w:themeFill="background1"/>
        <w:spacing w:before="120" w:after="120" w:line="360" w:lineRule="auto"/>
        <w:ind w:left="2127" w:hanging="709"/>
        <w:rPr>
          <w:b w:val="0"/>
          <w:bCs/>
        </w:rPr>
      </w:pPr>
      <w:r w:rsidRPr="009B3A6C">
        <w:rPr>
          <w:b w:val="0"/>
          <w:bCs/>
        </w:rPr>
        <w:t>These checks will include a standard check list of items, cleaning and reporting of issues discovered.</w:t>
      </w:r>
    </w:p>
    <w:p w14:paraId="4F34A4CB" w14:textId="77777777" w:rsidR="00986908" w:rsidRDefault="00986908" w:rsidP="0000202E">
      <w:pPr>
        <w:pStyle w:val="Clause1Head"/>
        <w:numPr>
          <w:ilvl w:val="2"/>
          <w:numId w:val="6"/>
        </w:numPr>
        <w:shd w:val="clear" w:color="auto" w:fill="FFFFFF" w:themeFill="background1"/>
        <w:spacing w:before="120" w:after="120" w:line="360" w:lineRule="auto"/>
        <w:ind w:left="2127" w:hanging="709"/>
        <w:rPr>
          <w:b w:val="0"/>
          <w:bCs/>
        </w:rPr>
      </w:pPr>
      <w:r w:rsidRPr="009B3A6C">
        <w:rPr>
          <w:b w:val="0"/>
          <w:bCs/>
        </w:rPr>
        <w:t>Checks will be documented and double checked on a semi regular basis by local fibertime™ employees.</w:t>
      </w:r>
    </w:p>
    <w:p w14:paraId="70A810FF" w14:textId="77777777" w:rsidR="00A958F9" w:rsidRPr="009B3A6C" w:rsidRDefault="00A958F9" w:rsidP="00A958F9">
      <w:pPr>
        <w:pStyle w:val="Clause1Head"/>
        <w:numPr>
          <w:ilvl w:val="0"/>
          <w:numId w:val="0"/>
        </w:numPr>
        <w:shd w:val="clear" w:color="auto" w:fill="FFFFFF" w:themeFill="background1"/>
        <w:spacing w:before="120" w:after="120" w:line="360" w:lineRule="auto"/>
        <w:ind w:left="720" w:hanging="720"/>
        <w:rPr>
          <w:b w:val="0"/>
          <w:bCs/>
        </w:rPr>
      </w:pPr>
    </w:p>
    <w:p w14:paraId="31A2F17D" w14:textId="77777777" w:rsidR="00986908" w:rsidRDefault="00986908" w:rsidP="0000202E">
      <w:pPr>
        <w:pStyle w:val="Clause1Head"/>
        <w:numPr>
          <w:ilvl w:val="1"/>
          <w:numId w:val="6"/>
        </w:numPr>
        <w:shd w:val="clear" w:color="auto" w:fill="FFFFFF" w:themeFill="background1"/>
        <w:tabs>
          <w:tab w:val="left" w:pos="709"/>
        </w:tabs>
        <w:spacing w:before="120" w:after="120" w:line="360" w:lineRule="auto"/>
        <w:ind w:left="1418" w:hanging="709"/>
      </w:pPr>
      <w:r w:rsidRPr="00A2147E">
        <w:rPr>
          <w:b w:val="0"/>
          <w:bCs/>
        </w:rPr>
        <w:t>Oversight</w:t>
      </w:r>
    </w:p>
    <w:p w14:paraId="531717E9" w14:textId="77777777" w:rsidR="00986908" w:rsidRDefault="00986908" w:rsidP="0000202E">
      <w:pPr>
        <w:pStyle w:val="Clause1Head"/>
        <w:numPr>
          <w:ilvl w:val="2"/>
          <w:numId w:val="6"/>
        </w:numPr>
        <w:shd w:val="clear" w:color="auto" w:fill="FFFFFF" w:themeFill="background1"/>
        <w:spacing w:before="120" w:after="120" w:line="360" w:lineRule="auto"/>
        <w:ind w:left="2127" w:hanging="709"/>
        <w:rPr>
          <w:b w:val="0"/>
          <w:bCs/>
        </w:rPr>
      </w:pPr>
      <w:r w:rsidRPr="00D80F6B">
        <w:rPr>
          <w:b w:val="0"/>
          <w:bCs/>
        </w:rPr>
        <w:t>Contractor will need to provide personnel to oversee work being done on the pop by external companies.</w:t>
      </w:r>
    </w:p>
    <w:p w14:paraId="0BB618B4" w14:textId="77777777" w:rsidR="00A958F9" w:rsidRPr="00D80F6B" w:rsidRDefault="00A958F9" w:rsidP="00A958F9">
      <w:pPr>
        <w:pStyle w:val="Clause1Head"/>
        <w:numPr>
          <w:ilvl w:val="0"/>
          <w:numId w:val="0"/>
        </w:numPr>
        <w:shd w:val="clear" w:color="auto" w:fill="FFFFFF" w:themeFill="background1"/>
        <w:spacing w:before="120" w:after="120" w:line="360" w:lineRule="auto"/>
        <w:ind w:left="720" w:hanging="720"/>
        <w:rPr>
          <w:b w:val="0"/>
          <w:bCs/>
        </w:rPr>
      </w:pPr>
    </w:p>
    <w:p w14:paraId="37FD14C5" w14:textId="77777777" w:rsidR="00986908" w:rsidRPr="00D80F6B" w:rsidRDefault="00986908" w:rsidP="0000202E">
      <w:pPr>
        <w:pStyle w:val="Clause1Head"/>
        <w:numPr>
          <w:ilvl w:val="1"/>
          <w:numId w:val="6"/>
        </w:numPr>
        <w:shd w:val="clear" w:color="auto" w:fill="FFFFFF" w:themeFill="background1"/>
        <w:tabs>
          <w:tab w:val="left" w:pos="709"/>
        </w:tabs>
        <w:spacing w:before="120" w:after="120" w:line="360" w:lineRule="auto"/>
        <w:ind w:left="1418" w:hanging="709"/>
        <w:rPr>
          <w:b w:val="0"/>
          <w:bCs/>
        </w:rPr>
      </w:pPr>
      <w:r w:rsidRPr="00D80F6B">
        <w:rPr>
          <w:b w:val="0"/>
          <w:bCs/>
        </w:rPr>
        <w:t>Smart Remote hands</w:t>
      </w:r>
    </w:p>
    <w:p w14:paraId="03129C37" w14:textId="77777777" w:rsidR="00986908" w:rsidRDefault="00986908" w:rsidP="0000202E">
      <w:pPr>
        <w:pStyle w:val="Clause1Head"/>
        <w:numPr>
          <w:ilvl w:val="2"/>
          <w:numId w:val="6"/>
        </w:numPr>
        <w:shd w:val="clear" w:color="auto" w:fill="FFFFFF" w:themeFill="background1"/>
        <w:spacing w:before="120" w:after="120" w:line="360" w:lineRule="auto"/>
        <w:ind w:left="2127" w:hanging="709"/>
        <w:rPr>
          <w:b w:val="0"/>
          <w:bCs/>
        </w:rPr>
      </w:pPr>
      <w:r w:rsidRPr="00D80F6B">
        <w:rPr>
          <w:b w:val="0"/>
          <w:bCs/>
        </w:rPr>
        <w:t>On request, an individual that can assist fibertime™ with a laptop for remote connection to access hardware or software within pops or other locations.</w:t>
      </w:r>
    </w:p>
    <w:p w14:paraId="68710C0E" w14:textId="77777777" w:rsidR="00A958F9" w:rsidRPr="00D80F6B" w:rsidRDefault="00A958F9" w:rsidP="00A958F9">
      <w:pPr>
        <w:pStyle w:val="Clause1Head"/>
        <w:numPr>
          <w:ilvl w:val="0"/>
          <w:numId w:val="0"/>
        </w:numPr>
        <w:shd w:val="clear" w:color="auto" w:fill="FFFFFF" w:themeFill="background1"/>
        <w:spacing w:before="120" w:after="120" w:line="360" w:lineRule="auto"/>
        <w:ind w:left="720" w:hanging="720"/>
        <w:rPr>
          <w:b w:val="0"/>
          <w:bCs/>
        </w:rPr>
      </w:pPr>
    </w:p>
    <w:p w14:paraId="7BFFAADD" w14:textId="77777777" w:rsidR="00986908" w:rsidRPr="00D80F6B" w:rsidRDefault="00986908" w:rsidP="0000202E">
      <w:pPr>
        <w:pStyle w:val="Clause1Head"/>
        <w:numPr>
          <w:ilvl w:val="1"/>
          <w:numId w:val="6"/>
        </w:numPr>
        <w:shd w:val="clear" w:color="auto" w:fill="FFFFFF" w:themeFill="background1"/>
        <w:tabs>
          <w:tab w:val="left" w:pos="709"/>
        </w:tabs>
        <w:spacing w:before="120" w:after="120" w:line="360" w:lineRule="auto"/>
        <w:ind w:left="1418" w:hanging="709"/>
        <w:rPr>
          <w:b w:val="0"/>
          <w:bCs/>
        </w:rPr>
      </w:pPr>
      <w:r w:rsidRPr="00D80F6B">
        <w:rPr>
          <w:b w:val="0"/>
          <w:bCs/>
        </w:rPr>
        <w:t>Infrastructure</w:t>
      </w:r>
    </w:p>
    <w:p w14:paraId="1A4AEC08" w14:textId="77777777" w:rsidR="00986908" w:rsidRPr="00D80F6B" w:rsidRDefault="00986908" w:rsidP="0000202E">
      <w:pPr>
        <w:pStyle w:val="Clause1Head"/>
        <w:numPr>
          <w:ilvl w:val="2"/>
          <w:numId w:val="6"/>
        </w:numPr>
        <w:shd w:val="clear" w:color="auto" w:fill="FFFFFF" w:themeFill="background1"/>
        <w:spacing w:before="120" w:after="120" w:line="360" w:lineRule="auto"/>
        <w:ind w:left="2127" w:hanging="709"/>
        <w:rPr>
          <w:b w:val="0"/>
          <w:bCs/>
        </w:rPr>
      </w:pPr>
      <w:r w:rsidRPr="00D80F6B">
        <w:rPr>
          <w:b w:val="0"/>
          <w:bCs/>
        </w:rPr>
        <w:t>Contractor will be responsible for all maintenance and work done on Physical infrastructure. This includes but is not limited to Pole Maintenance, Access hatch Maintenance, Cable management, Splicing, Cable Replacements, Dead end replacements, Dome joint replacements, splitter replacements, labelling and slack bracket replacements. All items used from stock and consumables will be billed as required for repairs, all labour is included with maintenance SLA.</w:t>
      </w:r>
    </w:p>
    <w:p w14:paraId="0A6C437B" w14:textId="785CD39A" w:rsidR="00986908" w:rsidRDefault="00986908" w:rsidP="0000202E">
      <w:pPr>
        <w:pStyle w:val="Clause1Head"/>
        <w:numPr>
          <w:ilvl w:val="2"/>
          <w:numId w:val="6"/>
        </w:numPr>
        <w:shd w:val="clear" w:color="auto" w:fill="FFFFFF" w:themeFill="background1"/>
        <w:spacing w:before="120" w:after="120" w:line="360" w:lineRule="auto"/>
        <w:ind w:left="2127" w:hanging="709"/>
        <w:rPr>
          <w:b w:val="0"/>
          <w:bCs/>
        </w:rPr>
      </w:pPr>
      <w:r w:rsidRPr="00BC581A">
        <w:rPr>
          <w:b w:val="0"/>
          <w:bCs/>
        </w:rPr>
        <w:t>This is also part of the ongoing maintenance that will need to be performed to keep the network in a good working order.</w:t>
      </w:r>
    </w:p>
    <w:p w14:paraId="170DF363" w14:textId="77777777" w:rsidR="00A958F9" w:rsidRPr="0000202E" w:rsidRDefault="00A958F9" w:rsidP="00A958F9">
      <w:pPr>
        <w:pStyle w:val="Clause1Head"/>
        <w:numPr>
          <w:ilvl w:val="0"/>
          <w:numId w:val="0"/>
        </w:numPr>
        <w:shd w:val="clear" w:color="auto" w:fill="FFFFFF" w:themeFill="background1"/>
        <w:spacing w:before="120" w:after="120" w:line="360" w:lineRule="auto"/>
        <w:ind w:left="720" w:hanging="720"/>
        <w:rPr>
          <w:b w:val="0"/>
          <w:bCs/>
        </w:rPr>
      </w:pPr>
    </w:p>
    <w:p w14:paraId="766581B3" w14:textId="77777777" w:rsidR="00986908" w:rsidRPr="003E10EB" w:rsidRDefault="00986908" w:rsidP="0000202E">
      <w:pPr>
        <w:pStyle w:val="Clause1Head"/>
        <w:numPr>
          <w:ilvl w:val="1"/>
          <w:numId w:val="6"/>
        </w:numPr>
        <w:shd w:val="clear" w:color="auto" w:fill="FFFFFF" w:themeFill="background1"/>
        <w:tabs>
          <w:tab w:val="left" w:pos="709"/>
        </w:tabs>
        <w:spacing w:before="120" w:after="120" w:line="360" w:lineRule="auto"/>
        <w:ind w:left="1418" w:hanging="709"/>
        <w:rPr>
          <w:b w:val="0"/>
          <w:bCs/>
        </w:rPr>
      </w:pPr>
      <w:r w:rsidRPr="003E10EB">
        <w:rPr>
          <w:b w:val="0"/>
          <w:bCs/>
        </w:rPr>
        <w:t>Client/Home</w:t>
      </w:r>
    </w:p>
    <w:p w14:paraId="2F2D9CD3" w14:textId="77777777" w:rsidR="00986908" w:rsidRPr="009E20CA" w:rsidRDefault="00986908" w:rsidP="009E20CA">
      <w:pPr>
        <w:pStyle w:val="Clause1Head"/>
        <w:numPr>
          <w:ilvl w:val="2"/>
          <w:numId w:val="6"/>
        </w:numPr>
        <w:shd w:val="clear" w:color="auto" w:fill="FFFFFF" w:themeFill="background1"/>
        <w:spacing w:before="120" w:after="120" w:line="360" w:lineRule="auto"/>
        <w:ind w:left="2127" w:hanging="709"/>
        <w:rPr>
          <w:b w:val="0"/>
          <w:bCs/>
        </w:rPr>
      </w:pPr>
      <w:r w:rsidRPr="009E20CA">
        <w:rPr>
          <w:b w:val="0"/>
          <w:bCs/>
        </w:rPr>
        <w:t xml:space="preserve">All work including but not limited to Drop cable replacements, ONT Moves, ONT activations, ONT Replacements, Dead end replacements, Gizzu Replacements, Power cable replacements, mounting brackets replacements, mounting of said brackets, Enabling Wi-Fi on ONT’s, Resetting ONT’s, Gizzu Move, Powering ON/OFF ONTs and Gizzus and labelling where necessary are </w:t>
      </w:r>
      <w:r w:rsidRPr="009E20CA">
        <w:rPr>
          <w:b w:val="0"/>
          <w:bCs/>
        </w:rPr>
        <w:lastRenderedPageBreak/>
        <w:t>all under the Contractors responsibility. This does not exclude work that might be required on request.</w:t>
      </w:r>
    </w:p>
    <w:p w14:paraId="03E61A9B" w14:textId="77777777" w:rsidR="00986908" w:rsidRDefault="00986908" w:rsidP="00986908">
      <w:pPr>
        <w:pStyle w:val="Clause3Sub"/>
        <w:numPr>
          <w:ilvl w:val="0"/>
          <w:numId w:val="0"/>
        </w:numPr>
        <w:ind w:left="2552"/>
      </w:pPr>
    </w:p>
    <w:p w14:paraId="2D975885" w14:textId="77777777" w:rsidR="00986908" w:rsidRPr="00BE6D68" w:rsidRDefault="00986908" w:rsidP="0000202E">
      <w:pPr>
        <w:pStyle w:val="Clause1Head"/>
        <w:numPr>
          <w:ilvl w:val="1"/>
          <w:numId w:val="6"/>
        </w:numPr>
        <w:shd w:val="clear" w:color="auto" w:fill="FFFFFF" w:themeFill="background1"/>
        <w:tabs>
          <w:tab w:val="left" w:pos="709"/>
        </w:tabs>
        <w:spacing w:before="120" w:after="120" w:line="360" w:lineRule="auto"/>
        <w:ind w:left="1418" w:hanging="709"/>
        <w:rPr>
          <w:b w:val="0"/>
          <w:bCs/>
        </w:rPr>
      </w:pPr>
      <w:r w:rsidRPr="00BE6D68">
        <w:rPr>
          <w:b w:val="0"/>
          <w:bCs/>
        </w:rPr>
        <w:t>As-built maintenance</w:t>
      </w:r>
    </w:p>
    <w:p w14:paraId="222BA03D" w14:textId="77777777" w:rsidR="00986908" w:rsidRDefault="00986908" w:rsidP="00BE6D68">
      <w:pPr>
        <w:pStyle w:val="Clause1Head"/>
        <w:numPr>
          <w:ilvl w:val="2"/>
          <w:numId w:val="6"/>
        </w:numPr>
        <w:shd w:val="clear" w:color="auto" w:fill="FFFFFF" w:themeFill="background1"/>
        <w:spacing w:before="120" w:after="120" w:line="360" w:lineRule="auto"/>
        <w:ind w:left="2127" w:hanging="709"/>
        <w:rPr>
          <w:b w:val="0"/>
          <w:bCs/>
        </w:rPr>
      </w:pPr>
      <w:r w:rsidRPr="00BE6D68">
        <w:rPr>
          <w:b w:val="0"/>
          <w:bCs/>
        </w:rPr>
        <w:t>All network documentation and build/maintenance documentation to be upkept by the contractor, unless otherwise agreed upon in writing with fibertime™.</w:t>
      </w:r>
    </w:p>
    <w:p w14:paraId="003DC6FE" w14:textId="77777777" w:rsidR="003E10EB" w:rsidRPr="00BE6D68" w:rsidRDefault="003E10EB" w:rsidP="003E10EB">
      <w:pPr>
        <w:pStyle w:val="Clause1Head"/>
        <w:numPr>
          <w:ilvl w:val="0"/>
          <w:numId w:val="0"/>
        </w:numPr>
        <w:shd w:val="clear" w:color="auto" w:fill="FFFFFF" w:themeFill="background1"/>
        <w:spacing w:before="120" w:after="120" w:line="360" w:lineRule="auto"/>
        <w:ind w:left="720" w:hanging="720"/>
        <w:rPr>
          <w:b w:val="0"/>
          <w:bCs/>
        </w:rPr>
      </w:pPr>
    </w:p>
    <w:p w14:paraId="7EAF074B" w14:textId="77777777" w:rsidR="00986908" w:rsidRDefault="00986908" w:rsidP="0000202E">
      <w:pPr>
        <w:pStyle w:val="Clause1Head"/>
        <w:numPr>
          <w:ilvl w:val="0"/>
          <w:numId w:val="6"/>
        </w:numPr>
        <w:shd w:val="clear" w:color="auto" w:fill="FFFFFF" w:themeFill="background1"/>
        <w:tabs>
          <w:tab w:val="left" w:pos="709"/>
        </w:tabs>
        <w:spacing w:before="120" w:after="120" w:line="360" w:lineRule="auto"/>
        <w:ind w:left="709" w:hanging="709"/>
      </w:pPr>
      <w:r>
        <w:t>Duties and Responsibilities excluded from maintenance SLA</w:t>
      </w:r>
    </w:p>
    <w:p w14:paraId="1BB7BEDC" w14:textId="77777777" w:rsidR="00986908" w:rsidRPr="009E4C8F" w:rsidRDefault="00986908" w:rsidP="0000202E">
      <w:pPr>
        <w:pStyle w:val="Clause1Head"/>
        <w:numPr>
          <w:ilvl w:val="1"/>
          <w:numId w:val="6"/>
        </w:numPr>
        <w:shd w:val="clear" w:color="auto" w:fill="FFFFFF" w:themeFill="background1"/>
        <w:tabs>
          <w:tab w:val="left" w:pos="709"/>
        </w:tabs>
        <w:spacing w:before="120" w:after="120" w:line="360" w:lineRule="auto"/>
        <w:ind w:left="1418" w:hanging="709"/>
        <w:rPr>
          <w:b w:val="0"/>
          <w:bCs/>
        </w:rPr>
      </w:pPr>
      <w:r w:rsidRPr="009E4C8F">
        <w:rPr>
          <w:b w:val="0"/>
          <w:bCs/>
        </w:rPr>
        <w:t>Natural disaster repairs</w:t>
      </w:r>
    </w:p>
    <w:p w14:paraId="7321C613" w14:textId="77777777" w:rsidR="00986908" w:rsidRPr="009E4C8F" w:rsidRDefault="00986908" w:rsidP="009E4C8F">
      <w:pPr>
        <w:pStyle w:val="Clause1Head"/>
        <w:numPr>
          <w:ilvl w:val="2"/>
          <w:numId w:val="6"/>
        </w:numPr>
        <w:shd w:val="clear" w:color="auto" w:fill="FFFFFF" w:themeFill="background1"/>
        <w:spacing w:before="120" w:after="120" w:line="360" w:lineRule="auto"/>
        <w:ind w:left="2127" w:hanging="709"/>
        <w:rPr>
          <w:b w:val="0"/>
          <w:bCs/>
        </w:rPr>
      </w:pPr>
      <w:r w:rsidRPr="009E4C8F">
        <w:rPr>
          <w:b w:val="0"/>
          <w:bCs/>
        </w:rPr>
        <w:t>Repairs after damage from Natural disasters will be taken on a case-by-case basis but will be considered build, where infrastructure that has been damaged or is no longer there, needs to be replaced. If that is the case the contractor will need to quote for work done ASAP and send to fibertime™ for approval and the build will follow the same standards that were agreed upon in the build contract.</w:t>
      </w:r>
    </w:p>
    <w:p w14:paraId="71B8C408" w14:textId="77777777" w:rsidR="00986908" w:rsidRPr="0058245B" w:rsidRDefault="00986908" w:rsidP="0000202E">
      <w:pPr>
        <w:pStyle w:val="Clause1Head"/>
        <w:numPr>
          <w:ilvl w:val="1"/>
          <w:numId w:val="6"/>
        </w:numPr>
        <w:shd w:val="clear" w:color="auto" w:fill="FFFFFF" w:themeFill="background1"/>
        <w:tabs>
          <w:tab w:val="left" w:pos="709"/>
        </w:tabs>
        <w:spacing w:before="120" w:after="120" w:line="360" w:lineRule="auto"/>
        <w:ind w:left="1418" w:hanging="709"/>
        <w:rPr>
          <w:b w:val="0"/>
          <w:bCs/>
        </w:rPr>
      </w:pPr>
      <w:r w:rsidRPr="0058245B">
        <w:rPr>
          <w:b w:val="0"/>
          <w:bCs/>
        </w:rPr>
        <w:t>Instillations</w:t>
      </w:r>
    </w:p>
    <w:p w14:paraId="58454DEE" w14:textId="77777777" w:rsidR="00986908" w:rsidRPr="0058245B" w:rsidRDefault="00986908" w:rsidP="0058245B">
      <w:pPr>
        <w:pStyle w:val="Clause1Head"/>
        <w:numPr>
          <w:ilvl w:val="2"/>
          <w:numId w:val="6"/>
        </w:numPr>
        <w:shd w:val="clear" w:color="auto" w:fill="FFFFFF" w:themeFill="background1"/>
        <w:spacing w:before="120" w:after="120" w:line="360" w:lineRule="auto"/>
        <w:ind w:left="2127" w:hanging="709"/>
        <w:rPr>
          <w:b w:val="0"/>
          <w:bCs/>
        </w:rPr>
      </w:pPr>
      <w:r w:rsidRPr="0058245B">
        <w:rPr>
          <w:b w:val="0"/>
          <w:bCs/>
        </w:rPr>
        <w:t>All instillations to be done are considered a build function and therefor will be done on the agreed upon MSA with build team.</w:t>
      </w:r>
    </w:p>
    <w:p w14:paraId="75CB9A5F" w14:textId="77777777" w:rsidR="00986908" w:rsidRDefault="00986908" w:rsidP="0000202E">
      <w:pPr>
        <w:pStyle w:val="Clause1Head"/>
        <w:numPr>
          <w:ilvl w:val="1"/>
          <w:numId w:val="6"/>
        </w:numPr>
        <w:shd w:val="clear" w:color="auto" w:fill="FFFFFF" w:themeFill="background1"/>
        <w:tabs>
          <w:tab w:val="left" w:pos="709"/>
        </w:tabs>
        <w:spacing w:before="120" w:after="120" w:line="360" w:lineRule="auto"/>
        <w:ind w:left="1418" w:hanging="709"/>
      </w:pPr>
      <w:r w:rsidRPr="0000202E">
        <w:rPr>
          <w:b w:val="0"/>
          <w:bCs/>
        </w:rPr>
        <w:t>Infrastructure</w:t>
      </w:r>
      <w:r w:rsidRPr="00667758">
        <w:rPr>
          <w:b w:val="0"/>
          <w:bCs/>
        </w:rPr>
        <w:t xml:space="preserve"> Upgrades</w:t>
      </w:r>
    </w:p>
    <w:p w14:paraId="2E47450F" w14:textId="018B9EBE" w:rsidR="00986908" w:rsidRDefault="00986908" w:rsidP="00B1086E">
      <w:pPr>
        <w:pStyle w:val="Clause1Head"/>
        <w:numPr>
          <w:ilvl w:val="2"/>
          <w:numId w:val="6"/>
        </w:numPr>
        <w:shd w:val="clear" w:color="auto" w:fill="FFFFFF" w:themeFill="background1"/>
        <w:spacing w:before="120" w:after="120" w:line="360" w:lineRule="auto"/>
        <w:ind w:left="2127" w:hanging="709"/>
      </w:pPr>
      <w:r w:rsidRPr="00667758">
        <w:rPr>
          <w:b w:val="0"/>
          <w:bCs/>
        </w:rPr>
        <w:t>All infrastructure upgrades in areas where infrastructure is needed or needs to be increased will be quoted on and will follow the same manner as per the MSA build contract and will be approved by fibertime™ once the quote has been reviewed</w:t>
      </w:r>
      <w:r>
        <w:t>.</w:t>
      </w:r>
    </w:p>
    <w:p w14:paraId="7F312484" w14:textId="77777777" w:rsidR="00986908" w:rsidRPr="00B1086E" w:rsidRDefault="00986908" w:rsidP="0000202E">
      <w:pPr>
        <w:pStyle w:val="Clause1Head"/>
        <w:numPr>
          <w:ilvl w:val="1"/>
          <w:numId w:val="6"/>
        </w:numPr>
        <w:shd w:val="clear" w:color="auto" w:fill="FFFFFF" w:themeFill="background1"/>
        <w:tabs>
          <w:tab w:val="left" w:pos="709"/>
        </w:tabs>
        <w:spacing w:before="120" w:after="120" w:line="360" w:lineRule="auto"/>
        <w:ind w:left="1418" w:hanging="709"/>
        <w:rPr>
          <w:b w:val="0"/>
          <w:bCs/>
        </w:rPr>
      </w:pPr>
      <w:r w:rsidRPr="00B1086E">
        <w:rPr>
          <w:b w:val="0"/>
          <w:bCs/>
        </w:rPr>
        <w:t>Material</w:t>
      </w:r>
    </w:p>
    <w:p w14:paraId="1B52D484" w14:textId="77777777" w:rsidR="00986908" w:rsidRPr="00B1086E" w:rsidRDefault="00986908" w:rsidP="00667758">
      <w:pPr>
        <w:pStyle w:val="Clause1Head"/>
        <w:numPr>
          <w:ilvl w:val="2"/>
          <w:numId w:val="6"/>
        </w:numPr>
        <w:shd w:val="clear" w:color="auto" w:fill="FFFFFF" w:themeFill="background1"/>
        <w:spacing w:before="120" w:after="120" w:line="360" w:lineRule="auto"/>
        <w:ind w:left="2127" w:hanging="709"/>
        <w:rPr>
          <w:b w:val="0"/>
          <w:bCs/>
        </w:rPr>
      </w:pPr>
      <w:r w:rsidRPr="00B1086E">
        <w:rPr>
          <w:b w:val="0"/>
          <w:bCs/>
        </w:rPr>
        <w:t xml:space="preserve">All material and Consumables will be invoiced at the end of each month unless otherwise agreed upon by fibertime™, Proof of purchases made for consumables and or material will be required for payment. </w:t>
      </w:r>
    </w:p>
    <w:p w14:paraId="53AF8978" w14:textId="77777777" w:rsidR="00986908" w:rsidRPr="00B1086E" w:rsidRDefault="00986908" w:rsidP="0000202E">
      <w:pPr>
        <w:pStyle w:val="Clause1Head"/>
        <w:numPr>
          <w:ilvl w:val="1"/>
          <w:numId w:val="6"/>
        </w:numPr>
        <w:shd w:val="clear" w:color="auto" w:fill="FFFFFF" w:themeFill="background1"/>
        <w:tabs>
          <w:tab w:val="left" w:pos="709"/>
        </w:tabs>
        <w:spacing w:before="120" w:after="120" w:line="360" w:lineRule="auto"/>
        <w:ind w:left="1418" w:hanging="709"/>
        <w:rPr>
          <w:b w:val="0"/>
          <w:bCs/>
        </w:rPr>
      </w:pPr>
      <w:r w:rsidRPr="00B1086E">
        <w:rPr>
          <w:b w:val="0"/>
          <w:bCs/>
        </w:rPr>
        <w:t>Pop</w:t>
      </w:r>
    </w:p>
    <w:p w14:paraId="10399F4E" w14:textId="77777777" w:rsidR="00986908" w:rsidRDefault="00986908" w:rsidP="00667758">
      <w:pPr>
        <w:pStyle w:val="Clause1Head"/>
        <w:numPr>
          <w:ilvl w:val="2"/>
          <w:numId w:val="6"/>
        </w:numPr>
        <w:shd w:val="clear" w:color="auto" w:fill="FFFFFF" w:themeFill="background1"/>
        <w:spacing w:before="120" w:after="120" w:line="360" w:lineRule="auto"/>
        <w:ind w:left="2127" w:hanging="709"/>
      </w:pPr>
      <w:r w:rsidRPr="00667758">
        <w:rPr>
          <w:b w:val="0"/>
          <w:bCs/>
        </w:rPr>
        <w:t>Electrical</w:t>
      </w:r>
      <w:r>
        <w:t xml:space="preserve"> </w:t>
      </w:r>
      <w:r w:rsidRPr="00B1086E">
        <w:rPr>
          <w:b w:val="0"/>
          <w:bCs/>
        </w:rPr>
        <w:t>work required will be quoted on and approved by fibertime™. Once approved, work will commence, and the contractor will invoice fibertime™ at the end of each month or as needed. All original quotes and invoices are required for payment.</w:t>
      </w:r>
    </w:p>
    <w:p w14:paraId="0DA13D98" w14:textId="77777777" w:rsidR="00986908" w:rsidRPr="00B1086E" w:rsidRDefault="00986908" w:rsidP="00B1086E">
      <w:pPr>
        <w:pStyle w:val="Clause1Head"/>
        <w:numPr>
          <w:ilvl w:val="2"/>
          <w:numId w:val="6"/>
        </w:numPr>
        <w:shd w:val="clear" w:color="auto" w:fill="FFFFFF" w:themeFill="background1"/>
        <w:spacing w:before="120" w:after="120" w:line="360" w:lineRule="auto"/>
        <w:ind w:left="2127" w:hanging="709"/>
        <w:rPr>
          <w:b w:val="0"/>
          <w:bCs/>
        </w:rPr>
      </w:pPr>
      <w:r w:rsidRPr="00B1086E">
        <w:rPr>
          <w:b w:val="0"/>
          <w:bCs/>
        </w:rPr>
        <w:t>Fuel top ups for pops will be sent on to fibertime™ at the end of each month.</w:t>
      </w:r>
    </w:p>
    <w:p w14:paraId="14E16A91" w14:textId="487EDF55" w:rsidR="00986908" w:rsidRDefault="00986908">
      <w:pPr>
        <w:spacing w:after="0" w:line="240" w:lineRule="auto"/>
        <w:rPr>
          <w:rFonts w:ascii="Arial" w:hAnsi="Arial" w:cs="Arial"/>
          <w:b/>
          <w:bCs/>
          <w:sz w:val="20"/>
          <w:szCs w:val="20"/>
          <w:lang w:val="en-GB"/>
        </w:rPr>
      </w:pPr>
      <w:r>
        <w:rPr>
          <w:rFonts w:ascii="Arial" w:hAnsi="Arial" w:cs="Arial"/>
          <w:b/>
          <w:bCs/>
          <w:sz w:val="20"/>
          <w:szCs w:val="20"/>
          <w:lang w:val="en-GB"/>
        </w:rPr>
        <w:br w:type="page"/>
      </w:r>
    </w:p>
    <w:p w14:paraId="1D595C2F" w14:textId="77777777" w:rsidR="00986908" w:rsidRPr="00604DC7" w:rsidRDefault="00986908" w:rsidP="00986908">
      <w:pPr>
        <w:pStyle w:val="Clause1Head"/>
        <w:numPr>
          <w:ilvl w:val="0"/>
          <w:numId w:val="0"/>
        </w:numPr>
        <w:tabs>
          <w:tab w:val="left" w:pos="720"/>
        </w:tabs>
        <w:spacing w:line="360" w:lineRule="auto"/>
        <w:ind w:left="720" w:hanging="720"/>
        <w:rPr>
          <w:rFonts w:cs="Arial"/>
        </w:rPr>
      </w:pPr>
      <w:r w:rsidRPr="00604DC7">
        <w:rPr>
          <w:rFonts w:cs="Arial"/>
        </w:rPr>
        <w:lastRenderedPageBreak/>
        <w:t>APPENDIX C: Maintenance Rates Clause</w:t>
      </w:r>
    </w:p>
    <w:p w14:paraId="0832386A" w14:textId="77777777" w:rsidR="00986908" w:rsidRPr="00604DC7" w:rsidRDefault="00986908" w:rsidP="0000202E">
      <w:pPr>
        <w:pStyle w:val="Clause1Head"/>
        <w:numPr>
          <w:ilvl w:val="0"/>
          <w:numId w:val="5"/>
        </w:numPr>
        <w:shd w:val="clear" w:color="auto" w:fill="FFFFFF" w:themeFill="background1"/>
        <w:tabs>
          <w:tab w:val="left" w:pos="709"/>
        </w:tabs>
        <w:spacing w:before="120" w:after="120" w:line="360" w:lineRule="auto"/>
        <w:ind w:left="709" w:hanging="709"/>
        <w:rPr>
          <w:rFonts w:eastAsia="system-ui" w:cs="Arial"/>
          <w:bCs/>
          <w:color w:val="0D0D0D" w:themeColor="text1" w:themeTint="F2"/>
        </w:rPr>
      </w:pPr>
      <w:r w:rsidRPr="00604DC7">
        <w:rPr>
          <w:rFonts w:cs="Arial"/>
        </w:rPr>
        <w:t>Maintenance Rate and Payment Terms</w:t>
      </w:r>
    </w:p>
    <w:p w14:paraId="09AAFCF9" w14:textId="77777777" w:rsidR="00986908" w:rsidRPr="00604DC7" w:rsidRDefault="00986908" w:rsidP="0000202E">
      <w:pPr>
        <w:pStyle w:val="Clause1Head"/>
        <w:numPr>
          <w:ilvl w:val="1"/>
          <w:numId w:val="5"/>
        </w:numPr>
        <w:shd w:val="clear" w:color="auto" w:fill="FFFFFF" w:themeFill="background1"/>
        <w:tabs>
          <w:tab w:val="left" w:pos="1560"/>
        </w:tabs>
        <w:spacing w:before="120" w:after="120" w:line="360" w:lineRule="auto"/>
        <w:ind w:left="1418" w:hanging="709"/>
        <w:rPr>
          <w:rFonts w:eastAsia="system-ui" w:cs="Arial"/>
          <w:b w:val="0"/>
          <w:bCs/>
        </w:rPr>
      </w:pPr>
      <w:r w:rsidRPr="00604DC7">
        <w:rPr>
          <w:rFonts w:eastAsia="system-ui" w:cs="Arial"/>
          <w:b w:val="0"/>
          <w:bCs/>
        </w:rPr>
        <w:t xml:space="preserve">The maintenance rate payable by fibertime™ shall be R10.00 per home per month, calculated per zone per site, commencing from the date of handover to fibertime™. </w:t>
      </w:r>
    </w:p>
    <w:p w14:paraId="7FB7945A" w14:textId="77777777" w:rsidR="00986908" w:rsidRPr="00604DC7" w:rsidRDefault="00986908" w:rsidP="0000202E">
      <w:pPr>
        <w:pStyle w:val="Clause1Head"/>
        <w:numPr>
          <w:ilvl w:val="1"/>
          <w:numId w:val="5"/>
        </w:numPr>
        <w:shd w:val="clear" w:color="auto" w:fill="FFFFFF" w:themeFill="background1"/>
        <w:spacing w:before="120" w:after="120" w:line="360" w:lineRule="auto"/>
        <w:ind w:left="1418" w:hanging="709"/>
        <w:rPr>
          <w:rFonts w:eastAsia="system-ui" w:cs="Arial"/>
          <w:b w:val="0"/>
          <w:bCs/>
        </w:rPr>
      </w:pPr>
      <w:r w:rsidRPr="00604DC7">
        <w:rPr>
          <w:rFonts w:eastAsia="system-ui" w:cs="Arial"/>
          <w:b w:val="0"/>
          <w:bCs/>
        </w:rPr>
        <w:t>Payments will be made on a month-by-month basis in arrears.</w:t>
      </w:r>
    </w:p>
    <w:p w14:paraId="40C32DDE" w14:textId="77777777" w:rsidR="00986908" w:rsidRPr="00604DC7" w:rsidRDefault="00986908" w:rsidP="0000202E">
      <w:pPr>
        <w:pStyle w:val="Clause1Head"/>
        <w:numPr>
          <w:ilvl w:val="1"/>
          <w:numId w:val="5"/>
        </w:numPr>
        <w:shd w:val="clear" w:color="auto" w:fill="FFFFFF" w:themeFill="background1"/>
        <w:spacing w:before="120" w:after="120" w:line="360" w:lineRule="auto"/>
        <w:ind w:left="1418" w:hanging="709"/>
        <w:rPr>
          <w:rFonts w:eastAsia="system-ui" w:cs="Arial"/>
          <w:b w:val="0"/>
          <w:bCs/>
          <w:color w:val="0D0D0D" w:themeColor="text1" w:themeTint="F2"/>
        </w:rPr>
      </w:pPr>
      <w:r w:rsidRPr="00D77286">
        <w:rPr>
          <w:rFonts w:eastAsia="system-ui" w:cs="Arial"/>
          <w:b w:val="0"/>
          <w:bCs/>
        </w:rPr>
        <w:t>The</w:t>
      </w:r>
      <w:r w:rsidRPr="00604DC7">
        <w:rPr>
          <w:rFonts w:eastAsia="system-ui" w:cs="Arial"/>
          <w:b w:val="0"/>
          <w:bCs/>
          <w:color w:val="0D0D0D" w:themeColor="text1" w:themeTint="F2"/>
        </w:rPr>
        <w:t xml:space="preserve"> </w:t>
      </w:r>
      <w:r w:rsidRPr="00604DC7">
        <w:rPr>
          <w:rFonts w:eastAsia="system-ui" w:cs="Arial"/>
          <w:b w:val="0"/>
          <w:bCs/>
        </w:rPr>
        <w:t>maintenance</w:t>
      </w:r>
      <w:r w:rsidRPr="00604DC7">
        <w:rPr>
          <w:rFonts w:eastAsia="system-ui" w:cs="Arial"/>
          <w:b w:val="0"/>
          <w:bCs/>
          <w:color w:val="0D0D0D" w:themeColor="text1" w:themeTint="F2"/>
        </w:rPr>
        <w:t xml:space="preserve"> rate will only be payable for homes classified as Online.</w:t>
      </w:r>
    </w:p>
    <w:p w14:paraId="1AC36A27" w14:textId="77777777" w:rsidR="00986908" w:rsidRPr="00604DC7" w:rsidRDefault="00986908" w:rsidP="00986908">
      <w:pPr>
        <w:pStyle w:val="ListParagraph"/>
        <w:shd w:val="clear" w:color="auto" w:fill="FFFFFF" w:themeFill="background1"/>
        <w:spacing w:before="240" w:after="240" w:line="360" w:lineRule="auto"/>
        <w:ind w:left="360" w:firstLine="360"/>
        <w:jc w:val="both"/>
        <w:rPr>
          <w:rFonts w:ascii="Arial" w:eastAsia="system-ui" w:hAnsi="Arial" w:cs="Arial"/>
          <w:color w:val="0D0D0D" w:themeColor="text1" w:themeTint="F2"/>
          <w:sz w:val="20"/>
          <w:szCs w:val="20"/>
        </w:rPr>
      </w:pPr>
    </w:p>
    <w:p w14:paraId="55CC1F1A" w14:textId="77777777" w:rsidR="00986908" w:rsidRPr="00604DC7" w:rsidRDefault="00986908" w:rsidP="0000202E">
      <w:pPr>
        <w:pStyle w:val="Clause1Head"/>
        <w:numPr>
          <w:ilvl w:val="0"/>
          <w:numId w:val="5"/>
        </w:numPr>
        <w:shd w:val="clear" w:color="auto" w:fill="FFFFFF" w:themeFill="background1"/>
        <w:tabs>
          <w:tab w:val="left" w:pos="720"/>
        </w:tabs>
        <w:spacing w:before="120" w:after="120" w:line="360" w:lineRule="auto"/>
        <w:ind w:left="709" w:hanging="709"/>
        <w:rPr>
          <w:rFonts w:eastAsia="system-ui" w:cs="Arial"/>
          <w:color w:val="0D0D0D" w:themeColor="text1" w:themeTint="F2"/>
        </w:rPr>
      </w:pPr>
      <w:r w:rsidRPr="00604DC7">
        <w:rPr>
          <w:rFonts w:eastAsia="system-ui" w:cs="Arial"/>
          <w:bCs/>
          <w:color w:val="0D0D0D" w:themeColor="text1" w:themeTint="F2"/>
        </w:rPr>
        <w:t>Penalties</w:t>
      </w:r>
    </w:p>
    <w:p w14:paraId="79F780E4" w14:textId="77777777" w:rsidR="00442569" w:rsidRDefault="00986908" w:rsidP="00442569">
      <w:pPr>
        <w:pStyle w:val="Clause1Head"/>
        <w:numPr>
          <w:ilvl w:val="0"/>
          <w:numId w:val="0"/>
        </w:numPr>
        <w:shd w:val="clear" w:color="auto" w:fill="FFFFFF" w:themeFill="background1"/>
        <w:tabs>
          <w:tab w:val="left" w:pos="1418"/>
        </w:tabs>
        <w:spacing w:before="120" w:after="120" w:line="360" w:lineRule="auto"/>
        <w:ind w:left="709"/>
        <w:rPr>
          <w:rFonts w:eastAsia="system-ui" w:cs="Arial"/>
          <w:b w:val="0"/>
          <w:bCs/>
          <w:color w:val="0D0D0D" w:themeColor="text1" w:themeTint="F2"/>
        </w:rPr>
      </w:pPr>
      <w:r w:rsidRPr="00442569">
        <w:rPr>
          <w:rFonts w:eastAsia="system-ui" w:cs="Arial"/>
          <w:b w:val="0"/>
          <w:bCs/>
          <w:color w:val="0D0D0D" w:themeColor="text1" w:themeTint="F2"/>
        </w:rPr>
        <w:t xml:space="preserve">A penalty will be induced for every ticket not dealt with by the time the SLA breaches. This will not include Tickets that require intervention by a third-party weather this be due to </w:t>
      </w:r>
      <w:r w:rsidRPr="00442569">
        <w:rPr>
          <w:rFonts w:eastAsia="system-ui" w:cs="Arial"/>
          <w:b w:val="0"/>
          <w:bCs/>
        </w:rPr>
        <w:t xml:space="preserve">fibertime™ </w:t>
      </w:r>
      <w:r w:rsidRPr="00442569">
        <w:rPr>
          <w:rFonts w:eastAsia="system-ui" w:cs="Arial"/>
          <w:b w:val="0"/>
          <w:bCs/>
          <w:color w:val="0D0D0D" w:themeColor="text1" w:themeTint="F2"/>
        </w:rPr>
        <w:t>or other parties. This will be deducted at the monthly invoice date at a rate of R50.00 per ticket.</w:t>
      </w:r>
    </w:p>
    <w:p w14:paraId="0EB3AE02" w14:textId="77777777" w:rsidR="00442569" w:rsidRPr="00442569" w:rsidRDefault="00442569" w:rsidP="00442569">
      <w:pPr>
        <w:pStyle w:val="Clause1Head"/>
        <w:numPr>
          <w:ilvl w:val="0"/>
          <w:numId w:val="0"/>
        </w:numPr>
        <w:shd w:val="clear" w:color="auto" w:fill="FFFFFF" w:themeFill="background1"/>
        <w:tabs>
          <w:tab w:val="left" w:pos="1418"/>
        </w:tabs>
        <w:spacing w:before="120" w:after="120" w:line="360" w:lineRule="auto"/>
        <w:ind w:left="709"/>
        <w:rPr>
          <w:rFonts w:eastAsia="system-ui" w:cs="Arial"/>
          <w:color w:val="0D0D0D" w:themeColor="text1" w:themeTint="F2"/>
        </w:rPr>
      </w:pPr>
    </w:p>
    <w:p w14:paraId="69466711" w14:textId="0AC9C782" w:rsidR="00986908" w:rsidRPr="00442569" w:rsidRDefault="00986908" w:rsidP="0000202E">
      <w:pPr>
        <w:pStyle w:val="Clause1Head"/>
        <w:numPr>
          <w:ilvl w:val="0"/>
          <w:numId w:val="5"/>
        </w:numPr>
        <w:shd w:val="clear" w:color="auto" w:fill="FFFFFF" w:themeFill="background1"/>
        <w:tabs>
          <w:tab w:val="left" w:pos="1418"/>
        </w:tabs>
        <w:spacing w:before="120" w:after="120" w:line="360" w:lineRule="auto"/>
        <w:ind w:left="709" w:hanging="709"/>
        <w:rPr>
          <w:rFonts w:eastAsia="system-ui" w:cs="Arial"/>
          <w:color w:val="0D0D0D" w:themeColor="text1" w:themeTint="F2"/>
        </w:rPr>
      </w:pPr>
      <w:r w:rsidRPr="00442569">
        <w:rPr>
          <w:rFonts w:eastAsia="system-ui" w:cs="Arial"/>
          <w:bCs/>
          <w:color w:val="0D0D0D" w:themeColor="text1" w:themeTint="F2"/>
        </w:rPr>
        <w:t>Definition of Online and Offline Status</w:t>
      </w:r>
    </w:p>
    <w:p w14:paraId="4CECDA61" w14:textId="77777777" w:rsidR="00986908" w:rsidRPr="00604DC7" w:rsidRDefault="00986908" w:rsidP="0000202E">
      <w:pPr>
        <w:pStyle w:val="Clause1Head"/>
        <w:numPr>
          <w:ilvl w:val="1"/>
          <w:numId w:val="5"/>
        </w:numPr>
        <w:shd w:val="clear" w:color="auto" w:fill="FFFFFF" w:themeFill="background1"/>
        <w:tabs>
          <w:tab w:val="left" w:pos="1418"/>
        </w:tabs>
        <w:spacing w:before="120" w:after="120" w:line="360" w:lineRule="auto"/>
        <w:ind w:left="1418" w:hanging="709"/>
        <w:rPr>
          <w:rFonts w:eastAsia="system-ui" w:cs="Arial"/>
          <w:color w:val="0D0D0D" w:themeColor="text1" w:themeTint="F2"/>
        </w:rPr>
      </w:pPr>
      <w:r w:rsidRPr="00604DC7">
        <w:rPr>
          <w:rFonts w:eastAsia="system-ui" w:cs="Arial"/>
          <w:b w:val="0"/>
          <w:bCs/>
          <w:color w:val="0D0D0D" w:themeColor="text1" w:themeTint="F2"/>
        </w:rPr>
        <w:t>A home is deemed</w:t>
      </w:r>
      <w:r w:rsidRPr="00604DC7">
        <w:rPr>
          <w:rFonts w:eastAsia="system-ui" w:cs="Arial"/>
          <w:color w:val="0D0D0D" w:themeColor="text1" w:themeTint="F2"/>
        </w:rPr>
        <w:t xml:space="preserve"> </w:t>
      </w:r>
      <w:r w:rsidRPr="00604DC7">
        <w:rPr>
          <w:rFonts w:eastAsia="system-ui" w:cs="Arial"/>
          <w:bCs/>
          <w:color w:val="0D0D0D" w:themeColor="text1" w:themeTint="F2"/>
        </w:rPr>
        <w:t>Online</w:t>
      </w:r>
      <w:r w:rsidRPr="00604DC7">
        <w:rPr>
          <w:rFonts w:eastAsia="system-ui" w:cs="Arial"/>
          <w:b w:val="0"/>
          <w:bCs/>
          <w:color w:val="0D0D0D" w:themeColor="text1" w:themeTint="F2"/>
        </w:rPr>
        <w:t xml:space="preserve"> if, at the time of a snapshot report from the OLT (</w:t>
      </w:r>
      <w:r>
        <w:rPr>
          <w:rFonts w:eastAsia="system-ui" w:cs="Arial"/>
          <w:b w:val="0"/>
          <w:bCs/>
          <w:color w:val="0D0D0D" w:themeColor="text1" w:themeTint="F2"/>
        </w:rPr>
        <w:t>“</w:t>
      </w:r>
      <w:r w:rsidRPr="00604DC7">
        <w:rPr>
          <w:rFonts w:eastAsia="system-ui" w:cs="Arial"/>
          <w:color w:val="0D0D0D" w:themeColor="text1" w:themeTint="F2"/>
        </w:rPr>
        <w:t>Optical Line Terminal</w:t>
      </w:r>
      <w:r w:rsidRPr="00604DC7">
        <w:rPr>
          <w:rFonts w:eastAsia="system-ui" w:cs="Arial"/>
          <w:b w:val="0"/>
          <w:bCs/>
          <w:color w:val="0D0D0D" w:themeColor="text1" w:themeTint="F2"/>
        </w:rPr>
        <w:t>”), the following conditions are met:</w:t>
      </w:r>
    </w:p>
    <w:p w14:paraId="3582A7F6" w14:textId="77777777" w:rsidR="00986908" w:rsidRPr="00604DC7" w:rsidRDefault="00986908" w:rsidP="0000202E">
      <w:pPr>
        <w:pStyle w:val="Clause1Head"/>
        <w:numPr>
          <w:ilvl w:val="2"/>
          <w:numId w:val="5"/>
        </w:numPr>
        <w:shd w:val="clear" w:color="auto" w:fill="FFFFFF" w:themeFill="background1"/>
        <w:spacing w:before="120" w:after="120" w:line="360" w:lineRule="auto"/>
        <w:ind w:left="2127" w:hanging="709"/>
        <w:rPr>
          <w:rFonts w:eastAsia="system-ui" w:cs="Arial"/>
          <w:b w:val="0"/>
          <w:bCs/>
          <w:color w:val="0D0D0D" w:themeColor="text1" w:themeTint="F2"/>
        </w:rPr>
      </w:pPr>
      <w:r w:rsidRPr="00604DC7">
        <w:rPr>
          <w:rFonts w:eastAsia="system-ui" w:cs="Arial"/>
          <w:b w:val="0"/>
          <w:bCs/>
          <w:color w:val="0D0D0D" w:themeColor="text1" w:themeTint="F2"/>
        </w:rPr>
        <w:t xml:space="preserve">The alarm report confirms </w:t>
      </w:r>
      <w:r>
        <w:rPr>
          <w:rFonts w:eastAsia="system-ui" w:cs="Arial"/>
          <w:b w:val="0"/>
          <w:bCs/>
          <w:color w:val="0D0D0D" w:themeColor="text1" w:themeTint="F2"/>
        </w:rPr>
        <w:t xml:space="preserve">that </w:t>
      </w:r>
      <w:r w:rsidRPr="00604DC7">
        <w:rPr>
          <w:rFonts w:eastAsia="system-ui" w:cs="Arial"/>
          <w:b w:val="0"/>
          <w:bCs/>
          <w:color w:val="0D0D0D" w:themeColor="text1" w:themeTint="F2"/>
        </w:rPr>
        <w:t>the home is</w:t>
      </w:r>
      <w:r>
        <w:rPr>
          <w:rFonts w:eastAsia="system-ui" w:cs="Arial"/>
          <w:b w:val="0"/>
          <w:bCs/>
          <w:color w:val="0D0D0D" w:themeColor="text1" w:themeTint="F2"/>
        </w:rPr>
        <w:t xml:space="preserve"> reporting as “Online”,” Dying Gasp”,” Unknown”, “ONT Software Version Mismatch”, ”ONT Software Download in Progress” , ”Voltage too Low” and “OMCI Failure”.</w:t>
      </w:r>
    </w:p>
    <w:p w14:paraId="70725158" w14:textId="77777777" w:rsidR="00986908" w:rsidRPr="00604DC7" w:rsidRDefault="00986908" w:rsidP="0000202E">
      <w:pPr>
        <w:pStyle w:val="Clause1Head"/>
        <w:numPr>
          <w:ilvl w:val="2"/>
          <w:numId w:val="5"/>
        </w:numPr>
        <w:shd w:val="clear" w:color="auto" w:fill="FFFFFF" w:themeFill="background1"/>
        <w:tabs>
          <w:tab w:val="left" w:pos="2127"/>
        </w:tabs>
        <w:spacing w:before="120" w:after="120" w:line="360" w:lineRule="auto"/>
        <w:ind w:left="2127" w:hanging="709"/>
        <w:rPr>
          <w:rFonts w:eastAsia="system-ui" w:cs="Arial"/>
          <w:b w:val="0"/>
          <w:bCs/>
          <w:color w:val="0D0D0D" w:themeColor="text1" w:themeTint="F2"/>
        </w:rPr>
      </w:pPr>
      <w:r w:rsidRPr="00604DC7">
        <w:rPr>
          <w:rFonts w:eastAsia="system-ui" w:cs="Arial"/>
          <w:b w:val="0"/>
          <w:bCs/>
          <w:color w:val="0D0D0D" w:themeColor="text1" w:themeTint="F2"/>
        </w:rPr>
        <w:t>The ONT (</w:t>
      </w:r>
      <w:r>
        <w:rPr>
          <w:rFonts w:eastAsia="system-ui" w:cs="Arial"/>
          <w:b w:val="0"/>
          <w:bCs/>
          <w:color w:val="0D0D0D" w:themeColor="text1" w:themeTint="F2"/>
        </w:rPr>
        <w:t>“</w:t>
      </w:r>
      <w:r w:rsidRPr="00604DC7">
        <w:rPr>
          <w:rFonts w:eastAsia="system-ui" w:cs="Arial"/>
          <w:color w:val="0D0D0D" w:themeColor="text1" w:themeTint="F2"/>
        </w:rPr>
        <w:t>Optical Network Terminal</w:t>
      </w:r>
      <w:r>
        <w:rPr>
          <w:rFonts w:eastAsia="system-ui" w:cs="Arial"/>
          <w:b w:val="0"/>
          <w:bCs/>
          <w:color w:val="0D0D0D" w:themeColor="text1" w:themeTint="F2"/>
        </w:rPr>
        <w:t>”</w:t>
      </w:r>
      <w:r w:rsidRPr="00604DC7">
        <w:rPr>
          <w:rFonts w:eastAsia="system-ui" w:cs="Arial"/>
          <w:b w:val="0"/>
          <w:bCs/>
          <w:color w:val="0D0D0D" w:themeColor="text1" w:themeTint="F2"/>
        </w:rPr>
        <w:t>) reports no issues, based on an average of one or multiple snapshot reports during the month.</w:t>
      </w:r>
    </w:p>
    <w:p w14:paraId="6CA79A06" w14:textId="77777777" w:rsidR="00986908" w:rsidRPr="00604DC7" w:rsidRDefault="00986908" w:rsidP="0000202E">
      <w:pPr>
        <w:pStyle w:val="Clause1Head"/>
        <w:numPr>
          <w:ilvl w:val="1"/>
          <w:numId w:val="5"/>
        </w:numPr>
        <w:shd w:val="clear" w:color="auto" w:fill="FFFFFF" w:themeFill="background1"/>
        <w:tabs>
          <w:tab w:val="left" w:pos="1418"/>
        </w:tabs>
        <w:spacing w:before="120" w:after="120" w:line="360" w:lineRule="auto"/>
        <w:ind w:left="1418" w:hanging="709"/>
        <w:rPr>
          <w:rFonts w:eastAsia="system-ui" w:cs="Arial"/>
          <w:b w:val="0"/>
          <w:color w:val="0D0D0D" w:themeColor="text1" w:themeTint="F2"/>
        </w:rPr>
      </w:pPr>
      <w:r w:rsidRPr="00604DC7">
        <w:rPr>
          <w:rFonts w:eastAsia="system-ui" w:cs="Arial"/>
          <w:b w:val="0"/>
          <w:color w:val="0D0D0D" w:themeColor="text1" w:themeTint="F2"/>
        </w:rPr>
        <w:t xml:space="preserve">A home is deemed </w:t>
      </w:r>
      <w:r w:rsidRPr="00604DC7">
        <w:rPr>
          <w:rFonts w:eastAsia="system-ui" w:cs="Arial"/>
          <w:bCs/>
          <w:color w:val="0D0D0D" w:themeColor="text1" w:themeTint="F2"/>
        </w:rPr>
        <w:t>Offline</w:t>
      </w:r>
      <w:r w:rsidRPr="00604DC7">
        <w:rPr>
          <w:rFonts w:eastAsia="system-ui" w:cs="Arial"/>
          <w:b w:val="0"/>
          <w:color w:val="0D0D0D" w:themeColor="text1" w:themeTint="F2"/>
        </w:rPr>
        <w:t xml:space="preserve"> if, at the time of a snapshot report, any of the following conditions apply:</w:t>
      </w:r>
    </w:p>
    <w:p w14:paraId="74CCB829" w14:textId="77777777" w:rsidR="00986908" w:rsidRPr="00604DC7" w:rsidRDefault="00986908" w:rsidP="0000202E">
      <w:pPr>
        <w:pStyle w:val="Clause1Head"/>
        <w:numPr>
          <w:ilvl w:val="2"/>
          <w:numId w:val="5"/>
        </w:numPr>
        <w:shd w:val="clear" w:color="auto" w:fill="FFFFFF" w:themeFill="background1"/>
        <w:tabs>
          <w:tab w:val="left" w:pos="2127"/>
        </w:tabs>
        <w:spacing w:before="120" w:after="120" w:line="360" w:lineRule="auto"/>
        <w:ind w:left="2127" w:hanging="709"/>
        <w:rPr>
          <w:rFonts w:eastAsia="system-ui" w:cs="Arial"/>
          <w:color w:val="0D0D0D" w:themeColor="text1" w:themeTint="F2"/>
        </w:rPr>
      </w:pPr>
      <w:r w:rsidRPr="00604DC7">
        <w:rPr>
          <w:rFonts w:eastAsia="system-ui" w:cs="Arial"/>
          <w:b w:val="0"/>
          <w:color w:val="0D0D0D" w:themeColor="text1" w:themeTint="F2"/>
        </w:rPr>
        <w:t>The</w:t>
      </w:r>
      <w:r w:rsidRPr="00604DC7">
        <w:rPr>
          <w:rFonts w:eastAsia="system-ui" w:cs="Arial"/>
          <w:color w:val="0D0D0D" w:themeColor="text1" w:themeTint="F2"/>
        </w:rPr>
        <w:t xml:space="preserve"> </w:t>
      </w:r>
      <w:r w:rsidRPr="00604DC7">
        <w:rPr>
          <w:rFonts w:eastAsia="system-ui" w:cs="Arial"/>
          <w:b w:val="0"/>
          <w:bCs/>
          <w:color w:val="0D0D0D" w:themeColor="text1" w:themeTint="F2"/>
        </w:rPr>
        <w:t>OLT reports the device as</w:t>
      </w:r>
      <w:r w:rsidRPr="00604DC7">
        <w:rPr>
          <w:rFonts w:eastAsia="system-ui" w:cs="Arial"/>
          <w:color w:val="0D0D0D" w:themeColor="text1" w:themeTint="F2"/>
        </w:rPr>
        <w:t xml:space="preserve"> </w:t>
      </w:r>
      <w:r>
        <w:rPr>
          <w:rFonts w:eastAsia="system-ui" w:cs="Arial"/>
          <w:color w:val="0D0D0D" w:themeColor="text1" w:themeTint="F2"/>
        </w:rPr>
        <w:t xml:space="preserve">“Device </w:t>
      </w:r>
      <w:r w:rsidRPr="00604DC7">
        <w:rPr>
          <w:rFonts w:eastAsia="system-ui" w:cs="Arial"/>
          <w:bCs/>
          <w:color w:val="0D0D0D" w:themeColor="text1" w:themeTint="F2"/>
        </w:rPr>
        <w:t>Not Active</w:t>
      </w:r>
      <w:r>
        <w:rPr>
          <w:rFonts w:eastAsia="system-ui" w:cs="Arial"/>
          <w:bCs/>
          <w:color w:val="0D0D0D" w:themeColor="text1" w:themeTint="F2"/>
        </w:rPr>
        <w:t>”</w:t>
      </w:r>
      <w:r w:rsidRPr="00604DC7">
        <w:rPr>
          <w:rFonts w:eastAsia="system-ui" w:cs="Arial"/>
          <w:b w:val="0"/>
          <w:bCs/>
          <w:color w:val="0D0D0D" w:themeColor="text1" w:themeTint="F2"/>
        </w:rPr>
        <w:t xml:space="preserve"> (indicating a fibre break).</w:t>
      </w:r>
    </w:p>
    <w:p w14:paraId="6CC1F0F5" w14:textId="77777777" w:rsidR="00986908" w:rsidRPr="00604DC7" w:rsidRDefault="00986908" w:rsidP="0000202E">
      <w:pPr>
        <w:pStyle w:val="Clause1Head"/>
        <w:numPr>
          <w:ilvl w:val="2"/>
          <w:numId w:val="5"/>
        </w:numPr>
        <w:shd w:val="clear" w:color="auto" w:fill="FFFFFF" w:themeFill="background1"/>
        <w:tabs>
          <w:tab w:val="left" w:pos="2127"/>
        </w:tabs>
        <w:spacing w:before="120" w:after="120" w:line="360" w:lineRule="auto"/>
        <w:ind w:left="2127" w:hanging="709"/>
        <w:rPr>
          <w:rFonts w:eastAsia="system-ui" w:cs="Arial"/>
          <w:color w:val="0D0D0D" w:themeColor="text1" w:themeTint="F2"/>
        </w:rPr>
      </w:pPr>
      <w:r w:rsidRPr="00604DC7">
        <w:rPr>
          <w:rFonts w:eastAsia="system-ui" w:cs="Arial"/>
          <w:b w:val="0"/>
          <w:bCs/>
          <w:color w:val="0D0D0D" w:themeColor="text1" w:themeTint="F2"/>
        </w:rPr>
        <w:t xml:space="preserve">The OLT reports </w:t>
      </w:r>
      <w:r w:rsidRPr="006B3A80">
        <w:rPr>
          <w:rFonts w:eastAsia="system-ui" w:cs="Arial"/>
          <w:color w:val="0D0D0D" w:themeColor="text1" w:themeTint="F2"/>
        </w:rPr>
        <w:t>“Degraded</w:t>
      </w:r>
      <w:r w:rsidRPr="00604DC7">
        <w:rPr>
          <w:rFonts w:eastAsia="system-ui" w:cs="Arial"/>
          <w:bCs/>
          <w:color w:val="0D0D0D" w:themeColor="text1" w:themeTint="F2"/>
        </w:rPr>
        <w:t xml:space="preserve"> Fibre Signal</w:t>
      </w:r>
      <w:r>
        <w:rPr>
          <w:rFonts w:eastAsia="system-ui" w:cs="Arial"/>
          <w:bCs/>
          <w:color w:val="0D0D0D" w:themeColor="text1" w:themeTint="F2"/>
        </w:rPr>
        <w:t>”</w:t>
      </w:r>
      <w:r>
        <w:rPr>
          <w:rFonts w:eastAsia="system-ui" w:cs="Arial"/>
          <w:b w:val="0"/>
          <w:bCs/>
          <w:color w:val="0D0D0D" w:themeColor="text1" w:themeTint="F2"/>
        </w:rPr>
        <w:t xml:space="preserve"> or </w:t>
      </w:r>
      <w:r w:rsidRPr="003E4E00">
        <w:rPr>
          <w:rFonts w:eastAsia="system-ui" w:cs="Arial"/>
          <w:color w:val="0D0D0D" w:themeColor="text1" w:themeTint="F2"/>
        </w:rPr>
        <w:t>“Fibre Level low”</w:t>
      </w:r>
      <w:r w:rsidRPr="00604DC7">
        <w:rPr>
          <w:rFonts w:eastAsia="system-ui" w:cs="Arial"/>
          <w:b w:val="0"/>
          <w:bCs/>
          <w:color w:val="0D0D0D" w:themeColor="text1" w:themeTint="F2"/>
        </w:rPr>
        <w:t>.</w:t>
      </w:r>
    </w:p>
    <w:p w14:paraId="6745CEC7" w14:textId="77777777" w:rsidR="00986908" w:rsidRPr="00604DC7" w:rsidRDefault="00986908" w:rsidP="0000202E">
      <w:pPr>
        <w:pStyle w:val="Clause1Head"/>
        <w:numPr>
          <w:ilvl w:val="1"/>
          <w:numId w:val="5"/>
        </w:numPr>
        <w:shd w:val="clear" w:color="auto" w:fill="FFFFFF" w:themeFill="background1"/>
        <w:tabs>
          <w:tab w:val="left" w:pos="1418"/>
        </w:tabs>
        <w:spacing w:before="120" w:after="120" w:line="360" w:lineRule="auto"/>
        <w:ind w:left="1418" w:hanging="709"/>
        <w:rPr>
          <w:rFonts w:eastAsia="system-ui" w:cs="Arial"/>
          <w:color w:val="0D0D0D" w:themeColor="text1" w:themeTint="F2"/>
        </w:rPr>
      </w:pPr>
      <w:r w:rsidRPr="00604DC7">
        <w:rPr>
          <w:rFonts w:eastAsia="system-ui" w:cs="Arial"/>
          <w:b w:val="0"/>
          <w:bCs/>
          <w:color w:val="0D0D0D" w:themeColor="text1" w:themeTint="F2"/>
        </w:rPr>
        <w:t>Homes classified as</w:t>
      </w:r>
      <w:r w:rsidRPr="00604DC7">
        <w:rPr>
          <w:rFonts w:eastAsia="system-ui" w:cs="Arial"/>
          <w:color w:val="0D0D0D" w:themeColor="text1" w:themeTint="F2"/>
        </w:rPr>
        <w:t xml:space="preserve"> </w:t>
      </w:r>
      <w:r w:rsidRPr="00604DC7">
        <w:rPr>
          <w:rFonts w:eastAsia="system-ui" w:cs="Arial"/>
          <w:bCs/>
          <w:color w:val="0D0D0D" w:themeColor="text1" w:themeTint="F2"/>
        </w:rPr>
        <w:t>Offline</w:t>
      </w:r>
      <w:r w:rsidRPr="00604DC7">
        <w:rPr>
          <w:rFonts w:eastAsia="system-ui" w:cs="Arial"/>
          <w:b w:val="0"/>
          <w:bCs/>
          <w:color w:val="0D0D0D" w:themeColor="text1" w:themeTint="F2"/>
        </w:rPr>
        <w:t xml:space="preserve"> will not be eligible for maintenance payments for that month.</w:t>
      </w:r>
    </w:p>
    <w:p w14:paraId="7C1A9828" w14:textId="77777777" w:rsidR="00986908" w:rsidRPr="00604DC7" w:rsidRDefault="00986908" w:rsidP="00986908">
      <w:pPr>
        <w:pStyle w:val="Clause1Head"/>
        <w:numPr>
          <w:ilvl w:val="0"/>
          <w:numId w:val="0"/>
        </w:numPr>
        <w:shd w:val="clear" w:color="auto" w:fill="FFFFFF" w:themeFill="background1"/>
        <w:tabs>
          <w:tab w:val="left" w:pos="1276"/>
        </w:tabs>
        <w:spacing w:before="120" w:after="120" w:line="360" w:lineRule="auto"/>
        <w:rPr>
          <w:rFonts w:eastAsia="system-ui" w:cs="Arial"/>
          <w:color w:val="0D0D0D" w:themeColor="text1" w:themeTint="F2"/>
        </w:rPr>
      </w:pPr>
    </w:p>
    <w:p w14:paraId="234C3E01" w14:textId="77777777" w:rsidR="00986908" w:rsidRPr="00604DC7" w:rsidRDefault="00986908" w:rsidP="0000202E">
      <w:pPr>
        <w:pStyle w:val="Clause1Head"/>
        <w:numPr>
          <w:ilvl w:val="0"/>
          <w:numId w:val="5"/>
        </w:numPr>
        <w:shd w:val="clear" w:color="auto" w:fill="FFFFFF" w:themeFill="background1"/>
        <w:tabs>
          <w:tab w:val="left" w:pos="720"/>
        </w:tabs>
        <w:spacing w:before="120" w:after="120" w:line="360" w:lineRule="auto"/>
        <w:ind w:left="709" w:hanging="720"/>
        <w:rPr>
          <w:rFonts w:eastAsia="system-ui" w:cs="Arial"/>
          <w:color w:val="0D0D0D" w:themeColor="text1" w:themeTint="F2"/>
        </w:rPr>
      </w:pPr>
      <w:r w:rsidRPr="00604DC7">
        <w:rPr>
          <w:rFonts w:eastAsia="system-ui" w:cs="Arial"/>
          <w:bCs/>
          <w:color w:val="0D0D0D" w:themeColor="text1" w:themeTint="F2"/>
        </w:rPr>
        <w:t>Force Majeure and Exception Handling</w:t>
      </w:r>
    </w:p>
    <w:p w14:paraId="3EF36F6D" w14:textId="77777777" w:rsidR="00986908" w:rsidRPr="00604DC7" w:rsidRDefault="00986908" w:rsidP="0000202E">
      <w:pPr>
        <w:pStyle w:val="Clause1Head"/>
        <w:numPr>
          <w:ilvl w:val="1"/>
          <w:numId w:val="5"/>
        </w:numPr>
        <w:shd w:val="clear" w:color="auto" w:fill="FFFFFF" w:themeFill="background1"/>
        <w:tabs>
          <w:tab w:val="left" w:pos="1418"/>
        </w:tabs>
        <w:spacing w:before="120" w:after="120" w:line="360" w:lineRule="auto"/>
        <w:ind w:left="1418" w:hanging="709"/>
        <w:rPr>
          <w:rFonts w:eastAsia="system-ui" w:cs="Arial"/>
          <w:color w:val="0D0D0D" w:themeColor="text1" w:themeTint="F2"/>
        </w:rPr>
      </w:pPr>
      <w:r w:rsidRPr="00604DC7">
        <w:rPr>
          <w:rFonts w:eastAsia="system-ui" w:cs="Arial"/>
          <w:b w:val="0"/>
          <w:color w:val="0D0D0D" w:themeColor="text1" w:themeTint="F2"/>
        </w:rPr>
        <w:t>In cases where a</w:t>
      </w:r>
      <w:r w:rsidRPr="00604DC7">
        <w:rPr>
          <w:rFonts w:eastAsia="system-ui" w:cs="Arial"/>
          <w:bCs/>
          <w:color w:val="0D0D0D" w:themeColor="text1" w:themeTint="F2"/>
        </w:rPr>
        <w:t xml:space="preserve"> force majeure event </w:t>
      </w:r>
      <w:r w:rsidRPr="00604DC7">
        <w:rPr>
          <w:rFonts w:eastAsia="system-ui" w:cs="Arial"/>
          <w:b w:val="0"/>
          <w:color w:val="0D0D0D" w:themeColor="text1" w:themeTint="F2"/>
        </w:rPr>
        <w:t>(e.g., power outages, natural disasters) occurs at the time of a snapshot, the affected snapshot will be excluded. An earlier snapshot will be used to determine the Online status of the ONTs for payment purposes.</w:t>
      </w:r>
    </w:p>
    <w:p w14:paraId="1C0671E1" w14:textId="77777777" w:rsidR="00986908" w:rsidRPr="00604DC7" w:rsidRDefault="00986908" w:rsidP="00986908">
      <w:pPr>
        <w:spacing w:line="360" w:lineRule="auto"/>
        <w:ind w:left="720"/>
        <w:jc w:val="both"/>
        <w:rPr>
          <w:rFonts w:ascii="Arial" w:hAnsi="Arial" w:cs="Arial"/>
          <w:sz w:val="20"/>
          <w:szCs w:val="20"/>
        </w:rPr>
      </w:pPr>
    </w:p>
    <w:p w14:paraId="3E4B90F1" w14:textId="77777777" w:rsidR="00986908" w:rsidRPr="00604DC7" w:rsidRDefault="00986908" w:rsidP="0000202E">
      <w:pPr>
        <w:pStyle w:val="Clause1Head"/>
        <w:numPr>
          <w:ilvl w:val="0"/>
          <w:numId w:val="5"/>
        </w:numPr>
        <w:shd w:val="clear" w:color="auto" w:fill="FFFFFF" w:themeFill="background1"/>
        <w:tabs>
          <w:tab w:val="left" w:pos="720"/>
        </w:tabs>
        <w:spacing w:before="120" w:after="120" w:line="360" w:lineRule="auto"/>
        <w:ind w:left="709" w:hanging="720"/>
        <w:rPr>
          <w:rFonts w:cs="Arial"/>
        </w:rPr>
      </w:pPr>
      <w:r w:rsidRPr="00604DC7">
        <w:rPr>
          <w:rFonts w:cs="Arial"/>
          <w:bCs/>
        </w:rPr>
        <w:lastRenderedPageBreak/>
        <w:t>Example</w:t>
      </w:r>
    </w:p>
    <w:tbl>
      <w:tblPr>
        <w:tblStyle w:val="TableGrid"/>
        <w:tblW w:w="8360" w:type="dxa"/>
        <w:tblInd w:w="704" w:type="dxa"/>
        <w:tblLook w:val="04A0" w:firstRow="1" w:lastRow="0" w:firstColumn="1" w:lastColumn="0" w:noHBand="0" w:noVBand="1"/>
      </w:tblPr>
      <w:tblGrid>
        <w:gridCol w:w="1108"/>
        <w:gridCol w:w="1555"/>
        <w:gridCol w:w="1531"/>
        <w:gridCol w:w="1531"/>
        <w:gridCol w:w="1176"/>
        <w:gridCol w:w="1459"/>
      </w:tblGrid>
      <w:tr w:rsidR="00986908" w:rsidRPr="00604DC7" w14:paraId="501C96B1" w14:textId="77777777" w:rsidTr="00CC247A">
        <w:trPr>
          <w:trHeight w:val="347"/>
        </w:trPr>
        <w:tc>
          <w:tcPr>
            <w:tcW w:w="1108" w:type="dxa"/>
          </w:tcPr>
          <w:p w14:paraId="74043CF9" w14:textId="77777777" w:rsidR="00986908" w:rsidRPr="003F4B94" w:rsidRDefault="00986908" w:rsidP="008256A6">
            <w:pPr>
              <w:pStyle w:val="Clause1Head"/>
              <w:numPr>
                <w:ilvl w:val="0"/>
                <w:numId w:val="0"/>
              </w:numPr>
              <w:tabs>
                <w:tab w:val="left" w:pos="720"/>
              </w:tabs>
              <w:spacing w:line="360" w:lineRule="auto"/>
              <w:jc w:val="center"/>
              <w:rPr>
                <w:rFonts w:cs="Arial"/>
                <w:bCs/>
              </w:rPr>
            </w:pPr>
            <w:r w:rsidRPr="003F4B94">
              <w:rPr>
                <w:rFonts w:cs="Arial"/>
                <w:bCs/>
              </w:rPr>
              <w:t>Zone</w:t>
            </w:r>
          </w:p>
        </w:tc>
        <w:tc>
          <w:tcPr>
            <w:tcW w:w="1555" w:type="dxa"/>
          </w:tcPr>
          <w:p w14:paraId="61A40AF9" w14:textId="77777777" w:rsidR="00986908" w:rsidRPr="003F4B94" w:rsidRDefault="00986908" w:rsidP="008256A6">
            <w:pPr>
              <w:pStyle w:val="Clause1Head"/>
              <w:numPr>
                <w:ilvl w:val="0"/>
                <w:numId w:val="0"/>
              </w:numPr>
              <w:tabs>
                <w:tab w:val="left" w:pos="720"/>
              </w:tabs>
              <w:spacing w:line="360" w:lineRule="auto"/>
              <w:jc w:val="center"/>
              <w:rPr>
                <w:rFonts w:cs="Arial"/>
                <w:bCs/>
              </w:rPr>
            </w:pPr>
            <w:r w:rsidRPr="003F4B94">
              <w:rPr>
                <w:rFonts w:cs="Arial"/>
                <w:bCs/>
              </w:rPr>
              <w:t>Total Homes Installed</w:t>
            </w:r>
          </w:p>
        </w:tc>
        <w:tc>
          <w:tcPr>
            <w:tcW w:w="1531" w:type="dxa"/>
          </w:tcPr>
          <w:p w14:paraId="6D45EFA9" w14:textId="77777777" w:rsidR="00986908" w:rsidRPr="003F4B94" w:rsidRDefault="00986908" w:rsidP="008256A6">
            <w:pPr>
              <w:pStyle w:val="Clause1Head"/>
              <w:numPr>
                <w:ilvl w:val="0"/>
                <w:numId w:val="0"/>
              </w:numPr>
              <w:tabs>
                <w:tab w:val="left" w:pos="720"/>
              </w:tabs>
              <w:spacing w:line="360" w:lineRule="auto"/>
              <w:jc w:val="center"/>
              <w:rPr>
                <w:rFonts w:cs="Arial"/>
                <w:bCs/>
              </w:rPr>
            </w:pPr>
            <w:r w:rsidRPr="003F4B94">
              <w:rPr>
                <w:rFonts w:cs="Arial"/>
                <w:bCs/>
              </w:rPr>
              <w:t>Online</w:t>
            </w:r>
          </w:p>
        </w:tc>
        <w:tc>
          <w:tcPr>
            <w:tcW w:w="1531" w:type="dxa"/>
          </w:tcPr>
          <w:p w14:paraId="2F08143E" w14:textId="77777777" w:rsidR="00986908" w:rsidRPr="003F4B94" w:rsidRDefault="00986908" w:rsidP="008256A6">
            <w:pPr>
              <w:pStyle w:val="Clause1Head"/>
              <w:numPr>
                <w:ilvl w:val="0"/>
                <w:numId w:val="0"/>
              </w:numPr>
              <w:tabs>
                <w:tab w:val="left" w:pos="720"/>
              </w:tabs>
              <w:spacing w:line="360" w:lineRule="auto"/>
              <w:jc w:val="center"/>
              <w:rPr>
                <w:rFonts w:cs="Arial"/>
                <w:bCs/>
              </w:rPr>
            </w:pPr>
            <w:r w:rsidRPr="003F4B94">
              <w:rPr>
                <w:rFonts w:cs="Arial"/>
                <w:bCs/>
              </w:rPr>
              <w:t>Offline</w:t>
            </w:r>
          </w:p>
        </w:tc>
        <w:tc>
          <w:tcPr>
            <w:tcW w:w="1176" w:type="dxa"/>
          </w:tcPr>
          <w:p w14:paraId="63FD4D16" w14:textId="77777777" w:rsidR="00986908" w:rsidRPr="003F4B94" w:rsidRDefault="00986908" w:rsidP="008256A6">
            <w:pPr>
              <w:pStyle w:val="Clause1Head"/>
              <w:numPr>
                <w:ilvl w:val="0"/>
                <w:numId w:val="0"/>
              </w:numPr>
              <w:tabs>
                <w:tab w:val="left" w:pos="720"/>
              </w:tabs>
              <w:spacing w:line="360" w:lineRule="auto"/>
              <w:jc w:val="center"/>
              <w:rPr>
                <w:rFonts w:cs="Arial"/>
                <w:bCs/>
              </w:rPr>
            </w:pPr>
            <w:r w:rsidRPr="003F4B94">
              <w:rPr>
                <w:rFonts w:cs="Arial"/>
                <w:bCs/>
              </w:rPr>
              <w:t>Price per home</w:t>
            </w:r>
          </w:p>
        </w:tc>
        <w:tc>
          <w:tcPr>
            <w:tcW w:w="1459" w:type="dxa"/>
          </w:tcPr>
          <w:p w14:paraId="07833889" w14:textId="77777777" w:rsidR="00986908" w:rsidRPr="003F4B94" w:rsidRDefault="00986908" w:rsidP="008256A6">
            <w:pPr>
              <w:pStyle w:val="Clause1Head"/>
              <w:numPr>
                <w:ilvl w:val="0"/>
                <w:numId w:val="0"/>
              </w:numPr>
              <w:tabs>
                <w:tab w:val="left" w:pos="720"/>
              </w:tabs>
              <w:spacing w:line="360" w:lineRule="auto"/>
              <w:jc w:val="center"/>
              <w:rPr>
                <w:rFonts w:cs="Arial"/>
                <w:bCs/>
              </w:rPr>
            </w:pPr>
            <w:r w:rsidRPr="003F4B94">
              <w:rPr>
                <w:rFonts w:cs="Arial"/>
                <w:bCs/>
              </w:rPr>
              <w:t>Amount Due for payment</w:t>
            </w:r>
          </w:p>
        </w:tc>
      </w:tr>
      <w:tr w:rsidR="00986908" w:rsidRPr="00604DC7" w14:paraId="77AA9C67" w14:textId="77777777" w:rsidTr="00CC247A">
        <w:trPr>
          <w:trHeight w:val="217"/>
        </w:trPr>
        <w:tc>
          <w:tcPr>
            <w:tcW w:w="1108" w:type="dxa"/>
          </w:tcPr>
          <w:p w14:paraId="73CDE39B" w14:textId="77777777" w:rsidR="00986908" w:rsidRPr="003F4B94" w:rsidRDefault="00986908" w:rsidP="008256A6">
            <w:pPr>
              <w:pStyle w:val="Clause1Head"/>
              <w:numPr>
                <w:ilvl w:val="0"/>
                <w:numId w:val="0"/>
              </w:numPr>
              <w:tabs>
                <w:tab w:val="left" w:pos="720"/>
              </w:tabs>
              <w:spacing w:line="360" w:lineRule="auto"/>
              <w:rPr>
                <w:rFonts w:cs="Arial"/>
                <w:bCs/>
              </w:rPr>
            </w:pPr>
            <w:r w:rsidRPr="003F4B94">
              <w:rPr>
                <w:rFonts w:cs="Arial"/>
                <w:bCs/>
              </w:rPr>
              <w:t>Zone 1</w:t>
            </w:r>
          </w:p>
        </w:tc>
        <w:tc>
          <w:tcPr>
            <w:tcW w:w="1555" w:type="dxa"/>
          </w:tcPr>
          <w:p w14:paraId="3CA1B34F" w14:textId="77777777" w:rsidR="00986908" w:rsidRPr="00604DC7" w:rsidRDefault="00986908" w:rsidP="008256A6">
            <w:pPr>
              <w:pStyle w:val="Clause1Head"/>
              <w:numPr>
                <w:ilvl w:val="0"/>
                <w:numId w:val="0"/>
              </w:numPr>
              <w:tabs>
                <w:tab w:val="left" w:pos="720"/>
              </w:tabs>
              <w:spacing w:line="360" w:lineRule="auto"/>
              <w:rPr>
                <w:rFonts w:cs="Arial"/>
                <w:b w:val="0"/>
              </w:rPr>
            </w:pPr>
            <w:r w:rsidRPr="00604DC7">
              <w:rPr>
                <w:rFonts w:cs="Arial"/>
                <w:b w:val="0"/>
              </w:rPr>
              <w:t>750</w:t>
            </w:r>
          </w:p>
        </w:tc>
        <w:tc>
          <w:tcPr>
            <w:tcW w:w="1531" w:type="dxa"/>
          </w:tcPr>
          <w:p w14:paraId="2268BD3C" w14:textId="77777777" w:rsidR="00986908" w:rsidRPr="00604DC7" w:rsidRDefault="00986908" w:rsidP="008256A6">
            <w:pPr>
              <w:pStyle w:val="Clause1Head"/>
              <w:numPr>
                <w:ilvl w:val="0"/>
                <w:numId w:val="0"/>
              </w:numPr>
              <w:tabs>
                <w:tab w:val="left" w:pos="720"/>
              </w:tabs>
              <w:spacing w:line="360" w:lineRule="auto"/>
              <w:rPr>
                <w:rFonts w:cs="Arial"/>
                <w:b w:val="0"/>
              </w:rPr>
            </w:pPr>
            <w:r w:rsidRPr="00604DC7">
              <w:rPr>
                <w:rFonts w:cs="Arial"/>
                <w:b w:val="0"/>
              </w:rPr>
              <w:t>600</w:t>
            </w:r>
          </w:p>
        </w:tc>
        <w:tc>
          <w:tcPr>
            <w:tcW w:w="1531" w:type="dxa"/>
          </w:tcPr>
          <w:p w14:paraId="273070FA" w14:textId="77777777" w:rsidR="00986908" w:rsidRPr="00604DC7" w:rsidRDefault="00986908" w:rsidP="008256A6">
            <w:pPr>
              <w:pStyle w:val="Clause1Head"/>
              <w:numPr>
                <w:ilvl w:val="0"/>
                <w:numId w:val="0"/>
              </w:numPr>
              <w:tabs>
                <w:tab w:val="left" w:pos="720"/>
              </w:tabs>
              <w:spacing w:line="360" w:lineRule="auto"/>
              <w:rPr>
                <w:rFonts w:cs="Arial"/>
                <w:b w:val="0"/>
              </w:rPr>
            </w:pPr>
            <w:r w:rsidRPr="00604DC7">
              <w:rPr>
                <w:rFonts w:cs="Arial"/>
                <w:b w:val="0"/>
              </w:rPr>
              <w:t>150</w:t>
            </w:r>
          </w:p>
        </w:tc>
        <w:tc>
          <w:tcPr>
            <w:tcW w:w="1176" w:type="dxa"/>
          </w:tcPr>
          <w:p w14:paraId="086AF9EB" w14:textId="77777777" w:rsidR="00986908" w:rsidRPr="00604DC7" w:rsidRDefault="00986908" w:rsidP="008256A6">
            <w:pPr>
              <w:pStyle w:val="Clause1Head"/>
              <w:numPr>
                <w:ilvl w:val="0"/>
                <w:numId w:val="0"/>
              </w:numPr>
              <w:tabs>
                <w:tab w:val="left" w:pos="720"/>
              </w:tabs>
              <w:spacing w:line="360" w:lineRule="auto"/>
              <w:jc w:val="right"/>
              <w:rPr>
                <w:rFonts w:cs="Arial"/>
                <w:b w:val="0"/>
              </w:rPr>
            </w:pPr>
            <w:r w:rsidRPr="00604DC7">
              <w:rPr>
                <w:rFonts w:cs="Arial"/>
                <w:b w:val="0"/>
              </w:rPr>
              <w:t>R10.00</w:t>
            </w:r>
          </w:p>
        </w:tc>
        <w:tc>
          <w:tcPr>
            <w:tcW w:w="1459" w:type="dxa"/>
          </w:tcPr>
          <w:p w14:paraId="0B0270B6" w14:textId="77777777" w:rsidR="00986908" w:rsidRPr="00604DC7" w:rsidRDefault="00986908" w:rsidP="008256A6">
            <w:pPr>
              <w:pStyle w:val="Clause1Head"/>
              <w:numPr>
                <w:ilvl w:val="0"/>
                <w:numId w:val="0"/>
              </w:numPr>
              <w:tabs>
                <w:tab w:val="left" w:pos="720"/>
              </w:tabs>
              <w:spacing w:line="360" w:lineRule="auto"/>
              <w:jc w:val="right"/>
              <w:rPr>
                <w:rFonts w:cs="Arial"/>
                <w:b w:val="0"/>
              </w:rPr>
            </w:pPr>
            <w:r w:rsidRPr="00604DC7">
              <w:rPr>
                <w:rFonts w:cs="Arial"/>
                <w:b w:val="0"/>
              </w:rPr>
              <w:t>R6</w:t>
            </w:r>
            <w:r>
              <w:rPr>
                <w:rFonts w:cs="Arial"/>
                <w:b w:val="0"/>
              </w:rPr>
              <w:t xml:space="preserve"> </w:t>
            </w:r>
            <w:r w:rsidRPr="00604DC7">
              <w:rPr>
                <w:rFonts w:cs="Arial"/>
                <w:b w:val="0"/>
              </w:rPr>
              <w:t>000.00</w:t>
            </w:r>
          </w:p>
        </w:tc>
      </w:tr>
      <w:tr w:rsidR="00986908" w:rsidRPr="00604DC7" w14:paraId="75E442A0" w14:textId="77777777" w:rsidTr="00CC247A">
        <w:trPr>
          <w:trHeight w:val="217"/>
        </w:trPr>
        <w:tc>
          <w:tcPr>
            <w:tcW w:w="1108" w:type="dxa"/>
          </w:tcPr>
          <w:p w14:paraId="673F14A6" w14:textId="77777777" w:rsidR="00986908" w:rsidRPr="003F4B94" w:rsidRDefault="00986908" w:rsidP="008256A6">
            <w:pPr>
              <w:pStyle w:val="Clause1Head"/>
              <w:numPr>
                <w:ilvl w:val="0"/>
                <w:numId w:val="0"/>
              </w:numPr>
              <w:tabs>
                <w:tab w:val="left" w:pos="720"/>
              </w:tabs>
              <w:spacing w:line="360" w:lineRule="auto"/>
              <w:rPr>
                <w:rFonts w:cs="Arial"/>
                <w:bCs/>
              </w:rPr>
            </w:pPr>
            <w:r w:rsidRPr="003F4B94">
              <w:rPr>
                <w:rFonts w:cs="Arial"/>
                <w:bCs/>
              </w:rPr>
              <w:t>Zone 2</w:t>
            </w:r>
          </w:p>
        </w:tc>
        <w:tc>
          <w:tcPr>
            <w:tcW w:w="1555" w:type="dxa"/>
          </w:tcPr>
          <w:p w14:paraId="7A08209C" w14:textId="77777777" w:rsidR="00986908" w:rsidRPr="00604DC7" w:rsidRDefault="00986908" w:rsidP="008256A6">
            <w:pPr>
              <w:pStyle w:val="Clause1Head"/>
              <w:numPr>
                <w:ilvl w:val="0"/>
                <w:numId w:val="0"/>
              </w:numPr>
              <w:tabs>
                <w:tab w:val="left" w:pos="720"/>
              </w:tabs>
              <w:spacing w:line="360" w:lineRule="auto"/>
              <w:rPr>
                <w:rFonts w:cs="Arial"/>
                <w:b w:val="0"/>
              </w:rPr>
            </w:pPr>
            <w:r w:rsidRPr="00604DC7">
              <w:rPr>
                <w:rFonts w:cs="Arial"/>
                <w:b w:val="0"/>
              </w:rPr>
              <w:t>250</w:t>
            </w:r>
          </w:p>
        </w:tc>
        <w:tc>
          <w:tcPr>
            <w:tcW w:w="1531" w:type="dxa"/>
          </w:tcPr>
          <w:p w14:paraId="24D7E7A0" w14:textId="77777777" w:rsidR="00986908" w:rsidRPr="00604DC7" w:rsidRDefault="00986908" w:rsidP="008256A6">
            <w:pPr>
              <w:pStyle w:val="Clause1Head"/>
              <w:numPr>
                <w:ilvl w:val="0"/>
                <w:numId w:val="0"/>
              </w:numPr>
              <w:tabs>
                <w:tab w:val="left" w:pos="720"/>
              </w:tabs>
              <w:spacing w:line="360" w:lineRule="auto"/>
              <w:rPr>
                <w:rFonts w:cs="Arial"/>
                <w:b w:val="0"/>
              </w:rPr>
            </w:pPr>
            <w:r w:rsidRPr="00604DC7">
              <w:rPr>
                <w:rFonts w:cs="Arial"/>
                <w:b w:val="0"/>
              </w:rPr>
              <w:t>160</w:t>
            </w:r>
          </w:p>
        </w:tc>
        <w:tc>
          <w:tcPr>
            <w:tcW w:w="1531" w:type="dxa"/>
          </w:tcPr>
          <w:p w14:paraId="09DDAEC8" w14:textId="77777777" w:rsidR="00986908" w:rsidRPr="00604DC7" w:rsidRDefault="00986908" w:rsidP="008256A6">
            <w:pPr>
              <w:pStyle w:val="Clause1Head"/>
              <w:numPr>
                <w:ilvl w:val="0"/>
                <w:numId w:val="0"/>
              </w:numPr>
              <w:tabs>
                <w:tab w:val="left" w:pos="720"/>
              </w:tabs>
              <w:spacing w:line="360" w:lineRule="auto"/>
              <w:rPr>
                <w:rFonts w:cs="Arial"/>
                <w:b w:val="0"/>
              </w:rPr>
            </w:pPr>
            <w:r w:rsidRPr="00604DC7">
              <w:rPr>
                <w:rFonts w:cs="Arial"/>
                <w:b w:val="0"/>
              </w:rPr>
              <w:t>90</w:t>
            </w:r>
          </w:p>
        </w:tc>
        <w:tc>
          <w:tcPr>
            <w:tcW w:w="1176" w:type="dxa"/>
          </w:tcPr>
          <w:p w14:paraId="1886F757" w14:textId="77777777" w:rsidR="00986908" w:rsidRPr="00604DC7" w:rsidRDefault="00986908" w:rsidP="008256A6">
            <w:pPr>
              <w:pStyle w:val="Clause1Head"/>
              <w:numPr>
                <w:ilvl w:val="0"/>
                <w:numId w:val="0"/>
              </w:numPr>
              <w:tabs>
                <w:tab w:val="left" w:pos="720"/>
              </w:tabs>
              <w:spacing w:line="360" w:lineRule="auto"/>
              <w:jc w:val="right"/>
              <w:rPr>
                <w:rFonts w:cs="Arial"/>
                <w:b w:val="0"/>
              </w:rPr>
            </w:pPr>
            <w:r w:rsidRPr="00604DC7">
              <w:rPr>
                <w:rFonts w:cs="Arial"/>
                <w:b w:val="0"/>
              </w:rPr>
              <w:t>R10.00</w:t>
            </w:r>
          </w:p>
        </w:tc>
        <w:tc>
          <w:tcPr>
            <w:tcW w:w="1459" w:type="dxa"/>
          </w:tcPr>
          <w:p w14:paraId="0CCB7F6D" w14:textId="2C4609FA" w:rsidR="00986908" w:rsidRPr="00604DC7" w:rsidRDefault="00986908" w:rsidP="008256A6">
            <w:pPr>
              <w:pStyle w:val="Clause1Head"/>
              <w:numPr>
                <w:ilvl w:val="0"/>
                <w:numId w:val="0"/>
              </w:numPr>
              <w:tabs>
                <w:tab w:val="left" w:pos="720"/>
              </w:tabs>
              <w:spacing w:line="360" w:lineRule="auto"/>
              <w:jc w:val="right"/>
              <w:rPr>
                <w:rFonts w:cs="Arial"/>
                <w:b w:val="0"/>
              </w:rPr>
            </w:pPr>
            <w:r w:rsidRPr="00604DC7">
              <w:rPr>
                <w:rFonts w:cs="Arial"/>
                <w:b w:val="0"/>
              </w:rPr>
              <w:t>R</w:t>
            </w:r>
            <w:r>
              <w:rPr>
                <w:rFonts w:cs="Arial"/>
                <w:b w:val="0"/>
              </w:rPr>
              <w:t>1 600</w:t>
            </w:r>
            <w:r w:rsidRPr="00604DC7">
              <w:rPr>
                <w:rFonts w:cs="Arial"/>
                <w:b w:val="0"/>
              </w:rPr>
              <w:t>.00</w:t>
            </w:r>
          </w:p>
        </w:tc>
      </w:tr>
      <w:tr w:rsidR="00986908" w:rsidRPr="00604DC7" w14:paraId="7BDCA69D" w14:textId="77777777" w:rsidTr="00CC247A">
        <w:trPr>
          <w:trHeight w:val="217"/>
        </w:trPr>
        <w:tc>
          <w:tcPr>
            <w:tcW w:w="1108" w:type="dxa"/>
          </w:tcPr>
          <w:p w14:paraId="50DCDFA5" w14:textId="77777777" w:rsidR="00986908" w:rsidRPr="003F4B94" w:rsidRDefault="00986908" w:rsidP="008256A6">
            <w:pPr>
              <w:pStyle w:val="Clause1Head"/>
              <w:numPr>
                <w:ilvl w:val="0"/>
                <w:numId w:val="0"/>
              </w:numPr>
              <w:tabs>
                <w:tab w:val="left" w:pos="720"/>
              </w:tabs>
              <w:spacing w:line="360" w:lineRule="auto"/>
              <w:rPr>
                <w:rFonts w:cs="Arial"/>
                <w:bCs/>
              </w:rPr>
            </w:pPr>
            <w:r w:rsidRPr="003F4B94">
              <w:rPr>
                <w:rFonts w:cs="Arial"/>
                <w:bCs/>
              </w:rPr>
              <w:t>Zone 3</w:t>
            </w:r>
          </w:p>
        </w:tc>
        <w:tc>
          <w:tcPr>
            <w:tcW w:w="1555" w:type="dxa"/>
          </w:tcPr>
          <w:p w14:paraId="447CAFF5" w14:textId="77777777" w:rsidR="00986908" w:rsidRPr="00604DC7" w:rsidRDefault="00986908" w:rsidP="008256A6">
            <w:pPr>
              <w:pStyle w:val="Clause1Head"/>
              <w:numPr>
                <w:ilvl w:val="0"/>
                <w:numId w:val="0"/>
              </w:numPr>
              <w:tabs>
                <w:tab w:val="left" w:pos="720"/>
              </w:tabs>
              <w:spacing w:line="360" w:lineRule="auto"/>
              <w:rPr>
                <w:rFonts w:cs="Arial"/>
                <w:b w:val="0"/>
              </w:rPr>
            </w:pPr>
            <w:r w:rsidRPr="00604DC7">
              <w:rPr>
                <w:rFonts w:cs="Arial"/>
                <w:b w:val="0"/>
              </w:rPr>
              <w:t>360</w:t>
            </w:r>
          </w:p>
        </w:tc>
        <w:tc>
          <w:tcPr>
            <w:tcW w:w="1531" w:type="dxa"/>
          </w:tcPr>
          <w:p w14:paraId="7E771CDF" w14:textId="77777777" w:rsidR="00986908" w:rsidRPr="00604DC7" w:rsidRDefault="00986908" w:rsidP="008256A6">
            <w:pPr>
              <w:pStyle w:val="Clause1Head"/>
              <w:numPr>
                <w:ilvl w:val="0"/>
                <w:numId w:val="0"/>
              </w:numPr>
              <w:tabs>
                <w:tab w:val="left" w:pos="720"/>
              </w:tabs>
              <w:spacing w:line="360" w:lineRule="auto"/>
              <w:rPr>
                <w:rFonts w:cs="Arial"/>
                <w:b w:val="0"/>
              </w:rPr>
            </w:pPr>
            <w:r w:rsidRPr="00604DC7">
              <w:rPr>
                <w:rFonts w:cs="Arial"/>
                <w:b w:val="0"/>
              </w:rPr>
              <w:t>280</w:t>
            </w:r>
          </w:p>
        </w:tc>
        <w:tc>
          <w:tcPr>
            <w:tcW w:w="1531" w:type="dxa"/>
          </w:tcPr>
          <w:p w14:paraId="3A9B932B" w14:textId="77777777" w:rsidR="00986908" w:rsidRPr="00604DC7" w:rsidRDefault="00986908" w:rsidP="008256A6">
            <w:pPr>
              <w:pStyle w:val="Clause1Head"/>
              <w:numPr>
                <w:ilvl w:val="0"/>
                <w:numId w:val="0"/>
              </w:numPr>
              <w:tabs>
                <w:tab w:val="left" w:pos="720"/>
              </w:tabs>
              <w:spacing w:line="360" w:lineRule="auto"/>
              <w:rPr>
                <w:rFonts w:cs="Arial"/>
                <w:b w:val="0"/>
              </w:rPr>
            </w:pPr>
            <w:r w:rsidRPr="00604DC7">
              <w:rPr>
                <w:rFonts w:cs="Arial"/>
                <w:b w:val="0"/>
              </w:rPr>
              <w:t>80</w:t>
            </w:r>
          </w:p>
        </w:tc>
        <w:tc>
          <w:tcPr>
            <w:tcW w:w="1176" w:type="dxa"/>
          </w:tcPr>
          <w:p w14:paraId="7D69B1B5" w14:textId="77777777" w:rsidR="00986908" w:rsidRPr="00604DC7" w:rsidRDefault="00986908" w:rsidP="008256A6">
            <w:pPr>
              <w:pStyle w:val="Clause1Head"/>
              <w:numPr>
                <w:ilvl w:val="0"/>
                <w:numId w:val="0"/>
              </w:numPr>
              <w:tabs>
                <w:tab w:val="left" w:pos="720"/>
              </w:tabs>
              <w:spacing w:line="360" w:lineRule="auto"/>
              <w:jc w:val="right"/>
              <w:rPr>
                <w:rFonts w:cs="Arial"/>
                <w:b w:val="0"/>
              </w:rPr>
            </w:pPr>
            <w:r w:rsidRPr="00604DC7">
              <w:rPr>
                <w:rFonts w:cs="Arial"/>
                <w:b w:val="0"/>
              </w:rPr>
              <w:t>R10.00</w:t>
            </w:r>
          </w:p>
        </w:tc>
        <w:tc>
          <w:tcPr>
            <w:tcW w:w="1459" w:type="dxa"/>
          </w:tcPr>
          <w:p w14:paraId="5AD36BD5" w14:textId="15F998E2" w:rsidR="00986908" w:rsidRPr="00604DC7" w:rsidRDefault="00986908" w:rsidP="008256A6">
            <w:pPr>
              <w:pStyle w:val="Clause1Head"/>
              <w:numPr>
                <w:ilvl w:val="0"/>
                <w:numId w:val="0"/>
              </w:numPr>
              <w:tabs>
                <w:tab w:val="left" w:pos="720"/>
              </w:tabs>
              <w:spacing w:line="360" w:lineRule="auto"/>
              <w:jc w:val="right"/>
              <w:rPr>
                <w:rFonts w:cs="Arial"/>
                <w:b w:val="0"/>
              </w:rPr>
            </w:pPr>
            <w:r w:rsidRPr="00604DC7">
              <w:rPr>
                <w:rFonts w:cs="Arial"/>
                <w:b w:val="0"/>
              </w:rPr>
              <w:t>R</w:t>
            </w:r>
            <w:r>
              <w:rPr>
                <w:rFonts w:cs="Arial"/>
                <w:b w:val="0"/>
              </w:rPr>
              <w:t>2 800</w:t>
            </w:r>
            <w:r w:rsidRPr="00604DC7">
              <w:rPr>
                <w:rFonts w:cs="Arial"/>
                <w:b w:val="0"/>
              </w:rPr>
              <w:t>.00</w:t>
            </w:r>
          </w:p>
        </w:tc>
      </w:tr>
      <w:tr w:rsidR="00986908" w:rsidRPr="00604DC7" w14:paraId="2079116E" w14:textId="77777777" w:rsidTr="00CC247A">
        <w:trPr>
          <w:trHeight w:val="214"/>
        </w:trPr>
        <w:tc>
          <w:tcPr>
            <w:tcW w:w="1108" w:type="dxa"/>
          </w:tcPr>
          <w:p w14:paraId="5AF0C5E0" w14:textId="77777777" w:rsidR="00986908" w:rsidRPr="003F4B94" w:rsidRDefault="00986908" w:rsidP="008256A6">
            <w:pPr>
              <w:pStyle w:val="Clause1Head"/>
              <w:numPr>
                <w:ilvl w:val="0"/>
                <w:numId w:val="0"/>
              </w:numPr>
              <w:tabs>
                <w:tab w:val="left" w:pos="720"/>
              </w:tabs>
              <w:spacing w:line="360" w:lineRule="auto"/>
              <w:rPr>
                <w:rFonts w:cs="Arial"/>
                <w:bCs/>
              </w:rPr>
            </w:pPr>
            <w:r w:rsidRPr="003F4B94">
              <w:rPr>
                <w:rFonts w:cs="Arial"/>
                <w:bCs/>
              </w:rPr>
              <w:t>Zone 4</w:t>
            </w:r>
          </w:p>
        </w:tc>
        <w:tc>
          <w:tcPr>
            <w:tcW w:w="1555" w:type="dxa"/>
          </w:tcPr>
          <w:p w14:paraId="61E4117E" w14:textId="77777777" w:rsidR="00986908" w:rsidRPr="00604DC7" w:rsidRDefault="00986908" w:rsidP="008256A6">
            <w:pPr>
              <w:pStyle w:val="Clause1Head"/>
              <w:numPr>
                <w:ilvl w:val="0"/>
                <w:numId w:val="0"/>
              </w:numPr>
              <w:tabs>
                <w:tab w:val="left" w:pos="720"/>
              </w:tabs>
              <w:spacing w:line="360" w:lineRule="auto"/>
              <w:rPr>
                <w:rFonts w:cs="Arial"/>
                <w:b w:val="0"/>
              </w:rPr>
            </w:pPr>
            <w:r w:rsidRPr="00604DC7">
              <w:rPr>
                <w:rFonts w:cs="Arial"/>
                <w:b w:val="0"/>
              </w:rPr>
              <w:t>457</w:t>
            </w:r>
          </w:p>
        </w:tc>
        <w:tc>
          <w:tcPr>
            <w:tcW w:w="1531" w:type="dxa"/>
          </w:tcPr>
          <w:p w14:paraId="057FF6ED" w14:textId="77777777" w:rsidR="00986908" w:rsidRPr="00604DC7" w:rsidRDefault="00986908" w:rsidP="008256A6">
            <w:pPr>
              <w:pStyle w:val="Clause1Head"/>
              <w:numPr>
                <w:ilvl w:val="0"/>
                <w:numId w:val="0"/>
              </w:numPr>
              <w:tabs>
                <w:tab w:val="left" w:pos="720"/>
              </w:tabs>
              <w:spacing w:line="360" w:lineRule="auto"/>
              <w:rPr>
                <w:rFonts w:cs="Arial"/>
                <w:b w:val="0"/>
              </w:rPr>
            </w:pPr>
            <w:r w:rsidRPr="00604DC7">
              <w:rPr>
                <w:rFonts w:cs="Arial"/>
                <w:b w:val="0"/>
              </w:rPr>
              <w:t>400</w:t>
            </w:r>
          </w:p>
        </w:tc>
        <w:tc>
          <w:tcPr>
            <w:tcW w:w="1531" w:type="dxa"/>
          </w:tcPr>
          <w:p w14:paraId="1930A802" w14:textId="77777777" w:rsidR="00986908" w:rsidRPr="00604DC7" w:rsidRDefault="00986908" w:rsidP="008256A6">
            <w:pPr>
              <w:pStyle w:val="Clause1Head"/>
              <w:numPr>
                <w:ilvl w:val="0"/>
                <w:numId w:val="0"/>
              </w:numPr>
              <w:tabs>
                <w:tab w:val="left" w:pos="720"/>
              </w:tabs>
              <w:spacing w:line="360" w:lineRule="auto"/>
              <w:rPr>
                <w:rFonts w:cs="Arial"/>
                <w:b w:val="0"/>
              </w:rPr>
            </w:pPr>
            <w:r w:rsidRPr="00604DC7">
              <w:rPr>
                <w:rFonts w:cs="Arial"/>
                <w:b w:val="0"/>
              </w:rPr>
              <w:t>57</w:t>
            </w:r>
          </w:p>
        </w:tc>
        <w:tc>
          <w:tcPr>
            <w:tcW w:w="1176" w:type="dxa"/>
          </w:tcPr>
          <w:p w14:paraId="7AAA1A42" w14:textId="77777777" w:rsidR="00986908" w:rsidRPr="00604DC7" w:rsidRDefault="00986908" w:rsidP="008256A6">
            <w:pPr>
              <w:pStyle w:val="Clause1Head"/>
              <w:numPr>
                <w:ilvl w:val="0"/>
                <w:numId w:val="0"/>
              </w:numPr>
              <w:tabs>
                <w:tab w:val="left" w:pos="720"/>
              </w:tabs>
              <w:spacing w:line="360" w:lineRule="auto"/>
              <w:jc w:val="right"/>
              <w:rPr>
                <w:rFonts w:cs="Arial"/>
                <w:b w:val="0"/>
              </w:rPr>
            </w:pPr>
            <w:r w:rsidRPr="00604DC7">
              <w:rPr>
                <w:rFonts w:cs="Arial"/>
                <w:b w:val="0"/>
              </w:rPr>
              <w:t>R10.00</w:t>
            </w:r>
          </w:p>
        </w:tc>
        <w:tc>
          <w:tcPr>
            <w:tcW w:w="1459" w:type="dxa"/>
          </w:tcPr>
          <w:p w14:paraId="6ABE4565" w14:textId="77777777" w:rsidR="00986908" w:rsidRPr="00604DC7" w:rsidRDefault="00986908" w:rsidP="008256A6">
            <w:pPr>
              <w:pStyle w:val="Clause1Head"/>
              <w:numPr>
                <w:ilvl w:val="0"/>
                <w:numId w:val="0"/>
              </w:numPr>
              <w:tabs>
                <w:tab w:val="left" w:pos="720"/>
              </w:tabs>
              <w:spacing w:line="360" w:lineRule="auto"/>
              <w:jc w:val="right"/>
              <w:rPr>
                <w:rFonts w:cs="Arial"/>
                <w:b w:val="0"/>
              </w:rPr>
            </w:pPr>
            <w:r w:rsidRPr="00604DC7">
              <w:rPr>
                <w:rFonts w:cs="Arial"/>
                <w:b w:val="0"/>
              </w:rPr>
              <w:t>R4</w:t>
            </w:r>
            <w:r>
              <w:rPr>
                <w:rFonts w:cs="Arial"/>
                <w:b w:val="0"/>
              </w:rPr>
              <w:t xml:space="preserve"> </w:t>
            </w:r>
            <w:r w:rsidRPr="00604DC7">
              <w:rPr>
                <w:rFonts w:cs="Arial"/>
                <w:b w:val="0"/>
              </w:rPr>
              <w:t>000.00</w:t>
            </w:r>
          </w:p>
        </w:tc>
      </w:tr>
    </w:tbl>
    <w:p w14:paraId="5F9E655A" w14:textId="77777777" w:rsidR="00986908" w:rsidRDefault="00986908" w:rsidP="00986908">
      <w:pPr>
        <w:pStyle w:val="Clause1Head"/>
        <w:numPr>
          <w:ilvl w:val="0"/>
          <w:numId w:val="0"/>
        </w:numPr>
        <w:shd w:val="clear" w:color="auto" w:fill="FFFFFF" w:themeFill="background1"/>
        <w:tabs>
          <w:tab w:val="left" w:pos="720"/>
        </w:tabs>
        <w:spacing w:before="120" w:after="120" w:line="360" w:lineRule="auto"/>
        <w:ind w:left="360"/>
        <w:rPr>
          <w:rFonts w:cs="Arial"/>
        </w:rPr>
      </w:pPr>
    </w:p>
    <w:p w14:paraId="3DB509CD" w14:textId="77777777" w:rsidR="00986908" w:rsidRPr="00604DC7" w:rsidRDefault="00986908" w:rsidP="0000202E">
      <w:pPr>
        <w:pStyle w:val="Clause1Head"/>
        <w:numPr>
          <w:ilvl w:val="0"/>
          <w:numId w:val="5"/>
        </w:numPr>
        <w:shd w:val="clear" w:color="auto" w:fill="FFFFFF" w:themeFill="background1"/>
        <w:tabs>
          <w:tab w:val="left" w:pos="720"/>
        </w:tabs>
        <w:spacing w:before="120" w:after="120" w:line="360" w:lineRule="auto"/>
        <w:ind w:left="709" w:hanging="720"/>
        <w:rPr>
          <w:rFonts w:cs="Arial"/>
        </w:rPr>
      </w:pPr>
      <w:r w:rsidRPr="00604DC7">
        <w:rPr>
          <w:rFonts w:cs="Arial"/>
        </w:rPr>
        <w:t>Invoicing</w:t>
      </w:r>
    </w:p>
    <w:p w14:paraId="6545D1EA" w14:textId="77777777" w:rsidR="00986908" w:rsidRPr="00604DC7" w:rsidRDefault="00986908" w:rsidP="0000202E">
      <w:pPr>
        <w:pStyle w:val="Clause1Head"/>
        <w:numPr>
          <w:ilvl w:val="1"/>
          <w:numId w:val="5"/>
        </w:numPr>
        <w:shd w:val="clear" w:color="auto" w:fill="FFFFFF" w:themeFill="background1"/>
        <w:tabs>
          <w:tab w:val="left" w:pos="1560"/>
        </w:tabs>
        <w:spacing w:before="120" w:after="120" w:line="360" w:lineRule="auto"/>
        <w:ind w:left="1418" w:hanging="709"/>
        <w:rPr>
          <w:rFonts w:eastAsia="system-ui" w:cs="Arial"/>
          <w:b w:val="0"/>
          <w:bCs/>
          <w:color w:val="0D0D0D" w:themeColor="text1" w:themeTint="F2"/>
        </w:rPr>
      </w:pPr>
      <w:r w:rsidRPr="00604DC7">
        <w:rPr>
          <w:rFonts w:eastAsia="system-ui" w:cs="Arial"/>
          <w:b w:val="0"/>
          <w:bCs/>
          <w:color w:val="0D0D0D" w:themeColor="text1" w:themeTint="F2"/>
        </w:rPr>
        <w:t>Snapshot data will be provided to contractor on the first day of every month once a Zone has been handed over, the snapshot will indicate total to be invoiced for at maintenance rate.</w:t>
      </w:r>
    </w:p>
    <w:p w14:paraId="4292F30C" w14:textId="77777777" w:rsidR="00986908" w:rsidRPr="00604DC7" w:rsidRDefault="00986908" w:rsidP="0000202E">
      <w:pPr>
        <w:pStyle w:val="Clause1Head"/>
        <w:numPr>
          <w:ilvl w:val="1"/>
          <w:numId w:val="5"/>
        </w:numPr>
        <w:shd w:val="clear" w:color="auto" w:fill="FFFFFF" w:themeFill="background1"/>
        <w:tabs>
          <w:tab w:val="left" w:pos="1560"/>
        </w:tabs>
        <w:spacing w:before="120" w:after="120" w:line="360" w:lineRule="auto"/>
        <w:ind w:left="1418" w:hanging="709"/>
        <w:rPr>
          <w:rFonts w:eastAsia="system-ui" w:cs="Arial"/>
          <w:b w:val="0"/>
          <w:bCs/>
          <w:color w:val="0D0D0D" w:themeColor="text1" w:themeTint="F2"/>
        </w:rPr>
      </w:pPr>
      <w:r w:rsidRPr="00604DC7">
        <w:rPr>
          <w:rFonts w:eastAsia="system-ui" w:cs="Arial"/>
          <w:b w:val="0"/>
          <w:bCs/>
          <w:color w:val="0D0D0D" w:themeColor="text1" w:themeTint="F2"/>
        </w:rPr>
        <w:t>Alongside of the rate invoiced all materials used for maintenance must be invoiced with amount used and price. For all free issue stock, it is required to be invoiced with quantity at R0.</w:t>
      </w:r>
    </w:p>
    <w:p w14:paraId="1A82E290" w14:textId="77777777" w:rsidR="00986908" w:rsidRPr="00604DC7" w:rsidRDefault="00986908" w:rsidP="0000202E">
      <w:pPr>
        <w:pStyle w:val="Clause1Head"/>
        <w:numPr>
          <w:ilvl w:val="1"/>
          <w:numId w:val="5"/>
        </w:numPr>
        <w:shd w:val="clear" w:color="auto" w:fill="FFFFFF" w:themeFill="background1"/>
        <w:tabs>
          <w:tab w:val="left" w:pos="1418"/>
        </w:tabs>
        <w:spacing w:before="120" w:after="120" w:line="360" w:lineRule="auto"/>
        <w:ind w:left="1418" w:hanging="709"/>
        <w:rPr>
          <w:rFonts w:eastAsia="system-ui" w:cs="Arial"/>
          <w:b w:val="0"/>
          <w:bCs/>
          <w:color w:val="0D0D0D" w:themeColor="text1" w:themeTint="F2"/>
        </w:rPr>
      </w:pPr>
      <w:r w:rsidRPr="00604DC7">
        <w:rPr>
          <w:rFonts w:eastAsia="system-ui" w:cs="Arial"/>
          <w:b w:val="0"/>
          <w:bCs/>
          <w:color w:val="0D0D0D" w:themeColor="text1" w:themeTint="F2"/>
        </w:rPr>
        <w:t>All Free issue stock that is removed from client homes needs to be returned to fibre time offices in Stellenbosch this all at the digression of the contractor.</w:t>
      </w:r>
    </w:p>
    <w:p w14:paraId="464A8B42" w14:textId="23EEEFAC" w:rsidR="00B26985" w:rsidRDefault="00B26985">
      <w:pPr>
        <w:spacing w:after="0" w:line="240" w:lineRule="auto"/>
        <w:rPr>
          <w:rFonts w:ascii="Arial" w:hAnsi="Arial" w:cs="Arial"/>
          <w:b/>
          <w:bCs/>
          <w:sz w:val="20"/>
          <w:szCs w:val="20"/>
          <w:lang w:val="en-GB"/>
        </w:rPr>
      </w:pPr>
      <w:r>
        <w:rPr>
          <w:rFonts w:ascii="Arial" w:hAnsi="Arial" w:cs="Arial"/>
          <w:b/>
          <w:bCs/>
          <w:sz w:val="20"/>
          <w:szCs w:val="20"/>
          <w:lang w:val="en-GB"/>
        </w:rPr>
        <w:br w:type="page"/>
      </w:r>
    </w:p>
    <w:p w14:paraId="3FF755D0" w14:textId="77777777" w:rsidR="00B26985" w:rsidRPr="00B26985" w:rsidRDefault="00B26985" w:rsidP="00B26985">
      <w:pPr>
        <w:rPr>
          <w:rFonts w:ascii="Arial" w:hAnsi="Arial" w:cs="Arial"/>
          <w:b/>
          <w:bCs/>
          <w:sz w:val="20"/>
          <w:szCs w:val="20"/>
          <w:lang w:val="en-GB"/>
        </w:rPr>
      </w:pPr>
      <w:r w:rsidRPr="00B26985">
        <w:rPr>
          <w:rFonts w:ascii="Arial" w:hAnsi="Arial" w:cs="Arial"/>
          <w:b/>
          <w:bCs/>
          <w:sz w:val="20"/>
          <w:szCs w:val="20"/>
          <w:lang w:val="en-GB"/>
        </w:rPr>
        <w:lastRenderedPageBreak/>
        <w:t>APPENDIX D: Handovers</w:t>
      </w:r>
    </w:p>
    <w:p w14:paraId="0EA3EAD3" w14:textId="3FDD70FF" w:rsidR="00B26985" w:rsidRPr="005A538F" w:rsidRDefault="00B26985" w:rsidP="0000202E">
      <w:pPr>
        <w:pStyle w:val="ListParagraph"/>
        <w:numPr>
          <w:ilvl w:val="0"/>
          <w:numId w:val="4"/>
        </w:numPr>
        <w:ind w:left="709" w:hanging="709"/>
        <w:rPr>
          <w:rFonts w:ascii="Arial" w:hAnsi="Arial" w:cs="Arial"/>
          <w:sz w:val="20"/>
          <w:szCs w:val="20"/>
          <w:lang w:val="en-GB"/>
        </w:rPr>
      </w:pPr>
      <w:r w:rsidRPr="00B26985">
        <w:rPr>
          <w:rFonts w:ascii="Arial" w:hAnsi="Arial" w:cs="Arial"/>
          <w:b/>
          <w:bCs/>
          <w:sz w:val="20"/>
          <w:szCs w:val="20"/>
          <w:lang w:val="en-GB"/>
        </w:rPr>
        <w:t>POP Handovers</w:t>
      </w:r>
    </w:p>
    <w:p w14:paraId="7E50E3DC" w14:textId="77777777" w:rsidR="005A538F" w:rsidRPr="00B26985" w:rsidRDefault="005A538F" w:rsidP="005A538F">
      <w:pPr>
        <w:pStyle w:val="ListParagraph"/>
        <w:ind w:left="851"/>
        <w:rPr>
          <w:rFonts w:ascii="Arial" w:hAnsi="Arial" w:cs="Arial"/>
          <w:sz w:val="20"/>
          <w:szCs w:val="20"/>
          <w:lang w:val="en-GB"/>
        </w:rPr>
      </w:pPr>
    </w:p>
    <w:p w14:paraId="41746776" w14:textId="626F5921" w:rsidR="00B26985" w:rsidRPr="00B26985" w:rsidRDefault="00B26985" w:rsidP="0000202E">
      <w:pPr>
        <w:pStyle w:val="ListParagraph"/>
        <w:numPr>
          <w:ilvl w:val="1"/>
          <w:numId w:val="4"/>
        </w:numPr>
        <w:spacing w:line="360" w:lineRule="auto"/>
        <w:ind w:left="1418" w:hanging="709"/>
        <w:jc w:val="both"/>
        <w:rPr>
          <w:rFonts w:ascii="Arial" w:hAnsi="Arial" w:cs="Arial"/>
          <w:sz w:val="20"/>
          <w:szCs w:val="20"/>
          <w:lang w:val="en-GB"/>
        </w:rPr>
      </w:pPr>
      <w:r w:rsidRPr="00B26985">
        <w:rPr>
          <w:rFonts w:ascii="Arial" w:hAnsi="Arial" w:cs="Arial"/>
          <w:sz w:val="20"/>
          <w:szCs w:val="20"/>
          <w:lang w:val="en-GB"/>
        </w:rPr>
        <w:t>fibertime™ will internally work with fibertime™ Area managers to finalise requirements on site, to hand over Site POP into maintenance following specifications provided in Handover Documents. All pops need to be handed over before infrastructure handovers can proceed.</w:t>
      </w:r>
    </w:p>
    <w:p w14:paraId="29B1E64C" w14:textId="77777777" w:rsidR="00B26985" w:rsidRPr="00B26985" w:rsidRDefault="00B26985" w:rsidP="00B26985">
      <w:pPr>
        <w:rPr>
          <w:rFonts w:ascii="Arial" w:hAnsi="Arial" w:cs="Arial"/>
          <w:sz w:val="20"/>
          <w:szCs w:val="20"/>
          <w:lang w:val="en-GB"/>
        </w:rPr>
      </w:pPr>
    </w:p>
    <w:p w14:paraId="28DCAF94" w14:textId="6B535D67" w:rsidR="00B26985" w:rsidRPr="00442569" w:rsidRDefault="00B26985" w:rsidP="0000202E">
      <w:pPr>
        <w:pStyle w:val="ListParagraph"/>
        <w:numPr>
          <w:ilvl w:val="0"/>
          <w:numId w:val="4"/>
        </w:numPr>
        <w:ind w:left="709" w:hanging="709"/>
        <w:rPr>
          <w:rFonts w:ascii="Arial" w:hAnsi="Arial" w:cs="Arial"/>
          <w:sz w:val="20"/>
          <w:szCs w:val="20"/>
          <w:lang w:val="en-GB"/>
        </w:rPr>
      </w:pPr>
      <w:r w:rsidRPr="00B26985">
        <w:rPr>
          <w:rFonts w:ascii="Arial" w:hAnsi="Arial" w:cs="Arial"/>
          <w:b/>
          <w:bCs/>
          <w:sz w:val="20"/>
          <w:szCs w:val="20"/>
          <w:lang w:val="en-GB"/>
        </w:rPr>
        <w:t>Zone/Site hand overs</w:t>
      </w:r>
    </w:p>
    <w:p w14:paraId="04BF1FA1" w14:textId="77777777" w:rsidR="00442569" w:rsidRPr="00B26985" w:rsidRDefault="00442569" w:rsidP="00442569">
      <w:pPr>
        <w:pStyle w:val="ListParagraph"/>
        <w:ind w:left="851"/>
        <w:rPr>
          <w:rFonts w:ascii="Arial" w:hAnsi="Arial" w:cs="Arial"/>
          <w:sz w:val="20"/>
          <w:szCs w:val="20"/>
          <w:lang w:val="en-GB"/>
        </w:rPr>
      </w:pPr>
    </w:p>
    <w:p w14:paraId="35487C8F" w14:textId="23789567" w:rsidR="00B26985" w:rsidRDefault="00B26985" w:rsidP="0000202E">
      <w:pPr>
        <w:pStyle w:val="ListParagraph"/>
        <w:numPr>
          <w:ilvl w:val="1"/>
          <w:numId w:val="4"/>
        </w:numPr>
        <w:spacing w:line="360" w:lineRule="auto"/>
        <w:ind w:left="1418" w:hanging="709"/>
        <w:jc w:val="both"/>
        <w:rPr>
          <w:rFonts w:ascii="Arial" w:hAnsi="Arial" w:cs="Arial"/>
          <w:sz w:val="20"/>
          <w:szCs w:val="20"/>
          <w:lang w:val="en-GB"/>
        </w:rPr>
      </w:pPr>
      <w:r w:rsidRPr="00B26985">
        <w:rPr>
          <w:rFonts w:ascii="Arial" w:hAnsi="Arial" w:cs="Arial"/>
          <w:sz w:val="20"/>
          <w:szCs w:val="20"/>
          <w:lang w:val="en-GB"/>
        </w:rPr>
        <w:t xml:space="preserve">Zone hand overs will ensue once a Zone of a specific site reaches 80% of planned homes installed or determined otherwise by fibertime™. All zones on hand over will need to provide all required information and have zone built to specification all outlined by the passive infrastructure hand over document. </w:t>
      </w:r>
    </w:p>
    <w:p w14:paraId="2E606000" w14:textId="77777777" w:rsidR="00442569" w:rsidRPr="00B26985" w:rsidRDefault="00442569" w:rsidP="00442569">
      <w:pPr>
        <w:pStyle w:val="ListParagraph"/>
        <w:spacing w:line="360" w:lineRule="auto"/>
        <w:ind w:left="1701"/>
        <w:jc w:val="both"/>
        <w:rPr>
          <w:rFonts w:ascii="Arial" w:hAnsi="Arial" w:cs="Arial"/>
          <w:sz w:val="20"/>
          <w:szCs w:val="20"/>
          <w:lang w:val="en-GB"/>
        </w:rPr>
      </w:pPr>
    </w:p>
    <w:p w14:paraId="206D5894" w14:textId="57579DA5" w:rsidR="004920A7" w:rsidRPr="00B26985" w:rsidRDefault="00B26985" w:rsidP="0000202E">
      <w:pPr>
        <w:pStyle w:val="ListParagraph"/>
        <w:numPr>
          <w:ilvl w:val="1"/>
          <w:numId w:val="4"/>
        </w:numPr>
        <w:spacing w:line="360" w:lineRule="auto"/>
        <w:ind w:left="1418" w:hanging="709"/>
        <w:jc w:val="both"/>
        <w:rPr>
          <w:rFonts w:ascii="Arial" w:hAnsi="Arial" w:cs="Arial"/>
          <w:sz w:val="20"/>
          <w:szCs w:val="20"/>
          <w:lang w:val="en-GB"/>
        </w:rPr>
      </w:pPr>
      <w:r w:rsidRPr="00B26985">
        <w:rPr>
          <w:rFonts w:ascii="Arial" w:hAnsi="Arial" w:cs="Arial"/>
          <w:sz w:val="20"/>
          <w:szCs w:val="20"/>
          <w:lang w:val="en-GB"/>
        </w:rPr>
        <w:t>A Site is considered fully handed over once All zones have been handed over to full specification and with information required.</w:t>
      </w:r>
    </w:p>
    <w:sectPr w:rsidR="004920A7" w:rsidRPr="00B26985" w:rsidSect="00006D36">
      <w:headerReference w:type="default" r:id="rId14"/>
      <w:footerReference w:type="even" r:id="rId15"/>
      <w:footerReference w:type="default" r:id="rId16"/>
      <w:pgSz w:w="11906" w:h="16838"/>
      <w:pgMar w:top="1276" w:right="1418" w:bottom="1134" w:left="1418" w:header="709" w:footer="454" w:gutter="0"/>
      <w:pgNumType w:start="1"/>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9" w:author="Werksmans" w:date="2025-09-24T21:42:00Z" w:initials="W">
    <w:p w14:paraId="599408BD" w14:textId="77777777" w:rsidR="00C5280F" w:rsidRDefault="00C5280F" w:rsidP="00C5280F">
      <w:pPr>
        <w:pStyle w:val="CommentText"/>
      </w:pPr>
      <w:r>
        <w:rPr>
          <w:rStyle w:val="CommentReference"/>
        </w:rPr>
        <w:annotationRef/>
      </w:r>
      <w:r>
        <w:t>Client to please note.</w:t>
      </w:r>
    </w:p>
  </w:comment>
  <w:comment w:id="23" w:author="Werksmans" w:date="2025-10-15T12:35:00Z" w:initials="W">
    <w:p w14:paraId="1F201434" w14:textId="77777777" w:rsidR="00C5280F" w:rsidRDefault="00C5280F" w:rsidP="00C5280F">
      <w:pPr>
        <w:pStyle w:val="CommentText"/>
      </w:pPr>
      <w:r>
        <w:rPr>
          <w:rStyle w:val="CommentReference"/>
        </w:rPr>
        <w:annotationRef/>
      </w:r>
      <w:r>
        <w:t>Client to please note.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99408BD" w15:done="0"/>
  <w15:commentEx w15:paraId="1F20143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87F6E2F" w16cex:dateUtc="2025-09-24T19:42:00Z"/>
  <w16cex:commentExtensible w16cex:durableId="36F50B8E" w16cex:dateUtc="2025-10-15T10: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99408BD" w16cid:durableId="787F6E2F"/>
  <w16cid:commentId w16cid:paraId="1F201434" w16cid:durableId="36F50B8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5EBDF" w14:textId="77777777" w:rsidR="00B85246" w:rsidRDefault="00B85246" w:rsidP="004920A7">
      <w:pPr>
        <w:spacing w:after="0" w:line="240" w:lineRule="auto"/>
      </w:pPr>
      <w:r>
        <w:separator/>
      </w:r>
    </w:p>
  </w:endnote>
  <w:endnote w:type="continuationSeparator" w:id="0">
    <w:p w14:paraId="2FA41425" w14:textId="77777777" w:rsidR="00B85246" w:rsidRDefault="00B85246" w:rsidP="004920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ystem-ui">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venir">
    <w:altName w:val="Calibri"/>
    <w:charset w:val="00"/>
    <w:family w:val="auto"/>
    <w:pitch w:val="variable"/>
    <w:sig w:usb0="800000AF"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94183354"/>
      <w:docPartObj>
        <w:docPartGallery w:val="Page Numbers (Bottom of Page)"/>
        <w:docPartUnique/>
      </w:docPartObj>
    </w:sdtPr>
    <w:sdtContent>
      <w:p w14:paraId="3F0DB149" w14:textId="77777777" w:rsidR="00B50755" w:rsidRDefault="00B50755" w:rsidP="0085746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B5709CD" w14:textId="77777777" w:rsidR="00B50755" w:rsidRDefault="00B50755" w:rsidP="00B5075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D9160" w14:textId="2D505227" w:rsidR="000742D2" w:rsidRPr="000742D2" w:rsidRDefault="000742D2">
    <w:pPr>
      <w:pStyle w:val="Footer"/>
      <w:rPr>
        <w:rFonts w:ascii="Arial" w:hAnsi="Arial" w:cs="Arial"/>
      </w:rPr>
    </w:pPr>
    <w:r>
      <w:rPr>
        <w:rFonts w:ascii="Arial" w:hAnsi="Arial" w:cs="Arial"/>
      </w:rPr>
      <w:tab/>
    </w:r>
    <w:r>
      <w:rPr>
        <w:rFonts w:ascii="Arial" w:hAnsi="Arial" w:cs="Arial"/>
      </w:rPr>
      <w:tab/>
    </w:r>
    <w:r w:rsidRPr="000742D2">
      <w:rPr>
        <w:rFonts w:ascii="Arial" w:hAnsi="Arial" w:cs="Arial"/>
      </w:rPr>
      <w:t>Initial:</w:t>
    </w:r>
  </w:p>
  <w:p w14:paraId="44E6F585" w14:textId="77777777" w:rsidR="000742D2" w:rsidRDefault="000742D2" w:rsidP="000742D2">
    <w:pPr>
      <w:pBdr>
        <w:top w:val="nil"/>
        <w:left w:val="nil"/>
        <w:bottom w:val="nil"/>
        <w:right w:val="nil"/>
        <w:between w:val="nil"/>
      </w:pBdr>
      <w:tabs>
        <w:tab w:val="center" w:pos="4513"/>
        <w:tab w:val="right" w:pos="9026"/>
      </w:tabs>
      <w:spacing w:line="276" w:lineRule="auto"/>
      <w:ind w:right="360"/>
      <w:jc w:val="right"/>
      <w:rPr>
        <w:rFonts w:ascii="Arial" w:eastAsia="Avenir" w:hAnsi="Arial" w:cs="Arial"/>
        <w:color w:val="000000"/>
        <w:sz w:val="20"/>
        <w:szCs w:val="20"/>
      </w:rPr>
    </w:pPr>
  </w:p>
  <w:p w14:paraId="54FFDBB2" w14:textId="7D6C758F" w:rsidR="008931FA" w:rsidRPr="000742D2" w:rsidRDefault="000742D2" w:rsidP="000742D2">
    <w:pPr>
      <w:pBdr>
        <w:top w:val="nil"/>
        <w:left w:val="nil"/>
        <w:bottom w:val="nil"/>
        <w:right w:val="nil"/>
        <w:between w:val="nil"/>
      </w:pBdr>
      <w:tabs>
        <w:tab w:val="center" w:pos="4513"/>
        <w:tab w:val="right" w:pos="9026"/>
      </w:tabs>
      <w:spacing w:line="276" w:lineRule="auto"/>
      <w:ind w:right="360"/>
      <w:jc w:val="right"/>
      <w:rPr>
        <w:rFonts w:ascii="Arial" w:eastAsia="Avenir" w:hAnsi="Arial" w:cs="Arial"/>
        <w:color w:val="000000"/>
        <w:sz w:val="20"/>
        <w:szCs w:val="20"/>
      </w:rPr>
    </w:pPr>
    <w:r w:rsidRPr="000742D2">
      <w:rPr>
        <w:rFonts w:ascii="Arial" w:eastAsia="Avenir" w:hAnsi="Arial" w:cs="Arial"/>
        <w:color w:val="000000"/>
        <w:sz w:val="20"/>
        <w:szCs w:val="20"/>
      </w:rPr>
      <w:fldChar w:fldCharType="begin"/>
    </w:r>
    <w:r w:rsidRPr="000742D2">
      <w:rPr>
        <w:rFonts w:ascii="Arial" w:eastAsia="Avenir" w:hAnsi="Arial" w:cs="Arial"/>
        <w:color w:val="000000"/>
        <w:sz w:val="20"/>
        <w:szCs w:val="20"/>
      </w:rPr>
      <w:instrText xml:space="preserve"> PAGE   \* MERGEFORMAT </w:instrText>
    </w:r>
    <w:r w:rsidRPr="000742D2">
      <w:rPr>
        <w:rFonts w:ascii="Arial" w:eastAsia="Avenir" w:hAnsi="Arial" w:cs="Arial"/>
        <w:color w:val="000000"/>
        <w:sz w:val="20"/>
        <w:szCs w:val="20"/>
      </w:rPr>
      <w:fldChar w:fldCharType="separate"/>
    </w:r>
    <w:r w:rsidRPr="000742D2">
      <w:rPr>
        <w:rFonts w:ascii="Arial" w:eastAsia="Avenir" w:hAnsi="Arial" w:cs="Arial"/>
        <w:noProof/>
        <w:color w:val="000000"/>
        <w:sz w:val="20"/>
        <w:szCs w:val="20"/>
      </w:rPr>
      <w:t>4</w:t>
    </w:r>
    <w:r w:rsidRPr="000742D2">
      <w:rPr>
        <w:rFonts w:ascii="Arial" w:eastAsia="Avenir" w:hAnsi="Arial" w:cs="Arial"/>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1DB10" w14:textId="77777777" w:rsidR="00B85246" w:rsidRDefault="00B85246" w:rsidP="004920A7">
      <w:pPr>
        <w:spacing w:after="0" w:line="240" w:lineRule="auto"/>
      </w:pPr>
      <w:r>
        <w:separator/>
      </w:r>
    </w:p>
  </w:footnote>
  <w:footnote w:type="continuationSeparator" w:id="0">
    <w:p w14:paraId="7FA60DA2" w14:textId="77777777" w:rsidR="00B85246" w:rsidRDefault="00B85246" w:rsidP="004920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CC1C0" w14:textId="77777777" w:rsidR="008931FA" w:rsidRDefault="00015ADA" w:rsidP="004920A7">
    <w:pPr>
      <w:pBdr>
        <w:top w:val="nil"/>
        <w:left w:val="nil"/>
        <w:bottom w:val="nil"/>
        <w:right w:val="nil"/>
        <w:between w:val="nil"/>
      </w:pBdr>
      <w:tabs>
        <w:tab w:val="center" w:pos="4513"/>
        <w:tab w:val="right" w:pos="9026"/>
      </w:tabs>
      <w:jc w:val="center"/>
      <w:rPr>
        <w:rFonts w:eastAsia="Calibri"/>
        <w:color w:val="000000"/>
        <w:vertAlign w:val="subscript"/>
      </w:rPr>
    </w:pPr>
    <w:r>
      <w:rPr>
        <w:rFonts w:eastAsia="Calibri"/>
        <w:color w:val="000000"/>
        <w:vertAlign w:val="subscript"/>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42BA9"/>
    <w:multiLevelType w:val="multilevel"/>
    <w:tmpl w:val="257C6AB0"/>
    <w:lvl w:ilvl="0">
      <w:start w:val="1"/>
      <w:numFmt w:val="decimal"/>
      <w:lvlText w:val="%1."/>
      <w:lvlJc w:val="left"/>
      <w:pPr>
        <w:ind w:left="360" w:hanging="360"/>
      </w:pPr>
      <w:rPr>
        <w:rFonts w:hint="default"/>
        <w:b/>
        <w:bCs/>
        <w:sz w:val="20"/>
        <w:szCs w:val="20"/>
      </w:rPr>
    </w:lvl>
    <w:lvl w:ilvl="1">
      <w:start w:val="1"/>
      <w:numFmt w:val="decimal"/>
      <w:lvlText w:val="%1.%2."/>
      <w:lvlJc w:val="left"/>
      <w:pPr>
        <w:ind w:left="792" w:hanging="432"/>
      </w:pPr>
      <w:rPr>
        <w:b w:val="0"/>
        <w:bCs/>
      </w:rPr>
    </w:lvl>
    <w:lvl w:ilvl="2">
      <w:start w:val="1"/>
      <w:numFmt w:val="decimal"/>
      <w:lvlText w:val="%1.%2.%3."/>
      <w:lvlJc w:val="left"/>
      <w:pPr>
        <w:ind w:left="1224" w:hanging="504"/>
      </w:pPr>
      <w:rPr>
        <w:b w:val="0"/>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F5B7106"/>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20B7456"/>
    <w:multiLevelType w:val="multilevel"/>
    <w:tmpl w:val="C2D4BFC4"/>
    <w:lvl w:ilvl="0">
      <w:start w:val="1"/>
      <w:numFmt w:val="decimal"/>
      <w:lvlText w:val="%1."/>
      <w:lvlJc w:val="left"/>
      <w:pPr>
        <w:ind w:left="360" w:hanging="360"/>
      </w:pPr>
      <w:rPr>
        <w:b w:val="0"/>
        <w:bCs/>
      </w:rPr>
    </w:lvl>
    <w:lvl w:ilvl="1">
      <w:start w:val="1"/>
      <w:numFmt w:val="decimal"/>
      <w:lvlText w:val="%1.%2."/>
      <w:lvlJc w:val="left"/>
      <w:pPr>
        <w:ind w:left="792" w:hanging="432"/>
      </w:pPr>
      <w:rPr>
        <w:b w:val="0"/>
        <w:bCs/>
      </w:rPr>
    </w:lvl>
    <w:lvl w:ilvl="2">
      <w:start w:val="1"/>
      <w:numFmt w:val="decimal"/>
      <w:lvlText w:val="%1.%2.%3."/>
      <w:lvlJc w:val="left"/>
      <w:pPr>
        <w:ind w:left="1224" w:hanging="504"/>
      </w:pPr>
      <w:rPr>
        <w:b w:val="0"/>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2962F0D"/>
    <w:multiLevelType w:val="multilevel"/>
    <w:tmpl w:val="D26CF738"/>
    <w:lvl w:ilvl="0">
      <w:start w:val="1"/>
      <w:numFmt w:val="decimal"/>
      <w:lvlText w:val="%1."/>
      <w:lvlJc w:val="left"/>
      <w:pPr>
        <w:ind w:left="360" w:hanging="360"/>
      </w:pPr>
      <w:rPr>
        <w:rFonts w:hint="default"/>
        <w:b w:val="0"/>
        <w:bCs/>
      </w:rPr>
    </w:lvl>
    <w:lvl w:ilvl="1">
      <w:start w:val="1"/>
      <w:numFmt w:val="decimal"/>
      <w:lvlText w:val="%1.%2."/>
      <w:lvlJc w:val="left"/>
      <w:pPr>
        <w:ind w:left="792" w:hanging="432"/>
      </w:pPr>
      <w:rPr>
        <w:b w:val="0"/>
        <w:bCs w:val="0"/>
        <w:i w:val="0"/>
        <w:iCs w:val="0"/>
      </w:rPr>
    </w:lvl>
    <w:lvl w:ilvl="2">
      <w:start w:val="1"/>
      <w:numFmt w:val="decimal"/>
      <w:lvlText w:val="%1.%2.%3."/>
      <w:lvlJc w:val="left"/>
      <w:pPr>
        <w:ind w:left="1224" w:hanging="504"/>
      </w:pPr>
      <w:rPr>
        <w:b w:val="0"/>
        <w:bCs w:val="0"/>
        <w:i w:val="0"/>
        <w:iCs w:val="0"/>
      </w:rPr>
    </w:lvl>
    <w:lvl w:ilvl="3">
      <w:start w:val="1"/>
      <w:numFmt w:val="decimal"/>
      <w:lvlText w:val="%1.%2.%3.%4."/>
      <w:lvlJc w:val="left"/>
      <w:pPr>
        <w:ind w:left="1728" w:hanging="648"/>
      </w:pPr>
      <w:rPr>
        <w:b w:val="0"/>
        <w:bCs w:val="0"/>
      </w:rPr>
    </w:lvl>
    <w:lvl w:ilvl="4">
      <w:start w:val="1"/>
      <w:numFmt w:val="decimal"/>
      <w:lvlText w:val="%1.%2.%3.%4.%5."/>
      <w:lvlJc w:val="left"/>
      <w:pPr>
        <w:ind w:left="2232" w:hanging="792"/>
      </w:pPr>
      <w:rPr>
        <w:b w:val="0"/>
        <w:bCs w:val="0"/>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5D8A4921"/>
    <w:multiLevelType w:val="multilevel"/>
    <w:tmpl w:val="40BAA6F0"/>
    <w:lvl w:ilvl="0">
      <w:start w:val="1"/>
      <w:numFmt w:val="decimal"/>
      <w:pStyle w:val="Clause1Head"/>
      <w:isLgl/>
      <w:lvlText w:val="%1."/>
      <w:lvlJc w:val="left"/>
      <w:pPr>
        <w:tabs>
          <w:tab w:val="num" w:pos="720"/>
        </w:tabs>
        <w:ind w:left="720" w:hanging="720"/>
      </w:pPr>
      <w:rPr>
        <w:rFonts w:ascii="Arial" w:hAnsi="Arial" w:hint="default"/>
        <w:b w:val="0"/>
        <w:i w:val="0"/>
        <w:sz w:val="20"/>
        <w:szCs w:val="20"/>
      </w:rPr>
    </w:lvl>
    <w:lvl w:ilvl="1">
      <w:start w:val="1"/>
      <w:numFmt w:val="decimal"/>
      <w:pStyle w:val="Clause2Sub"/>
      <w:lvlText w:val="%1.%2."/>
      <w:lvlJc w:val="left"/>
      <w:pPr>
        <w:tabs>
          <w:tab w:val="num" w:pos="1440"/>
        </w:tabs>
        <w:ind w:left="1440" w:hanging="720"/>
      </w:pPr>
      <w:rPr>
        <w:rFonts w:hint="default"/>
      </w:rPr>
    </w:lvl>
    <w:lvl w:ilvl="2">
      <w:start w:val="1"/>
      <w:numFmt w:val="decimal"/>
      <w:pStyle w:val="Clause3Sub"/>
      <w:lvlText w:val="%1.%2.%3."/>
      <w:lvlJc w:val="left"/>
      <w:pPr>
        <w:tabs>
          <w:tab w:val="num" w:pos="2552"/>
        </w:tabs>
        <w:ind w:left="2552" w:hanging="1112"/>
      </w:pPr>
      <w:rPr>
        <w:rFonts w:hint="default"/>
      </w:rPr>
    </w:lvl>
    <w:lvl w:ilvl="3">
      <w:start w:val="1"/>
      <w:numFmt w:val="decimal"/>
      <w:pStyle w:val="Clause4Sub"/>
      <w:lvlText w:val="%1.%2.%3.%4."/>
      <w:lvlJc w:val="left"/>
      <w:pPr>
        <w:tabs>
          <w:tab w:val="num" w:pos="3600"/>
        </w:tabs>
        <w:ind w:left="3600" w:hanging="1048"/>
      </w:pPr>
      <w:rPr>
        <w:rFonts w:hint="default"/>
      </w:rPr>
    </w:lvl>
    <w:lvl w:ilvl="4">
      <w:start w:val="1"/>
      <w:numFmt w:val="decimal"/>
      <w:pStyle w:val="Clause5Sub"/>
      <w:lvlText w:val="%1.%2.%3.%4.%5."/>
      <w:lvlJc w:val="left"/>
      <w:pPr>
        <w:tabs>
          <w:tab w:val="num" w:pos="5041"/>
        </w:tabs>
        <w:ind w:left="5041" w:hanging="1441"/>
      </w:pPr>
      <w:rPr>
        <w:rFonts w:hint="default"/>
      </w:rPr>
    </w:lvl>
    <w:lvl w:ilvl="5">
      <w:start w:val="1"/>
      <w:numFmt w:val="decimal"/>
      <w:pStyle w:val="Clause6Sub"/>
      <w:lvlText w:val="%1.%2.%3.%4.%5.%6."/>
      <w:lvlJc w:val="left"/>
      <w:pPr>
        <w:tabs>
          <w:tab w:val="num" w:pos="6481"/>
        </w:tabs>
        <w:ind w:left="6481" w:hanging="1440"/>
      </w:pPr>
      <w:rPr>
        <w:rFonts w:hint="default"/>
      </w:rPr>
    </w:lvl>
    <w:lvl w:ilvl="6">
      <w:start w:val="1"/>
      <w:numFmt w:val="decimal"/>
      <w:pStyle w:val="Clause7Sub"/>
      <w:lvlText w:val="%1.%2.%3.%4.%5.%6.%7."/>
      <w:lvlJc w:val="left"/>
      <w:pPr>
        <w:tabs>
          <w:tab w:val="num" w:pos="7201"/>
        </w:tabs>
        <w:ind w:left="7201" w:hanging="1871"/>
      </w:pPr>
      <w:rPr>
        <w:rFonts w:hint="default"/>
      </w:rPr>
    </w:lvl>
    <w:lvl w:ilvl="7">
      <w:start w:val="1"/>
      <w:numFmt w:val="decimal"/>
      <w:pStyle w:val="Clause8Sub"/>
      <w:lvlText w:val="%1.%2.%3.%4.%5.%6.%7.%8."/>
      <w:lvlJc w:val="left"/>
      <w:pPr>
        <w:tabs>
          <w:tab w:val="num" w:pos="7921"/>
        </w:tabs>
        <w:ind w:left="7921" w:hanging="1967"/>
      </w:pPr>
      <w:rPr>
        <w:rFonts w:hint="default"/>
      </w:rPr>
    </w:lvl>
    <w:lvl w:ilvl="8">
      <w:start w:val="1"/>
      <w:numFmt w:val="decimal"/>
      <w:pStyle w:val="Clause9Sub"/>
      <w:isLgl/>
      <w:lvlText w:val="%1.%2.%3.%4.%5.%6.%7.%8.%9."/>
      <w:lvlJc w:val="left"/>
      <w:pPr>
        <w:tabs>
          <w:tab w:val="num" w:pos="8222"/>
        </w:tabs>
        <w:ind w:left="8222" w:hanging="1741"/>
      </w:pPr>
      <w:rPr>
        <w:rFonts w:hint="default"/>
      </w:rPr>
    </w:lvl>
  </w:abstractNum>
  <w:num w:numId="1" w16cid:durableId="2017609368">
    <w:abstractNumId w:val="4"/>
  </w:num>
  <w:num w:numId="2" w16cid:durableId="27984675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79097773">
    <w:abstractNumId w:val="3"/>
  </w:num>
  <w:num w:numId="4" w16cid:durableId="1174371547">
    <w:abstractNumId w:val="1"/>
  </w:num>
  <w:num w:numId="5" w16cid:durableId="581791561">
    <w:abstractNumId w:val="0"/>
  </w:num>
  <w:num w:numId="6" w16cid:durableId="418212418">
    <w:abstractNumId w:val="2"/>
  </w:num>
  <w:num w:numId="7" w16cid:durableId="383525564">
    <w:abstractNumId w:val="4"/>
  </w:num>
  <w:num w:numId="8" w16cid:durableId="692803825">
    <w:abstractNumId w:val="4"/>
  </w:num>
  <w:num w:numId="9" w16cid:durableId="1035303171">
    <w:abstractNumId w:val="4"/>
  </w:num>
  <w:num w:numId="10" w16cid:durableId="1543900363">
    <w:abstractNumId w:val="4"/>
  </w:num>
  <w:num w:numId="11" w16cid:durableId="481048476">
    <w:abstractNumId w:val="4"/>
  </w:num>
  <w:num w:numId="12" w16cid:durableId="1140458599">
    <w:abstractNumId w:val="4"/>
  </w:num>
  <w:num w:numId="13" w16cid:durableId="1764717376">
    <w:abstractNumId w:val="4"/>
  </w:num>
  <w:num w:numId="14" w16cid:durableId="2055349168">
    <w:abstractNumId w:val="4"/>
  </w:num>
  <w:num w:numId="15" w16cid:durableId="755445640">
    <w:abstractNumId w:val="4"/>
  </w:num>
  <w:num w:numId="16" w16cid:durableId="2094010691">
    <w:abstractNumId w:val="4"/>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erksmans">
    <w15:presenceInfo w15:providerId="None" w15:userId="Werksman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BF1"/>
    <w:rsid w:val="0000202E"/>
    <w:rsid w:val="00006D36"/>
    <w:rsid w:val="00015ADA"/>
    <w:rsid w:val="000323AB"/>
    <w:rsid w:val="0005132C"/>
    <w:rsid w:val="000561D3"/>
    <w:rsid w:val="000742D2"/>
    <w:rsid w:val="000B1C4D"/>
    <w:rsid w:val="000E0460"/>
    <w:rsid w:val="000F1A2A"/>
    <w:rsid w:val="0010105F"/>
    <w:rsid w:val="001064A5"/>
    <w:rsid w:val="0011028D"/>
    <w:rsid w:val="001621D9"/>
    <w:rsid w:val="001B40F0"/>
    <w:rsid w:val="001B72BC"/>
    <w:rsid w:val="0023084A"/>
    <w:rsid w:val="00247D88"/>
    <w:rsid w:val="0025435B"/>
    <w:rsid w:val="00277A69"/>
    <w:rsid w:val="00280CCC"/>
    <w:rsid w:val="00284283"/>
    <w:rsid w:val="002974C2"/>
    <w:rsid w:val="002A1593"/>
    <w:rsid w:val="002C3BB0"/>
    <w:rsid w:val="002D60FE"/>
    <w:rsid w:val="002E2575"/>
    <w:rsid w:val="002F4735"/>
    <w:rsid w:val="002F628D"/>
    <w:rsid w:val="00344B21"/>
    <w:rsid w:val="003624DC"/>
    <w:rsid w:val="003852AF"/>
    <w:rsid w:val="00395935"/>
    <w:rsid w:val="003C2FAF"/>
    <w:rsid w:val="003D25E8"/>
    <w:rsid w:val="003E10EB"/>
    <w:rsid w:val="00432731"/>
    <w:rsid w:val="00442569"/>
    <w:rsid w:val="004562CF"/>
    <w:rsid w:val="00457C28"/>
    <w:rsid w:val="00473B58"/>
    <w:rsid w:val="004920A7"/>
    <w:rsid w:val="004A7A6D"/>
    <w:rsid w:val="004D6DBF"/>
    <w:rsid w:val="005064FA"/>
    <w:rsid w:val="0055348F"/>
    <w:rsid w:val="0058245B"/>
    <w:rsid w:val="005A538F"/>
    <w:rsid w:val="005B2E15"/>
    <w:rsid w:val="005B7D1A"/>
    <w:rsid w:val="005C32F8"/>
    <w:rsid w:val="005C413F"/>
    <w:rsid w:val="005E2E2F"/>
    <w:rsid w:val="00620B0F"/>
    <w:rsid w:val="00632031"/>
    <w:rsid w:val="00636CA6"/>
    <w:rsid w:val="00667758"/>
    <w:rsid w:val="00672113"/>
    <w:rsid w:val="006C7661"/>
    <w:rsid w:val="006D3E6C"/>
    <w:rsid w:val="0073562A"/>
    <w:rsid w:val="007832DA"/>
    <w:rsid w:val="007B7805"/>
    <w:rsid w:val="007C325D"/>
    <w:rsid w:val="007E27D3"/>
    <w:rsid w:val="00881B19"/>
    <w:rsid w:val="00885374"/>
    <w:rsid w:val="008931FA"/>
    <w:rsid w:val="008A736F"/>
    <w:rsid w:val="008B0292"/>
    <w:rsid w:val="00920731"/>
    <w:rsid w:val="009249F9"/>
    <w:rsid w:val="00977069"/>
    <w:rsid w:val="00977850"/>
    <w:rsid w:val="00986908"/>
    <w:rsid w:val="009906A4"/>
    <w:rsid w:val="009A0BCB"/>
    <w:rsid w:val="009A303A"/>
    <w:rsid w:val="009B3A6C"/>
    <w:rsid w:val="009B4D3B"/>
    <w:rsid w:val="009E20CA"/>
    <w:rsid w:val="009E4C8F"/>
    <w:rsid w:val="00A2147E"/>
    <w:rsid w:val="00A32BF1"/>
    <w:rsid w:val="00A576B4"/>
    <w:rsid w:val="00A6744C"/>
    <w:rsid w:val="00A913F7"/>
    <w:rsid w:val="00A958F9"/>
    <w:rsid w:val="00B1086E"/>
    <w:rsid w:val="00B26985"/>
    <w:rsid w:val="00B50755"/>
    <w:rsid w:val="00B630DC"/>
    <w:rsid w:val="00B85246"/>
    <w:rsid w:val="00BA72BA"/>
    <w:rsid w:val="00BC581A"/>
    <w:rsid w:val="00BE6D68"/>
    <w:rsid w:val="00BF0005"/>
    <w:rsid w:val="00C26428"/>
    <w:rsid w:val="00C31D29"/>
    <w:rsid w:val="00C5280F"/>
    <w:rsid w:val="00C81778"/>
    <w:rsid w:val="00CA728C"/>
    <w:rsid w:val="00CC247A"/>
    <w:rsid w:val="00CE7AF2"/>
    <w:rsid w:val="00D01E3E"/>
    <w:rsid w:val="00D23F52"/>
    <w:rsid w:val="00D77286"/>
    <w:rsid w:val="00D80F6B"/>
    <w:rsid w:val="00D92EFC"/>
    <w:rsid w:val="00DA5310"/>
    <w:rsid w:val="00DB5524"/>
    <w:rsid w:val="00DB7E3C"/>
    <w:rsid w:val="00DC215A"/>
    <w:rsid w:val="00DD2CBE"/>
    <w:rsid w:val="00DD5E56"/>
    <w:rsid w:val="00DE4B08"/>
    <w:rsid w:val="00DF7D16"/>
    <w:rsid w:val="00E1570E"/>
    <w:rsid w:val="00E26DA7"/>
    <w:rsid w:val="00E339D7"/>
    <w:rsid w:val="00E37113"/>
    <w:rsid w:val="00E46D76"/>
    <w:rsid w:val="00E52F38"/>
    <w:rsid w:val="00E5300A"/>
    <w:rsid w:val="00E646CC"/>
    <w:rsid w:val="00E82940"/>
    <w:rsid w:val="00EB66A7"/>
    <w:rsid w:val="00EC2089"/>
    <w:rsid w:val="00EC36CB"/>
    <w:rsid w:val="00EF6C7A"/>
    <w:rsid w:val="00F057B4"/>
    <w:rsid w:val="00F4509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818BF"/>
  <w15:chartTrackingRefBased/>
  <w15:docId w15:val="{3F8E5995-F0AF-424A-B30E-6132AC441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20A7"/>
    <w:pPr>
      <w:spacing w:after="200" w:line="288" w:lineRule="auto"/>
    </w:pPr>
    <w:rPr>
      <w:rFonts w:eastAsiaTheme="minorEastAsia"/>
      <w:kern w:val="0"/>
      <w:sz w:val="21"/>
      <w:szCs w:val="21"/>
      <w:lang w:eastAsia="en-GB"/>
      <w14:ligatures w14:val="none"/>
    </w:rPr>
  </w:style>
  <w:style w:type="paragraph" w:styleId="Heading1">
    <w:name w:val="heading 1"/>
    <w:basedOn w:val="Normal"/>
    <w:next w:val="Normal"/>
    <w:link w:val="Heading1Char"/>
    <w:uiPriority w:val="9"/>
    <w:qFormat/>
    <w:rsid w:val="004920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20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20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20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20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20A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20A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20A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20A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20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20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20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20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20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20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20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20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20A7"/>
    <w:rPr>
      <w:rFonts w:eastAsiaTheme="majorEastAsia" w:cstheme="majorBidi"/>
      <w:color w:val="272727" w:themeColor="text1" w:themeTint="D8"/>
    </w:rPr>
  </w:style>
  <w:style w:type="paragraph" w:styleId="Title">
    <w:name w:val="Title"/>
    <w:basedOn w:val="Normal"/>
    <w:next w:val="Normal"/>
    <w:link w:val="TitleChar"/>
    <w:uiPriority w:val="10"/>
    <w:qFormat/>
    <w:rsid w:val="004920A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20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20A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20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20A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920A7"/>
    <w:rPr>
      <w:i/>
      <w:iCs/>
      <w:color w:val="404040" w:themeColor="text1" w:themeTint="BF"/>
    </w:rPr>
  </w:style>
  <w:style w:type="paragraph" w:styleId="ListParagraph">
    <w:name w:val="List Paragraph"/>
    <w:basedOn w:val="Normal"/>
    <w:uiPriority w:val="34"/>
    <w:qFormat/>
    <w:rsid w:val="004920A7"/>
    <w:pPr>
      <w:ind w:left="720"/>
      <w:contextualSpacing/>
    </w:pPr>
  </w:style>
  <w:style w:type="character" w:styleId="IntenseEmphasis">
    <w:name w:val="Intense Emphasis"/>
    <w:basedOn w:val="DefaultParagraphFont"/>
    <w:uiPriority w:val="21"/>
    <w:qFormat/>
    <w:rsid w:val="004920A7"/>
    <w:rPr>
      <w:i/>
      <w:iCs/>
      <w:color w:val="0F4761" w:themeColor="accent1" w:themeShade="BF"/>
    </w:rPr>
  </w:style>
  <w:style w:type="paragraph" w:styleId="IntenseQuote">
    <w:name w:val="Intense Quote"/>
    <w:basedOn w:val="Normal"/>
    <w:next w:val="Normal"/>
    <w:link w:val="IntenseQuoteChar"/>
    <w:uiPriority w:val="30"/>
    <w:qFormat/>
    <w:rsid w:val="004920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20A7"/>
    <w:rPr>
      <w:i/>
      <w:iCs/>
      <w:color w:val="0F4761" w:themeColor="accent1" w:themeShade="BF"/>
    </w:rPr>
  </w:style>
  <w:style w:type="character" w:styleId="IntenseReference">
    <w:name w:val="Intense Reference"/>
    <w:basedOn w:val="DefaultParagraphFont"/>
    <w:uiPriority w:val="32"/>
    <w:qFormat/>
    <w:rsid w:val="004920A7"/>
    <w:rPr>
      <w:b/>
      <w:bCs/>
      <w:smallCaps/>
      <w:color w:val="0F4761" w:themeColor="accent1" w:themeShade="BF"/>
      <w:spacing w:val="5"/>
    </w:rPr>
  </w:style>
  <w:style w:type="paragraph" w:customStyle="1" w:styleId="Clause1Head">
    <w:name w:val="Clause1Head"/>
    <w:basedOn w:val="Normal"/>
    <w:link w:val="Clause1HeadChar"/>
    <w:qFormat/>
    <w:rsid w:val="004920A7"/>
    <w:pPr>
      <w:keepNext/>
      <w:numPr>
        <w:numId w:val="1"/>
      </w:numPr>
      <w:spacing w:after="240" w:line="360" w:lineRule="atLeast"/>
      <w:jc w:val="both"/>
    </w:pPr>
    <w:rPr>
      <w:rFonts w:ascii="Arial" w:eastAsia="Times New Roman" w:hAnsi="Arial" w:cs="Times New Roman"/>
      <w:b/>
      <w:sz w:val="20"/>
      <w:szCs w:val="20"/>
      <w:lang w:val="en-GB"/>
    </w:rPr>
  </w:style>
  <w:style w:type="paragraph" w:customStyle="1" w:styleId="Clause2Sub">
    <w:name w:val="Clause2Sub"/>
    <w:basedOn w:val="Normal"/>
    <w:link w:val="Clause2SubChar"/>
    <w:qFormat/>
    <w:rsid w:val="004920A7"/>
    <w:pPr>
      <w:numPr>
        <w:ilvl w:val="1"/>
        <w:numId w:val="1"/>
      </w:numPr>
      <w:spacing w:after="240" w:line="360" w:lineRule="atLeast"/>
      <w:jc w:val="both"/>
    </w:pPr>
    <w:rPr>
      <w:rFonts w:ascii="Arial" w:eastAsia="Times New Roman" w:hAnsi="Arial" w:cs="Times New Roman"/>
      <w:sz w:val="20"/>
      <w:szCs w:val="20"/>
      <w:lang w:val="en-GB"/>
    </w:rPr>
  </w:style>
  <w:style w:type="character" w:customStyle="1" w:styleId="Clause2SubChar">
    <w:name w:val="Clause2Sub Char"/>
    <w:link w:val="Clause2Sub"/>
    <w:rsid w:val="004920A7"/>
    <w:rPr>
      <w:rFonts w:ascii="Arial" w:eastAsia="Times New Roman" w:hAnsi="Arial" w:cs="Times New Roman"/>
      <w:kern w:val="0"/>
      <w:sz w:val="20"/>
      <w:szCs w:val="20"/>
      <w:lang w:val="en-GB" w:eastAsia="en-GB"/>
      <w14:ligatures w14:val="none"/>
    </w:rPr>
  </w:style>
  <w:style w:type="paragraph" w:customStyle="1" w:styleId="Clause3Sub">
    <w:name w:val="Clause3Sub"/>
    <w:basedOn w:val="Normal"/>
    <w:link w:val="Clause3SubChar"/>
    <w:qFormat/>
    <w:rsid w:val="004920A7"/>
    <w:pPr>
      <w:numPr>
        <w:ilvl w:val="2"/>
        <w:numId w:val="1"/>
      </w:numPr>
      <w:spacing w:after="240" w:line="360" w:lineRule="atLeast"/>
      <w:jc w:val="both"/>
    </w:pPr>
    <w:rPr>
      <w:rFonts w:ascii="Arial" w:eastAsia="Times New Roman" w:hAnsi="Arial" w:cs="Times New Roman"/>
      <w:sz w:val="20"/>
      <w:szCs w:val="20"/>
      <w:lang w:val="en-GB"/>
    </w:rPr>
  </w:style>
  <w:style w:type="character" w:customStyle="1" w:styleId="Clause3SubChar">
    <w:name w:val="Clause3Sub Char"/>
    <w:link w:val="Clause3Sub"/>
    <w:rsid w:val="004920A7"/>
    <w:rPr>
      <w:rFonts w:ascii="Arial" w:eastAsia="Times New Roman" w:hAnsi="Arial" w:cs="Times New Roman"/>
      <w:kern w:val="0"/>
      <w:sz w:val="20"/>
      <w:szCs w:val="20"/>
      <w:lang w:val="en-GB" w:eastAsia="en-GB"/>
      <w14:ligatures w14:val="none"/>
    </w:rPr>
  </w:style>
  <w:style w:type="paragraph" w:customStyle="1" w:styleId="Clause4Sub">
    <w:name w:val="Clause4Sub"/>
    <w:basedOn w:val="Normal"/>
    <w:qFormat/>
    <w:rsid w:val="004920A7"/>
    <w:pPr>
      <w:numPr>
        <w:ilvl w:val="3"/>
        <w:numId w:val="1"/>
      </w:numPr>
      <w:spacing w:after="240" w:line="360" w:lineRule="atLeast"/>
      <w:jc w:val="both"/>
    </w:pPr>
    <w:rPr>
      <w:rFonts w:ascii="Arial" w:eastAsia="Times New Roman" w:hAnsi="Arial" w:cs="Times New Roman"/>
      <w:sz w:val="20"/>
      <w:szCs w:val="20"/>
      <w:lang w:val="en-GB"/>
    </w:rPr>
  </w:style>
  <w:style w:type="paragraph" w:customStyle="1" w:styleId="Clause5Sub">
    <w:name w:val="Clause5Sub"/>
    <w:basedOn w:val="Normal"/>
    <w:qFormat/>
    <w:rsid w:val="004920A7"/>
    <w:pPr>
      <w:numPr>
        <w:ilvl w:val="4"/>
        <w:numId w:val="1"/>
      </w:numPr>
      <w:spacing w:after="240" w:line="360" w:lineRule="atLeast"/>
      <w:jc w:val="both"/>
    </w:pPr>
    <w:rPr>
      <w:rFonts w:ascii="Arial" w:eastAsia="Times New Roman" w:hAnsi="Arial" w:cs="Times New Roman"/>
      <w:sz w:val="20"/>
      <w:szCs w:val="20"/>
      <w:lang w:val="en-GB"/>
    </w:rPr>
  </w:style>
  <w:style w:type="paragraph" w:customStyle="1" w:styleId="Clause6Sub">
    <w:name w:val="Clause6Sub"/>
    <w:basedOn w:val="Normal"/>
    <w:qFormat/>
    <w:rsid w:val="004920A7"/>
    <w:pPr>
      <w:numPr>
        <w:ilvl w:val="5"/>
        <w:numId w:val="1"/>
      </w:numPr>
      <w:spacing w:after="240" w:line="360" w:lineRule="atLeast"/>
      <w:jc w:val="both"/>
    </w:pPr>
    <w:rPr>
      <w:rFonts w:ascii="Arial" w:eastAsia="Times New Roman" w:hAnsi="Arial" w:cs="Times New Roman"/>
      <w:sz w:val="20"/>
      <w:szCs w:val="20"/>
      <w:lang w:val="en-GB"/>
    </w:rPr>
  </w:style>
  <w:style w:type="paragraph" w:customStyle="1" w:styleId="Clause7Sub">
    <w:name w:val="Clause7Sub"/>
    <w:basedOn w:val="Normal"/>
    <w:qFormat/>
    <w:rsid w:val="004920A7"/>
    <w:pPr>
      <w:numPr>
        <w:ilvl w:val="6"/>
        <w:numId w:val="1"/>
      </w:numPr>
      <w:spacing w:after="240" w:line="360" w:lineRule="atLeast"/>
      <w:jc w:val="both"/>
    </w:pPr>
    <w:rPr>
      <w:rFonts w:ascii="Arial" w:eastAsia="Times New Roman" w:hAnsi="Arial" w:cs="Times New Roman"/>
      <w:sz w:val="20"/>
      <w:szCs w:val="20"/>
      <w:lang w:val="en-GB"/>
    </w:rPr>
  </w:style>
  <w:style w:type="paragraph" w:customStyle="1" w:styleId="Clause8Sub">
    <w:name w:val="Clause8Sub"/>
    <w:basedOn w:val="Normal"/>
    <w:qFormat/>
    <w:rsid w:val="004920A7"/>
    <w:pPr>
      <w:numPr>
        <w:ilvl w:val="7"/>
        <w:numId w:val="1"/>
      </w:numPr>
      <w:spacing w:after="240" w:line="360" w:lineRule="atLeast"/>
      <w:jc w:val="both"/>
    </w:pPr>
    <w:rPr>
      <w:rFonts w:ascii="Arial" w:eastAsia="Times New Roman" w:hAnsi="Arial" w:cs="Times New Roman"/>
      <w:sz w:val="20"/>
      <w:szCs w:val="20"/>
      <w:lang w:val="en-GB"/>
    </w:rPr>
  </w:style>
  <w:style w:type="paragraph" w:customStyle="1" w:styleId="Clause9Sub">
    <w:name w:val="Clause9Sub"/>
    <w:basedOn w:val="Normal"/>
    <w:qFormat/>
    <w:rsid w:val="004920A7"/>
    <w:pPr>
      <w:numPr>
        <w:ilvl w:val="8"/>
        <w:numId w:val="1"/>
      </w:numPr>
      <w:spacing w:after="240" w:line="360" w:lineRule="atLeast"/>
      <w:jc w:val="both"/>
    </w:pPr>
    <w:rPr>
      <w:rFonts w:ascii="Arial" w:eastAsia="Times New Roman" w:hAnsi="Arial" w:cs="Times New Roman"/>
      <w:sz w:val="20"/>
      <w:szCs w:val="20"/>
      <w:lang w:val="en-GB"/>
    </w:rPr>
  </w:style>
  <w:style w:type="character" w:customStyle="1" w:styleId="Clause1HeadChar">
    <w:name w:val="Clause1Head Char"/>
    <w:basedOn w:val="DefaultParagraphFont"/>
    <w:link w:val="Clause1Head"/>
    <w:rsid w:val="004920A7"/>
    <w:rPr>
      <w:rFonts w:ascii="Arial" w:eastAsia="Times New Roman" w:hAnsi="Arial" w:cs="Times New Roman"/>
      <w:b/>
      <w:kern w:val="0"/>
      <w:sz w:val="20"/>
      <w:szCs w:val="20"/>
      <w:lang w:val="en-GB" w:eastAsia="en-GB"/>
      <w14:ligatures w14:val="none"/>
    </w:rPr>
  </w:style>
  <w:style w:type="table" w:customStyle="1" w:styleId="TableGrid12">
    <w:name w:val="Table Grid12"/>
    <w:basedOn w:val="TableNormal"/>
    <w:next w:val="TableGrid"/>
    <w:uiPriority w:val="39"/>
    <w:rsid w:val="004920A7"/>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4920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920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20A7"/>
    <w:rPr>
      <w:rFonts w:eastAsiaTheme="minorEastAsia"/>
      <w:kern w:val="0"/>
      <w:sz w:val="21"/>
      <w:szCs w:val="21"/>
      <w:lang w:eastAsia="en-GB"/>
      <w14:ligatures w14:val="none"/>
    </w:rPr>
  </w:style>
  <w:style w:type="paragraph" w:styleId="Footer">
    <w:name w:val="footer"/>
    <w:basedOn w:val="Normal"/>
    <w:link w:val="FooterChar"/>
    <w:uiPriority w:val="99"/>
    <w:unhideWhenUsed/>
    <w:rsid w:val="004920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20A7"/>
    <w:rPr>
      <w:rFonts w:eastAsiaTheme="minorEastAsia"/>
      <w:kern w:val="0"/>
      <w:sz w:val="21"/>
      <w:szCs w:val="21"/>
      <w:lang w:eastAsia="en-GB"/>
      <w14:ligatures w14:val="none"/>
    </w:rPr>
  </w:style>
  <w:style w:type="character" w:styleId="PageNumber">
    <w:name w:val="page number"/>
    <w:basedOn w:val="DefaultParagraphFont"/>
    <w:uiPriority w:val="99"/>
    <w:semiHidden/>
    <w:unhideWhenUsed/>
    <w:rsid w:val="00B50755"/>
  </w:style>
  <w:style w:type="character" w:styleId="Hyperlink">
    <w:name w:val="Hyperlink"/>
    <w:basedOn w:val="DefaultParagraphFont"/>
    <w:uiPriority w:val="99"/>
    <w:unhideWhenUsed/>
    <w:rsid w:val="00006D36"/>
    <w:rPr>
      <w:color w:val="467886" w:themeColor="hyperlink"/>
      <w:u w:val="single"/>
    </w:rPr>
  </w:style>
  <w:style w:type="character" w:styleId="UnresolvedMention">
    <w:name w:val="Unresolved Mention"/>
    <w:basedOn w:val="DefaultParagraphFont"/>
    <w:uiPriority w:val="99"/>
    <w:semiHidden/>
    <w:unhideWhenUsed/>
    <w:rsid w:val="00006D36"/>
    <w:rPr>
      <w:color w:val="605E5C"/>
      <w:shd w:val="clear" w:color="auto" w:fill="E1DFDD"/>
    </w:rPr>
  </w:style>
  <w:style w:type="character" w:styleId="CommentReference">
    <w:name w:val="annotation reference"/>
    <w:basedOn w:val="DefaultParagraphFont"/>
    <w:unhideWhenUsed/>
    <w:rsid w:val="00E5300A"/>
    <w:rPr>
      <w:sz w:val="16"/>
      <w:szCs w:val="16"/>
    </w:rPr>
  </w:style>
  <w:style w:type="paragraph" w:styleId="CommentText">
    <w:name w:val="annotation text"/>
    <w:basedOn w:val="Normal"/>
    <w:link w:val="CommentTextChar"/>
    <w:unhideWhenUsed/>
    <w:rsid w:val="00E5300A"/>
    <w:pPr>
      <w:spacing w:line="240" w:lineRule="auto"/>
    </w:pPr>
    <w:rPr>
      <w:sz w:val="20"/>
      <w:szCs w:val="20"/>
    </w:rPr>
  </w:style>
  <w:style w:type="character" w:customStyle="1" w:styleId="CommentTextChar">
    <w:name w:val="Comment Text Char"/>
    <w:basedOn w:val="DefaultParagraphFont"/>
    <w:link w:val="CommentText"/>
    <w:rsid w:val="00E5300A"/>
    <w:rPr>
      <w:rFonts w:eastAsiaTheme="minorEastAsia"/>
      <w:kern w:val="0"/>
      <w:sz w:val="20"/>
      <w:szCs w:val="20"/>
      <w:lang w:eastAsia="en-GB"/>
      <w14:ligatures w14:val="none"/>
    </w:rPr>
  </w:style>
  <w:style w:type="paragraph" w:styleId="CommentSubject">
    <w:name w:val="annotation subject"/>
    <w:basedOn w:val="CommentText"/>
    <w:next w:val="CommentText"/>
    <w:link w:val="CommentSubjectChar"/>
    <w:uiPriority w:val="99"/>
    <w:semiHidden/>
    <w:unhideWhenUsed/>
    <w:rsid w:val="00E5300A"/>
    <w:rPr>
      <w:b/>
      <w:bCs/>
    </w:rPr>
  </w:style>
  <w:style w:type="character" w:customStyle="1" w:styleId="CommentSubjectChar">
    <w:name w:val="Comment Subject Char"/>
    <w:basedOn w:val="CommentTextChar"/>
    <w:link w:val="CommentSubject"/>
    <w:uiPriority w:val="99"/>
    <w:semiHidden/>
    <w:rsid w:val="00E5300A"/>
    <w:rPr>
      <w:rFonts w:eastAsiaTheme="minorEastAsia"/>
      <w:b/>
      <w:bCs/>
      <w:kern w:val="0"/>
      <w:sz w:val="20"/>
      <w:szCs w:val="20"/>
      <w:lang w:eastAsia="en-GB"/>
      <w14:ligatures w14:val="none"/>
    </w:rPr>
  </w:style>
  <w:style w:type="paragraph" w:styleId="Revision">
    <w:name w:val="Revision"/>
    <w:hidden/>
    <w:uiPriority w:val="99"/>
    <w:semiHidden/>
    <w:rsid w:val="00432731"/>
    <w:rPr>
      <w:rFonts w:eastAsiaTheme="minorEastAsia"/>
      <w:kern w:val="0"/>
      <w:sz w:val="21"/>
      <w:szCs w:val="21"/>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0303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8/08/relationships/commentsExtensible" Target="commentsExtensible.xml"/><Relationship Id="rId18" Type="http://schemas.microsoft.com/office/2011/relationships/people" Target="people.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6/09/relationships/commentsIds" Target="commentsId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mailto:maintenance@fibertime.com" TargetMode="Externa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binLP\Fibertime%20Networks%20(Pty)%20Ltd\fibertime&#8482;%20operations%20-%20Documents\Areas\CustOps\Maintenance\Contract\Running%20Contract\fibertime&#8482;%20-%20Maintenance%20and%20Support%20schedul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851B54FC7602247B633E07EBB678087" ma:contentTypeVersion="14" ma:contentTypeDescription="Create a new document." ma:contentTypeScope="" ma:versionID="f82d12380738e2a0294e38a1e1b24231">
  <xsd:schema xmlns:xsd="http://www.w3.org/2001/XMLSchema" xmlns:xs="http://www.w3.org/2001/XMLSchema" xmlns:p="http://schemas.microsoft.com/office/2006/metadata/properties" xmlns:ns2="167e4191-71ea-4081-8170-873665bad695" xmlns:ns3="deac70a4-75e5-4642-a1ac-1378097c620a" targetNamespace="http://schemas.microsoft.com/office/2006/metadata/properties" ma:root="true" ma:fieldsID="69893eeeec89cd4bc0211b37c79459b1" ns2:_="" ns3:_="">
    <xsd:import namespace="167e4191-71ea-4081-8170-873665bad695"/>
    <xsd:import namespace="deac70a4-75e5-4642-a1ac-1378097c620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e4191-71ea-4081-8170-873665bad6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649b32bd-4383-41a8-aedb-d5d0cb1392cc"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eac70a4-75e5-4642-a1ac-1378097c620a"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7eb68e01-f01c-4d9d-86d9-e918be3f1b91}" ma:internalName="TaxCatchAll" ma:showField="CatchAllData" ma:web="deac70a4-75e5-4642-a1ac-1378097c620a">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5FEDF22-7A07-4BBE-92D5-5332BB9EEACC}">
  <ds:schemaRefs>
    <ds:schemaRef ds:uri="http://schemas.microsoft.com/sharepoint/v3/contenttype/forms"/>
  </ds:schemaRefs>
</ds:datastoreItem>
</file>

<file path=customXml/itemProps2.xml><?xml version="1.0" encoding="utf-8"?>
<ds:datastoreItem xmlns:ds="http://schemas.openxmlformats.org/officeDocument/2006/customXml" ds:itemID="{2E94C40F-DC5C-478B-8953-D7D004B92B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e4191-71ea-4081-8170-873665bad695"/>
    <ds:schemaRef ds:uri="deac70a4-75e5-4642-a1ac-1378097c62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fibertime™ - Maintenance and Support schedule</Template>
  <TotalTime>2</TotalTime>
  <Pages>13</Pages>
  <Words>2522</Words>
  <Characters>13670</Characters>
  <Application>Microsoft Office Word</Application>
  <DocSecurity>0</DocSecurity>
  <Lines>390</Lines>
  <Paragraphs>252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RobinLP</dc:creator>
  <cp:keywords/>
  <dc:description/>
  <cp:lastModifiedBy>Heike  Beck</cp:lastModifiedBy>
  <cp:revision>3</cp:revision>
  <cp:lastPrinted>2024-06-12T14:36:00Z</cp:lastPrinted>
  <dcterms:created xsi:type="dcterms:W3CDTF">2025-10-16T16:33:00Z</dcterms:created>
  <dcterms:modified xsi:type="dcterms:W3CDTF">2025-10-20T13:19:00Z</dcterms:modified>
</cp:coreProperties>
</file>