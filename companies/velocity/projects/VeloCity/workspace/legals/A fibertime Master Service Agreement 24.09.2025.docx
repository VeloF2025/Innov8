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6188F" w14:textId="3CFA9598" w:rsidR="005C1B1C" w:rsidRPr="00701D0B" w:rsidRDefault="004D09F7" w:rsidP="005C1B1C">
      <w:pPr>
        <w:jc w:val="center"/>
        <w:rPr>
          <w:rFonts w:cs="Arial"/>
          <w:b/>
          <w:bCs/>
          <w:lang w:val="en-US"/>
        </w:rPr>
      </w:pPr>
      <w:r w:rsidRPr="00701D0B">
        <w:rPr>
          <w:rFonts w:cs="Arial"/>
          <w:b/>
          <w:bCs/>
          <w:lang w:val="en-US"/>
        </w:rPr>
        <w:t>M</w:t>
      </w:r>
      <w:r w:rsidR="005C1B1C" w:rsidRPr="00701D0B">
        <w:rPr>
          <w:rFonts w:cs="Arial"/>
          <w:b/>
          <w:bCs/>
          <w:lang w:val="en-US"/>
        </w:rPr>
        <w:t>ASTER SERVICE</w:t>
      </w:r>
      <w:r w:rsidR="0093347F" w:rsidRPr="00701D0B">
        <w:rPr>
          <w:rFonts w:cs="Arial"/>
          <w:b/>
          <w:bCs/>
          <w:lang w:val="en-US"/>
        </w:rPr>
        <w:t>S</w:t>
      </w:r>
      <w:r w:rsidR="005C1B1C" w:rsidRPr="00701D0B">
        <w:rPr>
          <w:rFonts w:cs="Arial"/>
          <w:b/>
          <w:bCs/>
          <w:lang w:val="en-US"/>
        </w:rPr>
        <w:t xml:space="preserve"> AGREEMENT</w:t>
      </w:r>
    </w:p>
    <w:p w14:paraId="03C9143F" w14:textId="77777777" w:rsidR="005C1B1C" w:rsidRPr="00701D0B" w:rsidRDefault="005C1B1C" w:rsidP="005C1B1C">
      <w:pPr>
        <w:jc w:val="center"/>
        <w:rPr>
          <w:rFonts w:cs="Arial"/>
          <w:b/>
          <w:bCs/>
          <w:lang w:val="en-US"/>
        </w:rPr>
      </w:pPr>
    </w:p>
    <w:p w14:paraId="091E0F3C" w14:textId="126DD362" w:rsidR="00ED38CD" w:rsidRPr="00701D0B" w:rsidRDefault="00ED38CD" w:rsidP="00485063">
      <w:pPr>
        <w:spacing w:after="160" w:line="259" w:lineRule="auto"/>
        <w:jc w:val="center"/>
        <w:rPr>
          <w:rFonts w:cs="Arial"/>
          <w:b/>
          <w:lang w:val="en-ZA"/>
        </w:rPr>
      </w:pPr>
      <w:r w:rsidRPr="00701D0B">
        <w:rPr>
          <w:rFonts w:cs="Arial"/>
          <w:b/>
          <w:bCs/>
          <w:lang w:val="en-US"/>
        </w:rPr>
        <w:t>entered into between</w:t>
      </w:r>
    </w:p>
    <w:tbl>
      <w:tblPr>
        <w:tblStyle w:val="TableGrid12"/>
        <w:tblW w:w="0" w:type="auto"/>
        <w:tblLook w:val="04A0" w:firstRow="1" w:lastRow="0" w:firstColumn="1" w:lastColumn="0" w:noHBand="0" w:noVBand="1"/>
      </w:tblPr>
      <w:tblGrid>
        <w:gridCol w:w="4508"/>
        <w:gridCol w:w="4508"/>
      </w:tblGrid>
      <w:tr w:rsidR="00ED38CD" w:rsidRPr="00701D0B" w14:paraId="02DE22E4" w14:textId="77777777" w:rsidTr="00E676B1">
        <w:tc>
          <w:tcPr>
            <w:tcW w:w="4508" w:type="dxa"/>
            <w:shd w:val="clear" w:color="auto" w:fill="D9D9D9" w:themeFill="background1" w:themeFillShade="D9"/>
          </w:tcPr>
          <w:p w14:paraId="613B2DD3" w14:textId="77777777" w:rsidR="00ED38CD" w:rsidRPr="00701D0B" w:rsidRDefault="00ED38CD" w:rsidP="00E676B1">
            <w:pPr>
              <w:spacing w:after="0" w:line="240" w:lineRule="auto"/>
              <w:rPr>
                <w:rFonts w:cs="Arial"/>
                <w:b/>
              </w:rPr>
            </w:pPr>
            <w:r w:rsidRPr="00701D0B">
              <w:rPr>
                <w:rFonts w:cs="Arial"/>
                <w:b/>
              </w:rPr>
              <w:t>Customer</w:t>
            </w:r>
          </w:p>
          <w:p w14:paraId="3659E29D" w14:textId="77777777" w:rsidR="00ED38CD" w:rsidRPr="00701D0B" w:rsidRDefault="00ED38CD" w:rsidP="00E676B1">
            <w:pPr>
              <w:spacing w:after="0" w:line="240" w:lineRule="auto"/>
              <w:rPr>
                <w:rFonts w:cs="Arial"/>
                <w:b/>
              </w:rPr>
            </w:pPr>
          </w:p>
        </w:tc>
        <w:tc>
          <w:tcPr>
            <w:tcW w:w="4508" w:type="dxa"/>
            <w:shd w:val="clear" w:color="auto" w:fill="D9D9D9" w:themeFill="background1" w:themeFillShade="D9"/>
          </w:tcPr>
          <w:p w14:paraId="315772DC" w14:textId="77777777" w:rsidR="00ED38CD" w:rsidRPr="00701D0B" w:rsidRDefault="00ED38CD" w:rsidP="00E676B1">
            <w:pPr>
              <w:spacing w:after="0" w:line="240" w:lineRule="auto"/>
              <w:rPr>
                <w:rFonts w:cs="Arial"/>
                <w:b/>
              </w:rPr>
            </w:pPr>
          </w:p>
        </w:tc>
      </w:tr>
      <w:tr w:rsidR="00ED38CD" w:rsidRPr="00701D0B" w14:paraId="6E89B7AF" w14:textId="77777777" w:rsidTr="00E676B1">
        <w:tc>
          <w:tcPr>
            <w:tcW w:w="4508" w:type="dxa"/>
          </w:tcPr>
          <w:p w14:paraId="1EED2473" w14:textId="77777777" w:rsidR="00ED38CD" w:rsidRPr="00701D0B" w:rsidRDefault="00ED38CD" w:rsidP="00E676B1">
            <w:pPr>
              <w:spacing w:after="0" w:line="240" w:lineRule="auto"/>
              <w:rPr>
                <w:rFonts w:cs="Arial"/>
              </w:rPr>
            </w:pPr>
            <w:r w:rsidRPr="00701D0B">
              <w:rPr>
                <w:rFonts w:cs="Arial"/>
              </w:rPr>
              <w:t>Name</w:t>
            </w:r>
          </w:p>
          <w:p w14:paraId="0A9C1C49" w14:textId="77777777" w:rsidR="00ED38CD" w:rsidRPr="00701D0B" w:rsidRDefault="00ED38CD" w:rsidP="00E676B1">
            <w:pPr>
              <w:spacing w:after="0" w:line="240" w:lineRule="auto"/>
              <w:rPr>
                <w:rFonts w:cs="Arial"/>
                <w:b/>
              </w:rPr>
            </w:pPr>
          </w:p>
        </w:tc>
        <w:tc>
          <w:tcPr>
            <w:tcW w:w="4508" w:type="dxa"/>
          </w:tcPr>
          <w:p w14:paraId="21F5D218" w14:textId="3B7BDBA1" w:rsidR="00ED38CD" w:rsidRPr="00701D0B" w:rsidRDefault="007A18D7" w:rsidP="00E676B1">
            <w:pPr>
              <w:spacing w:after="0" w:line="240" w:lineRule="auto"/>
              <w:rPr>
                <w:rFonts w:cs="Arial"/>
                <w:bCs/>
              </w:rPr>
            </w:pPr>
            <w:r w:rsidRPr="00701D0B">
              <w:rPr>
                <w:rFonts w:cs="Arial"/>
                <w:bCs/>
              </w:rPr>
              <w:t>Fibertime Networks Proprietary Limited</w:t>
            </w:r>
          </w:p>
        </w:tc>
      </w:tr>
      <w:tr w:rsidR="00ED38CD" w:rsidRPr="00701D0B" w14:paraId="4A748359" w14:textId="77777777" w:rsidTr="00E676B1">
        <w:tc>
          <w:tcPr>
            <w:tcW w:w="4508" w:type="dxa"/>
          </w:tcPr>
          <w:p w14:paraId="3458B407" w14:textId="77777777" w:rsidR="00ED38CD" w:rsidRPr="00701D0B" w:rsidRDefault="00ED38CD" w:rsidP="00E676B1">
            <w:pPr>
              <w:spacing w:after="0" w:line="240" w:lineRule="auto"/>
              <w:rPr>
                <w:rFonts w:cs="Arial"/>
              </w:rPr>
            </w:pPr>
            <w:r w:rsidRPr="00701D0B">
              <w:rPr>
                <w:rFonts w:cs="Arial"/>
              </w:rPr>
              <w:t>Registration number</w:t>
            </w:r>
          </w:p>
          <w:p w14:paraId="49FF4955" w14:textId="77777777" w:rsidR="00ED38CD" w:rsidRPr="00701D0B" w:rsidRDefault="00ED38CD" w:rsidP="00E676B1">
            <w:pPr>
              <w:spacing w:after="0" w:line="240" w:lineRule="auto"/>
              <w:rPr>
                <w:rFonts w:cs="Arial"/>
                <w:b/>
              </w:rPr>
            </w:pPr>
          </w:p>
        </w:tc>
        <w:tc>
          <w:tcPr>
            <w:tcW w:w="4508" w:type="dxa"/>
          </w:tcPr>
          <w:p w14:paraId="61AD2515" w14:textId="029FDE13" w:rsidR="00ED38CD" w:rsidRPr="00701D0B" w:rsidRDefault="00D26E6E" w:rsidP="00E676B1">
            <w:pPr>
              <w:spacing w:after="0" w:line="240" w:lineRule="auto"/>
              <w:rPr>
                <w:rFonts w:cs="Arial"/>
                <w:bCs/>
              </w:rPr>
            </w:pPr>
            <w:r w:rsidRPr="00701D0B">
              <w:rPr>
                <w:rFonts w:cs="Arial"/>
                <w:bCs/>
              </w:rPr>
              <w:t>2021/997793/07</w:t>
            </w:r>
          </w:p>
        </w:tc>
      </w:tr>
      <w:tr w:rsidR="00ED38CD" w:rsidRPr="00701D0B" w14:paraId="53FB4986" w14:textId="77777777" w:rsidTr="00E676B1">
        <w:tc>
          <w:tcPr>
            <w:tcW w:w="4508" w:type="dxa"/>
          </w:tcPr>
          <w:p w14:paraId="72DFDCAC" w14:textId="77777777" w:rsidR="00ED38CD" w:rsidRPr="00701D0B" w:rsidRDefault="00ED38CD" w:rsidP="00E676B1">
            <w:pPr>
              <w:spacing w:after="0" w:line="240" w:lineRule="auto"/>
              <w:rPr>
                <w:rFonts w:cs="Arial"/>
              </w:rPr>
            </w:pPr>
            <w:r w:rsidRPr="00701D0B">
              <w:rPr>
                <w:rFonts w:cs="Arial"/>
              </w:rPr>
              <w:t>Contact Person</w:t>
            </w:r>
          </w:p>
          <w:p w14:paraId="1121AF8B" w14:textId="77777777" w:rsidR="00ED38CD" w:rsidRPr="00701D0B" w:rsidRDefault="00ED38CD" w:rsidP="00E676B1">
            <w:pPr>
              <w:spacing w:after="0" w:line="240" w:lineRule="auto"/>
              <w:rPr>
                <w:rFonts w:cs="Arial"/>
              </w:rPr>
            </w:pPr>
          </w:p>
        </w:tc>
        <w:tc>
          <w:tcPr>
            <w:tcW w:w="4508" w:type="dxa"/>
          </w:tcPr>
          <w:p w14:paraId="5458211D" w14:textId="414730C5" w:rsidR="00ED38CD" w:rsidRPr="00701D0B" w:rsidRDefault="00ED38CD" w:rsidP="00E676B1">
            <w:pPr>
              <w:spacing w:after="0" w:line="240" w:lineRule="auto"/>
              <w:rPr>
                <w:rFonts w:cs="Arial"/>
                <w:bCs/>
              </w:rPr>
            </w:pPr>
          </w:p>
        </w:tc>
      </w:tr>
      <w:tr w:rsidR="00ED38CD" w:rsidRPr="006449BF" w14:paraId="25886E72" w14:textId="77777777" w:rsidTr="00E676B1">
        <w:tc>
          <w:tcPr>
            <w:tcW w:w="4508" w:type="dxa"/>
          </w:tcPr>
          <w:p w14:paraId="6A407A69" w14:textId="77777777" w:rsidR="00ED38CD" w:rsidRPr="00701D0B" w:rsidRDefault="00ED38CD" w:rsidP="00E676B1">
            <w:pPr>
              <w:spacing w:after="0" w:line="240" w:lineRule="auto"/>
              <w:rPr>
                <w:rFonts w:cs="Arial"/>
              </w:rPr>
            </w:pPr>
            <w:r w:rsidRPr="00701D0B">
              <w:rPr>
                <w:rFonts w:cs="Arial"/>
              </w:rPr>
              <w:t>Physical Address</w:t>
            </w:r>
          </w:p>
          <w:p w14:paraId="46A4FB17" w14:textId="77777777" w:rsidR="00ED38CD" w:rsidRPr="00701D0B" w:rsidRDefault="00ED38CD" w:rsidP="00E676B1">
            <w:pPr>
              <w:spacing w:after="0" w:line="240" w:lineRule="auto"/>
              <w:rPr>
                <w:rFonts w:cs="Arial"/>
                <w:b/>
              </w:rPr>
            </w:pPr>
          </w:p>
        </w:tc>
        <w:tc>
          <w:tcPr>
            <w:tcW w:w="4508" w:type="dxa"/>
          </w:tcPr>
          <w:p w14:paraId="5E029E86" w14:textId="0B6370E0" w:rsidR="00ED38CD" w:rsidRPr="00E5044E" w:rsidRDefault="00B9600C" w:rsidP="00E676B1">
            <w:pPr>
              <w:spacing w:after="0" w:line="240" w:lineRule="auto"/>
              <w:rPr>
                <w:rFonts w:cs="Arial"/>
                <w:bCs/>
                <w:lang w:val="nl-NL"/>
              </w:rPr>
            </w:pPr>
            <w:r>
              <w:rPr>
                <w:rFonts w:cs="Arial"/>
                <w:bCs/>
                <w:lang w:val="nl-NL"/>
              </w:rPr>
              <w:t>1</w:t>
            </w:r>
            <w:r w:rsidRPr="00B9600C">
              <w:rPr>
                <w:rFonts w:cs="Arial"/>
                <w:bCs/>
                <w:vertAlign w:val="superscript"/>
                <w:lang w:val="nl-NL"/>
              </w:rPr>
              <w:t>st</w:t>
            </w:r>
            <w:r w:rsidR="00D26E6E" w:rsidRPr="00E5044E">
              <w:rPr>
                <w:rFonts w:cs="Arial"/>
                <w:bCs/>
                <w:lang w:val="nl-NL"/>
              </w:rPr>
              <w:t xml:space="preserve"> Floor Oude Bank, 8 Bird Street, Stellenbosch, 7600</w:t>
            </w:r>
          </w:p>
        </w:tc>
      </w:tr>
      <w:tr w:rsidR="00ED38CD" w:rsidRPr="00701D0B" w14:paraId="49E29D6E" w14:textId="77777777" w:rsidTr="00E676B1">
        <w:tc>
          <w:tcPr>
            <w:tcW w:w="4508" w:type="dxa"/>
          </w:tcPr>
          <w:p w14:paraId="3A86B7CE" w14:textId="77777777" w:rsidR="00ED38CD" w:rsidRPr="00701D0B" w:rsidRDefault="00ED38CD" w:rsidP="00E676B1">
            <w:pPr>
              <w:spacing w:after="0" w:line="240" w:lineRule="auto"/>
              <w:rPr>
                <w:rFonts w:cs="Arial"/>
              </w:rPr>
            </w:pPr>
            <w:r w:rsidRPr="00701D0B">
              <w:rPr>
                <w:rFonts w:cs="Arial"/>
              </w:rPr>
              <w:t>Email Address</w:t>
            </w:r>
          </w:p>
          <w:p w14:paraId="5D461E9E" w14:textId="77777777" w:rsidR="00ED38CD" w:rsidRPr="00701D0B" w:rsidRDefault="00ED38CD" w:rsidP="00E676B1">
            <w:pPr>
              <w:spacing w:after="0" w:line="240" w:lineRule="auto"/>
              <w:rPr>
                <w:rFonts w:cs="Arial"/>
                <w:b/>
              </w:rPr>
            </w:pPr>
          </w:p>
        </w:tc>
        <w:tc>
          <w:tcPr>
            <w:tcW w:w="4508" w:type="dxa"/>
          </w:tcPr>
          <w:p w14:paraId="0FEB2CE8" w14:textId="74E82EC9" w:rsidR="00ED38CD" w:rsidRDefault="00114EBC" w:rsidP="00E676B1">
            <w:pPr>
              <w:spacing w:after="0" w:line="240" w:lineRule="auto"/>
            </w:pPr>
            <w:hyperlink r:id="rId11" w:history="1">
              <w:r w:rsidRPr="00257A5A">
                <w:rPr>
                  <w:rStyle w:val="Hyperlink"/>
                  <w:rFonts w:cs="Arial"/>
                </w:rPr>
                <w:t>accounts@fibertime.com</w:t>
              </w:r>
            </w:hyperlink>
          </w:p>
          <w:p w14:paraId="13F7D10D" w14:textId="77777777" w:rsidR="00875F4F" w:rsidRDefault="00875F4F" w:rsidP="00E676B1">
            <w:pPr>
              <w:spacing w:after="0" w:line="240" w:lineRule="auto"/>
              <w:rPr>
                <w:rFonts w:cs="Arial"/>
              </w:rPr>
            </w:pPr>
          </w:p>
          <w:p w14:paraId="661189DC" w14:textId="0E9BDB87" w:rsidR="004D2670" w:rsidRPr="00701D0B" w:rsidRDefault="004D2670" w:rsidP="006449BF">
            <w:pPr>
              <w:spacing w:after="0" w:line="240" w:lineRule="auto"/>
              <w:rPr>
                <w:rFonts w:cs="Arial"/>
                <w:bCs/>
              </w:rPr>
            </w:pPr>
          </w:p>
        </w:tc>
      </w:tr>
      <w:tr w:rsidR="00ED38CD" w:rsidRPr="00701D0B" w14:paraId="6CC4B8BC" w14:textId="77777777" w:rsidTr="00E676B1">
        <w:tc>
          <w:tcPr>
            <w:tcW w:w="4508" w:type="dxa"/>
            <w:shd w:val="clear" w:color="auto" w:fill="D9D9D9" w:themeFill="background1" w:themeFillShade="D9"/>
          </w:tcPr>
          <w:p w14:paraId="15BE5D01" w14:textId="686B939B" w:rsidR="00ED38CD" w:rsidRPr="00701D0B" w:rsidRDefault="00ED38CD" w:rsidP="00E676B1">
            <w:pPr>
              <w:spacing w:after="0" w:line="240" w:lineRule="auto"/>
              <w:rPr>
                <w:rFonts w:cs="Arial"/>
                <w:b/>
              </w:rPr>
            </w:pPr>
            <w:r w:rsidRPr="00701D0B">
              <w:rPr>
                <w:rFonts w:cs="Arial"/>
                <w:b/>
              </w:rPr>
              <w:t>S</w:t>
            </w:r>
            <w:r w:rsidR="00B57DCE" w:rsidRPr="00701D0B">
              <w:rPr>
                <w:rFonts w:cs="Arial"/>
                <w:b/>
              </w:rPr>
              <w:t>ervice Provider</w:t>
            </w:r>
          </w:p>
          <w:p w14:paraId="4302B340" w14:textId="77777777" w:rsidR="00ED38CD" w:rsidRPr="00701D0B" w:rsidRDefault="00ED38CD" w:rsidP="00E676B1">
            <w:pPr>
              <w:spacing w:after="0" w:line="240" w:lineRule="auto"/>
              <w:rPr>
                <w:rFonts w:cs="Arial"/>
                <w:b/>
              </w:rPr>
            </w:pPr>
          </w:p>
        </w:tc>
        <w:tc>
          <w:tcPr>
            <w:tcW w:w="4508" w:type="dxa"/>
            <w:shd w:val="clear" w:color="auto" w:fill="D9D9D9" w:themeFill="background1" w:themeFillShade="D9"/>
          </w:tcPr>
          <w:p w14:paraId="59A36774" w14:textId="77777777" w:rsidR="00ED38CD" w:rsidRPr="00701D0B" w:rsidRDefault="00ED38CD" w:rsidP="00E676B1">
            <w:pPr>
              <w:spacing w:after="0" w:line="240" w:lineRule="auto"/>
              <w:rPr>
                <w:rFonts w:cs="Arial"/>
                <w:b/>
              </w:rPr>
            </w:pPr>
          </w:p>
        </w:tc>
      </w:tr>
      <w:tr w:rsidR="00ED38CD" w:rsidRPr="00701D0B" w14:paraId="021D6B1D" w14:textId="77777777" w:rsidTr="00E676B1">
        <w:tc>
          <w:tcPr>
            <w:tcW w:w="4508" w:type="dxa"/>
          </w:tcPr>
          <w:p w14:paraId="51EFFE34" w14:textId="198A88AE" w:rsidR="00ED38CD" w:rsidRPr="00701D0B" w:rsidRDefault="00B57DCE" w:rsidP="00E676B1">
            <w:pPr>
              <w:spacing w:after="0" w:line="240" w:lineRule="auto"/>
              <w:rPr>
                <w:rFonts w:cs="Arial"/>
              </w:rPr>
            </w:pPr>
            <w:r w:rsidRPr="00701D0B">
              <w:rPr>
                <w:rFonts w:cs="Arial"/>
              </w:rPr>
              <w:t>Name</w:t>
            </w:r>
          </w:p>
          <w:p w14:paraId="7EF7FF1B" w14:textId="77777777" w:rsidR="00ED38CD" w:rsidRPr="00701D0B" w:rsidRDefault="00ED38CD" w:rsidP="00E676B1">
            <w:pPr>
              <w:spacing w:after="0" w:line="240" w:lineRule="auto"/>
              <w:rPr>
                <w:rFonts w:cs="Arial"/>
                <w:b/>
              </w:rPr>
            </w:pPr>
          </w:p>
        </w:tc>
        <w:tc>
          <w:tcPr>
            <w:tcW w:w="4508" w:type="dxa"/>
          </w:tcPr>
          <w:p w14:paraId="0B02B66F" w14:textId="570A4D60" w:rsidR="00ED38CD" w:rsidRPr="00884598" w:rsidRDefault="00ED38CD" w:rsidP="00E676B1">
            <w:pPr>
              <w:spacing w:after="0" w:line="240" w:lineRule="auto"/>
              <w:rPr>
                <w:rFonts w:cs="Arial"/>
                <w:bCs/>
              </w:rPr>
            </w:pPr>
          </w:p>
        </w:tc>
      </w:tr>
      <w:tr w:rsidR="00ED38CD" w:rsidRPr="00701D0B" w14:paraId="4EA8358E" w14:textId="77777777" w:rsidTr="00E676B1">
        <w:tc>
          <w:tcPr>
            <w:tcW w:w="4508" w:type="dxa"/>
          </w:tcPr>
          <w:p w14:paraId="3DA2E026" w14:textId="77777777" w:rsidR="00ED38CD" w:rsidRPr="00701D0B" w:rsidRDefault="00ED38CD" w:rsidP="00E676B1">
            <w:pPr>
              <w:spacing w:after="0" w:line="240" w:lineRule="auto"/>
              <w:rPr>
                <w:rFonts w:cs="Arial"/>
              </w:rPr>
            </w:pPr>
            <w:r w:rsidRPr="00701D0B">
              <w:rPr>
                <w:rFonts w:cs="Arial"/>
              </w:rPr>
              <w:t>Registration number</w:t>
            </w:r>
          </w:p>
          <w:p w14:paraId="2C7DD685" w14:textId="77777777" w:rsidR="00ED38CD" w:rsidRPr="00701D0B" w:rsidRDefault="00ED38CD" w:rsidP="00E676B1">
            <w:pPr>
              <w:spacing w:after="0" w:line="240" w:lineRule="auto"/>
              <w:rPr>
                <w:rFonts w:cs="Arial"/>
                <w:b/>
              </w:rPr>
            </w:pPr>
          </w:p>
        </w:tc>
        <w:tc>
          <w:tcPr>
            <w:tcW w:w="4508" w:type="dxa"/>
          </w:tcPr>
          <w:p w14:paraId="729B6615" w14:textId="71975E51" w:rsidR="00ED38CD" w:rsidRPr="00884598" w:rsidRDefault="00ED38CD" w:rsidP="00E676B1">
            <w:pPr>
              <w:spacing w:after="0" w:line="240" w:lineRule="auto"/>
              <w:rPr>
                <w:rFonts w:cs="Arial"/>
                <w:bCs/>
              </w:rPr>
            </w:pPr>
          </w:p>
        </w:tc>
      </w:tr>
      <w:tr w:rsidR="00ED38CD" w:rsidRPr="00701D0B" w14:paraId="00AD4C7D" w14:textId="77777777" w:rsidTr="00E676B1">
        <w:tc>
          <w:tcPr>
            <w:tcW w:w="4508" w:type="dxa"/>
          </w:tcPr>
          <w:p w14:paraId="261B613A" w14:textId="77777777" w:rsidR="00ED38CD" w:rsidRPr="00701D0B" w:rsidRDefault="00ED38CD" w:rsidP="00E676B1">
            <w:pPr>
              <w:spacing w:after="0" w:line="240" w:lineRule="auto"/>
              <w:rPr>
                <w:rFonts w:cs="Arial"/>
              </w:rPr>
            </w:pPr>
            <w:r w:rsidRPr="00701D0B">
              <w:rPr>
                <w:rFonts w:cs="Arial"/>
              </w:rPr>
              <w:t>Contact Person</w:t>
            </w:r>
          </w:p>
          <w:p w14:paraId="036DC358" w14:textId="77777777" w:rsidR="00ED38CD" w:rsidRPr="00701D0B" w:rsidRDefault="00ED38CD" w:rsidP="00E676B1">
            <w:pPr>
              <w:spacing w:after="0" w:line="240" w:lineRule="auto"/>
              <w:rPr>
                <w:rFonts w:cs="Arial"/>
              </w:rPr>
            </w:pPr>
          </w:p>
        </w:tc>
        <w:tc>
          <w:tcPr>
            <w:tcW w:w="4508" w:type="dxa"/>
          </w:tcPr>
          <w:p w14:paraId="24EBAF35" w14:textId="411AD08A" w:rsidR="00ED38CD" w:rsidRPr="00884598" w:rsidRDefault="00ED38CD" w:rsidP="00E676B1">
            <w:pPr>
              <w:spacing w:after="0" w:line="240" w:lineRule="auto"/>
              <w:rPr>
                <w:rFonts w:cs="Arial"/>
                <w:bCs/>
              </w:rPr>
            </w:pPr>
          </w:p>
        </w:tc>
      </w:tr>
      <w:tr w:rsidR="00ED38CD" w:rsidRPr="00701D0B" w14:paraId="69CD50C3" w14:textId="77777777" w:rsidTr="00E676B1">
        <w:tc>
          <w:tcPr>
            <w:tcW w:w="4508" w:type="dxa"/>
          </w:tcPr>
          <w:p w14:paraId="135C0EC9" w14:textId="77777777" w:rsidR="00ED38CD" w:rsidRPr="00701D0B" w:rsidRDefault="00ED38CD" w:rsidP="00E676B1">
            <w:pPr>
              <w:spacing w:after="0" w:line="240" w:lineRule="auto"/>
              <w:rPr>
                <w:rFonts w:cs="Arial"/>
              </w:rPr>
            </w:pPr>
            <w:r w:rsidRPr="00701D0B">
              <w:rPr>
                <w:rFonts w:cs="Arial"/>
              </w:rPr>
              <w:t>Physical Address</w:t>
            </w:r>
          </w:p>
          <w:p w14:paraId="4DAFF16A" w14:textId="77777777" w:rsidR="00ED38CD" w:rsidRPr="00701D0B" w:rsidRDefault="00ED38CD" w:rsidP="00E676B1">
            <w:pPr>
              <w:spacing w:after="0" w:line="240" w:lineRule="auto"/>
              <w:rPr>
                <w:rFonts w:cs="Arial"/>
              </w:rPr>
            </w:pPr>
          </w:p>
        </w:tc>
        <w:tc>
          <w:tcPr>
            <w:tcW w:w="4508" w:type="dxa"/>
          </w:tcPr>
          <w:p w14:paraId="71CD3DEB" w14:textId="6A0CEA96" w:rsidR="00ED0076" w:rsidRPr="00884598" w:rsidRDefault="00ED0076" w:rsidP="007C09F2">
            <w:pPr>
              <w:spacing w:after="0" w:line="240" w:lineRule="auto"/>
              <w:rPr>
                <w:rFonts w:cs="Arial"/>
                <w:bCs/>
              </w:rPr>
            </w:pPr>
          </w:p>
        </w:tc>
      </w:tr>
      <w:tr w:rsidR="00ED38CD" w:rsidRPr="00701D0B" w14:paraId="6E0B2BD5" w14:textId="77777777" w:rsidTr="00E676B1">
        <w:tc>
          <w:tcPr>
            <w:tcW w:w="4508" w:type="dxa"/>
          </w:tcPr>
          <w:p w14:paraId="04A0345E" w14:textId="77777777" w:rsidR="00ED38CD" w:rsidRPr="00701D0B" w:rsidRDefault="00ED38CD" w:rsidP="00E676B1">
            <w:pPr>
              <w:spacing w:after="0" w:line="240" w:lineRule="auto"/>
              <w:rPr>
                <w:rFonts w:cs="Arial"/>
              </w:rPr>
            </w:pPr>
            <w:r w:rsidRPr="00701D0B">
              <w:rPr>
                <w:rFonts w:cs="Arial"/>
              </w:rPr>
              <w:t>Email Address</w:t>
            </w:r>
          </w:p>
          <w:p w14:paraId="1105A05D" w14:textId="77777777" w:rsidR="00ED38CD" w:rsidRPr="00701D0B" w:rsidRDefault="00ED38CD" w:rsidP="00E676B1">
            <w:pPr>
              <w:spacing w:after="0" w:line="240" w:lineRule="auto"/>
              <w:rPr>
                <w:rFonts w:cs="Arial"/>
              </w:rPr>
            </w:pPr>
          </w:p>
        </w:tc>
        <w:tc>
          <w:tcPr>
            <w:tcW w:w="4508" w:type="dxa"/>
          </w:tcPr>
          <w:p w14:paraId="5029C8DA" w14:textId="14C0BCE1" w:rsidR="00ED38CD" w:rsidRPr="00884598" w:rsidRDefault="00ED38CD" w:rsidP="00E676B1">
            <w:pPr>
              <w:spacing w:after="0" w:line="240" w:lineRule="auto"/>
              <w:rPr>
                <w:rFonts w:cs="Arial"/>
                <w:bCs/>
              </w:rPr>
            </w:pPr>
          </w:p>
        </w:tc>
      </w:tr>
      <w:tr w:rsidR="00832A83" w:rsidRPr="00701D0B" w14:paraId="7E7415A1" w14:textId="77777777" w:rsidTr="00E676B1">
        <w:tc>
          <w:tcPr>
            <w:tcW w:w="4508" w:type="dxa"/>
          </w:tcPr>
          <w:p w14:paraId="46DB18BE" w14:textId="77777777" w:rsidR="00832A83" w:rsidRDefault="00A53657" w:rsidP="00E676B1">
            <w:pPr>
              <w:spacing w:after="0" w:line="240" w:lineRule="auto"/>
              <w:rPr>
                <w:ins w:id="0" w:author="Werksmans" w:date="2025-09-01T14:52:00Z" w16du:dateUtc="2025-09-01T12:52:00Z"/>
                <w:rFonts w:cs="Arial"/>
              </w:rPr>
            </w:pPr>
            <w:ins w:id="1" w:author="Werksmans" w:date="2025-09-01T14:52:00Z" w16du:dateUtc="2025-09-01T12:52:00Z">
              <w:r>
                <w:rPr>
                  <w:rFonts w:cs="Arial"/>
                </w:rPr>
                <w:t>Contact number</w:t>
              </w:r>
            </w:ins>
          </w:p>
          <w:p w14:paraId="54ADB53D" w14:textId="7ED21BB0" w:rsidR="00A53657" w:rsidRPr="00701D0B" w:rsidRDefault="00A53657" w:rsidP="00E676B1">
            <w:pPr>
              <w:spacing w:after="0" w:line="240" w:lineRule="auto"/>
              <w:rPr>
                <w:rFonts w:cs="Arial"/>
              </w:rPr>
            </w:pPr>
          </w:p>
        </w:tc>
        <w:tc>
          <w:tcPr>
            <w:tcW w:w="4508" w:type="dxa"/>
          </w:tcPr>
          <w:p w14:paraId="270ED0FC" w14:textId="77777777" w:rsidR="00832A83" w:rsidRPr="00884598" w:rsidRDefault="00832A83" w:rsidP="00E676B1">
            <w:pPr>
              <w:spacing w:after="0" w:line="240" w:lineRule="auto"/>
              <w:rPr>
                <w:rFonts w:cs="Arial"/>
                <w:bCs/>
              </w:rPr>
            </w:pPr>
          </w:p>
        </w:tc>
      </w:tr>
      <w:tr w:rsidR="00832A83" w:rsidRPr="00701D0B" w14:paraId="5AC86F19" w14:textId="77777777" w:rsidTr="00832A83">
        <w:tc>
          <w:tcPr>
            <w:tcW w:w="4508" w:type="dxa"/>
            <w:shd w:val="clear" w:color="auto" w:fill="D9D9D9" w:themeFill="background1" w:themeFillShade="D9"/>
          </w:tcPr>
          <w:p w14:paraId="7948D140" w14:textId="77777777" w:rsidR="00832A83" w:rsidRDefault="00832A83" w:rsidP="00E676B1">
            <w:pPr>
              <w:spacing w:after="0" w:line="240" w:lineRule="auto"/>
              <w:rPr>
                <w:ins w:id="2" w:author="Werksmans" w:date="2025-09-01T14:52:00Z" w16du:dateUtc="2025-09-01T12:52:00Z"/>
                <w:rFonts w:cs="Arial"/>
                <w:b/>
                <w:bCs/>
              </w:rPr>
            </w:pPr>
            <w:r w:rsidRPr="00701D0B">
              <w:rPr>
                <w:rFonts w:cs="Arial"/>
                <w:b/>
                <w:bCs/>
              </w:rPr>
              <w:t>Effective Date</w:t>
            </w:r>
          </w:p>
          <w:p w14:paraId="75FC558C" w14:textId="0AF45AF3" w:rsidR="00A53657" w:rsidRPr="00701D0B" w:rsidRDefault="00A53657" w:rsidP="00E676B1">
            <w:pPr>
              <w:spacing w:after="0" w:line="240" w:lineRule="auto"/>
              <w:rPr>
                <w:rFonts w:cs="Arial"/>
                <w:b/>
                <w:bCs/>
              </w:rPr>
            </w:pPr>
          </w:p>
        </w:tc>
        <w:tc>
          <w:tcPr>
            <w:tcW w:w="4508" w:type="dxa"/>
          </w:tcPr>
          <w:p w14:paraId="6C6ADDB6" w14:textId="204BBDE5" w:rsidR="00832A83" w:rsidRPr="00884598" w:rsidRDefault="00832A83" w:rsidP="00E676B1">
            <w:pPr>
              <w:spacing w:after="0" w:line="240" w:lineRule="auto"/>
              <w:rPr>
                <w:rFonts w:cs="Arial"/>
                <w:bCs/>
              </w:rPr>
            </w:pPr>
          </w:p>
        </w:tc>
      </w:tr>
    </w:tbl>
    <w:p w14:paraId="541A76BF" w14:textId="77777777" w:rsidR="005C1B1C" w:rsidRPr="00701D0B" w:rsidRDefault="005C1B1C" w:rsidP="005C1B1C">
      <w:pPr>
        <w:jc w:val="center"/>
        <w:rPr>
          <w:rFonts w:cs="Arial"/>
          <w:b/>
          <w:bCs/>
          <w:lang w:val="en-US"/>
        </w:rPr>
      </w:pPr>
    </w:p>
    <w:p w14:paraId="4E43C07C" w14:textId="1C1F90D7" w:rsidR="005C1B1C" w:rsidRPr="00701D0B" w:rsidRDefault="005C1B1C" w:rsidP="005C1B1C">
      <w:pPr>
        <w:jc w:val="center"/>
        <w:rPr>
          <w:rFonts w:cs="Arial"/>
          <w:lang w:val="en-US"/>
        </w:rPr>
      </w:pPr>
    </w:p>
    <w:p w14:paraId="5ED8BEE3" w14:textId="77777777" w:rsidR="005C1B1C" w:rsidRPr="00701D0B" w:rsidRDefault="005C1B1C" w:rsidP="005C1B1C">
      <w:pPr>
        <w:jc w:val="center"/>
        <w:rPr>
          <w:rFonts w:cs="Arial"/>
          <w:lang w:val="en-US"/>
        </w:rPr>
        <w:sectPr w:rsidR="005C1B1C" w:rsidRPr="00701D0B">
          <w:footerReference w:type="even" r:id="rId12"/>
          <w:footerReference w:type="default" r:id="rId13"/>
          <w:pgSz w:w="11906" w:h="16838"/>
          <w:pgMar w:top="1440" w:right="1440" w:bottom="1440" w:left="1440" w:header="708" w:footer="708" w:gutter="0"/>
          <w:cols w:space="708"/>
          <w:docGrid w:linePitch="360"/>
        </w:sectPr>
      </w:pPr>
    </w:p>
    <w:p w14:paraId="1063780A" w14:textId="350D2495" w:rsidR="00BA312C" w:rsidRPr="00701D0B" w:rsidRDefault="00BA312C" w:rsidP="00BA312C">
      <w:pPr>
        <w:spacing w:after="200" w:line="276" w:lineRule="auto"/>
        <w:jc w:val="left"/>
        <w:rPr>
          <w:rFonts w:cs="Arial"/>
          <w:lang w:val="en-US"/>
        </w:rPr>
      </w:pPr>
      <w:bookmarkStart w:id="3" w:name="_Toc157416494"/>
    </w:p>
    <w:p w14:paraId="544149D6" w14:textId="77777777" w:rsidR="009F5B09" w:rsidRPr="00701D0B" w:rsidRDefault="009F5B09" w:rsidP="00E70125">
      <w:pPr>
        <w:tabs>
          <w:tab w:val="left" w:pos="9072"/>
        </w:tabs>
        <w:rPr>
          <w:rFonts w:cs="Arial"/>
          <w:b/>
        </w:rPr>
      </w:pPr>
      <w:r w:rsidRPr="00701D0B">
        <w:rPr>
          <w:rFonts w:cs="Arial"/>
          <w:b/>
        </w:rPr>
        <w:t>TABLE OF CONTENTS</w:t>
      </w:r>
    </w:p>
    <w:p w14:paraId="67BA6B2F" w14:textId="77777777" w:rsidR="009F5B09" w:rsidRPr="00701D0B" w:rsidRDefault="009F5B09" w:rsidP="00E70125">
      <w:pPr>
        <w:pBdr>
          <w:top w:val="single" w:sz="4" w:space="6" w:color="auto"/>
          <w:left w:val="single" w:sz="4" w:space="4" w:color="auto"/>
          <w:bottom w:val="single" w:sz="4" w:space="12" w:color="auto"/>
          <w:right w:val="single" w:sz="4" w:space="4" w:color="auto"/>
        </w:pBdr>
        <w:tabs>
          <w:tab w:val="right" w:pos="9638"/>
        </w:tabs>
        <w:jc w:val="center"/>
        <w:rPr>
          <w:rFonts w:cs="Arial"/>
        </w:rPr>
      </w:pPr>
      <w:r w:rsidRPr="00701D0B">
        <w:rPr>
          <w:rFonts w:cs="Arial"/>
          <w:b/>
        </w:rPr>
        <w:t>Clause number and description</w:t>
      </w:r>
      <w:r w:rsidRPr="00701D0B">
        <w:rPr>
          <w:rFonts w:cs="Arial"/>
          <w:b/>
        </w:rPr>
        <w:tab/>
        <w:t>Page</w:t>
      </w:r>
    </w:p>
    <w:p w14:paraId="160C7AD2" w14:textId="547FFE38" w:rsidR="00253ADF" w:rsidRDefault="009F5B09">
      <w:pPr>
        <w:pStyle w:val="TOC1"/>
        <w:rPr>
          <w:ins w:id="4"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r w:rsidRPr="00701D0B">
        <w:rPr>
          <w:rFonts w:cs="Arial"/>
          <w:lang w:val="en-US"/>
        </w:rPr>
        <w:fldChar w:fldCharType="begin"/>
      </w:r>
      <w:r w:rsidRPr="00701D0B">
        <w:rPr>
          <w:rFonts w:cs="Arial"/>
          <w:lang w:val="en-US"/>
        </w:rPr>
        <w:instrText xml:space="preserve"> TOC \o "1-9" \h \z \t "Clause1Head,1" </w:instrText>
      </w:r>
      <w:r w:rsidRPr="00701D0B">
        <w:rPr>
          <w:rFonts w:cs="Arial"/>
          <w:lang w:val="en-US"/>
        </w:rPr>
        <w:fldChar w:fldCharType="separate"/>
      </w:r>
      <w:ins w:id="5" w:author="Werksmans" w:date="2025-09-24T22:32:00Z" w16du:dateUtc="2025-09-24T20:32:00Z">
        <w:r w:rsidR="00253ADF" w:rsidRPr="0082076E">
          <w:rPr>
            <w:rStyle w:val="Hyperlink"/>
            <w:noProof/>
          </w:rPr>
          <w:fldChar w:fldCharType="begin"/>
        </w:r>
        <w:r w:rsidR="00253ADF" w:rsidRPr="0082076E">
          <w:rPr>
            <w:rStyle w:val="Hyperlink"/>
            <w:noProof/>
          </w:rPr>
          <w:instrText xml:space="preserve"> </w:instrText>
        </w:r>
        <w:r w:rsidR="00253ADF">
          <w:rPr>
            <w:noProof/>
          </w:rPr>
          <w:instrText>HYPERLINK \l "_Toc209645574"</w:instrText>
        </w:r>
        <w:r w:rsidR="00253ADF" w:rsidRPr="0082076E">
          <w:rPr>
            <w:rStyle w:val="Hyperlink"/>
            <w:noProof/>
          </w:rPr>
          <w:instrText xml:space="preserve"> </w:instrText>
        </w:r>
        <w:r w:rsidR="00253ADF" w:rsidRPr="0082076E">
          <w:rPr>
            <w:rStyle w:val="Hyperlink"/>
            <w:noProof/>
          </w:rPr>
        </w:r>
        <w:r w:rsidR="00253ADF" w:rsidRPr="0082076E">
          <w:rPr>
            <w:rStyle w:val="Hyperlink"/>
            <w:noProof/>
          </w:rPr>
          <w:fldChar w:fldCharType="separate"/>
        </w:r>
        <w:r w:rsidR="00253ADF" w:rsidRPr="0082076E">
          <w:rPr>
            <w:rStyle w:val="Hyperlink"/>
            <w:rFonts w:cs="Arial"/>
            <w:noProof/>
            <w:lang w:val="en-US"/>
          </w:rPr>
          <w:t>1.</w:t>
        </w:r>
        <w:r w:rsidR="00253ADF">
          <w:rPr>
            <w:rFonts w:asciiTheme="minorHAnsi" w:eastAsiaTheme="minorEastAsia" w:hAnsiTheme="minorHAnsi" w:cstheme="minorBidi"/>
            <w:noProof/>
            <w:kern w:val="2"/>
            <w:sz w:val="24"/>
            <w:szCs w:val="24"/>
            <w:lang w:val="en-ZA" w:eastAsia="en-ZA"/>
            <w14:ligatures w14:val="standardContextual"/>
          </w:rPr>
          <w:tab/>
        </w:r>
        <w:r w:rsidR="00253ADF" w:rsidRPr="0082076E">
          <w:rPr>
            <w:rStyle w:val="Hyperlink"/>
            <w:rFonts w:cs="Arial"/>
            <w:noProof/>
            <w:lang w:val="en-US"/>
          </w:rPr>
          <w:t>DEFINITIONS</w:t>
        </w:r>
        <w:r w:rsidR="00253ADF">
          <w:rPr>
            <w:noProof/>
            <w:webHidden/>
          </w:rPr>
          <w:tab/>
        </w:r>
        <w:r w:rsidR="00253ADF">
          <w:rPr>
            <w:noProof/>
            <w:webHidden/>
          </w:rPr>
          <w:fldChar w:fldCharType="begin"/>
        </w:r>
        <w:r w:rsidR="00253ADF">
          <w:rPr>
            <w:noProof/>
            <w:webHidden/>
          </w:rPr>
          <w:instrText xml:space="preserve"> PAGEREF _Toc209645574 \h </w:instrText>
        </w:r>
      </w:ins>
      <w:r w:rsidR="00253ADF">
        <w:rPr>
          <w:noProof/>
          <w:webHidden/>
        </w:rPr>
      </w:r>
      <w:r w:rsidR="00253ADF">
        <w:rPr>
          <w:noProof/>
          <w:webHidden/>
        </w:rPr>
        <w:fldChar w:fldCharType="separate"/>
      </w:r>
      <w:ins w:id="6" w:author="Werksmans" w:date="2025-09-24T22:32:00Z" w16du:dateUtc="2025-09-24T20:32:00Z">
        <w:r w:rsidR="00253ADF">
          <w:rPr>
            <w:noProof/>
            <w:webHidden/>
          </w:rPr>
          <w:t>5</w:t>
        </w:r>
        <w:r w:rsidR="00253ADF">
          <w:rPr>
            <w:noProof/>
            <w:webHidden/>
          </w:rPr>
          <w:fldChar w:fldCharType="end"/>
        </w:r>
        <w:r w:rsidR="00253ADF" w:rsidRPr="0082076E">
          <w:rPr>
            <w:rStyle w:val="Hyperlink"/>
            <w:noProof/>
          </w:rPr>
          <w:fldChar w:fldCharType="end"/>
        </w:r>
      </w:ins>
    </w:p>
    <w:p w14:paraId="77D077B1" w14:textId="2E7CF3C2" w:rsidR="00253ADF" w:rsidRDefault="00253ADF">
      <w:pPr>
        <w:pStyle w:val="TOC1"/>
        <w:rPr>
          <w:ins w:id="7"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8"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"_Toc209645575"</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2.</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CANCELLATION AND REPLACEMENT OF THE ORIGINAL AGREEMENT</w:t>
        </w:r>
        <w:r>
          <w:rPr>
            <w:noProof/>
            <w:webHidden/>
          </w:rPr>
          <w:tab/>
        </w:r>
        <w:r>
          <w:rPr>
            <w:noProof/>
            <w:webHidden/>
          </w:rPr>
          <w:fldChar w:fldCharType="begin"/>
        </w:r>
        <w:r>
          <w:rPr>
            <w:noProof/>
            <w:webHidden/>
          </w:rPr>
          <w:instrText xml:space="preserve"> PAGEREF _Toc209645575 \h </w:instrText>
        </w:r>
      </w:ins>
      <w:r>
        <w:rPr>
          <w:noProof/>
          <w:webHidden/>
        </w:rPr>
      </w:r>
      <w:r>
        <w:rPr>
          <w:noProof/>
          <w:webHidden/>
        </w:rPr>
        <w:fldChar w:fldCharType="separate"/>
      </w:r>
      <w:ins w:id="9" w:author="Werksmans" w:date="2025-09-24T22:32:00Z" w16du:dateUtc="2025-09-24T20:32:00Z">
        <w:r>
          <w:rPr>
            <w:noProof/>
            <w:webHidden/>
          </w:rPr>
          <w:t>12</w:t>
        </w:r>
        <w:r>
          <w:rPr>
            <w:noProof/>
            <w:webHidden/>
          </w:rPr>
          <w:fldChar w:fldCharType="end"/>
        </w:r>
        <w:r w:rsidRPr="0082076E">
          <w:rPr>
            <w:rStyle w:val="Hyperlink"/>
            <w:noProof/>
          </w:rPr>
          <w:fldChar w:fldCharType="end"/>
        </w:r>
      </w:ins>
    </w:p>
    <w:p w14:paraId="138CC45A" w14:textId="486C3027" w:rsidR="00253ADF" w:rsidRDefault="00253ADF">
      <w:pPr>
        <w:pStyle w:val="TOC1"/>
        <w:rPr>
          <w:ins w:id="10"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11"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"_Toc209645576"</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3.</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APPOINTMENT</w:t>
        </w:r>
        <w:r>
          <w:rPr>
            <w:noProof/>
            <w:webHidden/>
          </w:rPr>
          <w:tab/>
        </w:r>
        <w:r>
          <w:rPr>
            <w:noProof/>
            <w:webHidden/>
          </w:rPr>
          <w:fldChar w:fldCharType="begin"/>
        </w:r>
        <w:r>
          <w:rPr>
            <w:noProof/>
            <w:webHidden/>
          </w:rPr>
          <w:instrText xml:space="preserve"> PAGEREF _Toc209645576 \h </w:instrText>
        </w:r>
      </w:ins>
      <w:r>
        <w:rPr>
          <w:noProof/>
          <w:webHidden/>
        </w:rPr>
      </w:r>
      <w:r>
        <w:rPr>
          <w:noProof/>
          <w:webHidden/>
        </w:rPr>
        <w:fldChar w:fldCharType="separate"/>
      </w:r>
      <w:ins w:id="12" w:author="Werksmans" w:date="2025-09-24T22:32:00Z" w16du:dateUtc="2025-09-24T20:32:00Z">
        <w:r>
          <w:rPr>
            <w:noProof/>
            <w:webHidden/>
          </w:rPr>
          <w:t>12</w:t>
        </w:r>
        <w:r>
          <w:rPr>
            <w:noProof/>
            <w:webHidden/>
          </w:rPr>
          <w:fldChar w:fldCharType="end"/>
        </w:r>
        <w:r w:rsidRPr="0082076E">
          <w:rPr>
            <w:rStyle w:val="Hyperlink"/>
            <w:noProof/>
          </w:rPr>
          <w:fldChar w:fldCharType="end"/>
        </w:r>
      </w:ins>
    </w:p>
    <w:p w14:paraId="1A557EB3" w14:textId="6381E7E8" w:rsidR="00253ADF" w:rsidRDefault="00253ADF">
      <w:pPr>
        <w:pStyle w:val="TOC1"/>
        <w:rPr>
          <w:ins w:id="13"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14"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"_Toc209645577"</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4.</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DURATION</w:t>
        </w:r>
        <w:r>
          <w:rPr>
            <w:noProof/>
            <w:webHidden/>
          </w:rPr>
          <w:tab/>
        </w:r>
        <w:r>
          <w:rPr>
            <w:noProof/>
            <w:webHidden/>
          </w:rPr>
          <w:fldChar w:fldCharType="begin"/>
        </w:r>
        <w:r>
          <w:rPr>
            <w:noProof/>
            <w:webHidden/>
          </w:rPr>
          <w:instrText xml:space="preserve"> PAGEREF _Toc209645577 \h </w:instrText>
        </w:r>
      </w:ins>
      <w:r>
        <w:rPr>
          <w:noProof/>
          <w:webHidden/>
        </w:rPr>
      </w:r>
      <w:r>
        <w:rPr>
          <w:noProof/>
          <w:webHidden/>
        </w:rPr>
        <w:fldChar w:fldCharType="separate"/>
      </w:r>
      <w:ins w:id="15" w:author="Werksmans" w:date="2025-09-24T22:32:00Z" w16du:dateUtc="2025-09-24T20:32:00Z">
        <w:r>
          <w:rPr>
            <w:noProof/>
            <w:webHidden/>
          </w:rPr>
          <w:t>12</w:t>
        </w:r>
        <w:r>
          <w:rPr>
            <w:noProof/>
            <w:webHidden/>
          </w:rPr>
          <w:fldChar w:fldCharType="end"/>
        </w:r>
        <w:r w:rsidRPr="0082076E">
          <w:rPr>
            <w:rStyle w:val="Hyperlink"/>
            <w:noProof/>
          </w:rPr>
          <w:fldChar w:fldCharType="end"/>
        </w:r>
      </w:ins>
    </w:p>
    <w:p w14:paraId="5CEA4FE0" w14:textId="503B1EF5" w:rsidR="00253ADF" w:rsidRDefault="00253ADF">
      <w:pPr>
        <w:pStyle w:val="TOC1"/>
        <w:rPr>
          <w:ins w:id="16"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17"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"_Toc209645578"</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5.</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SERVICE TERMS AND CONDITIONS</w:t>
        </w:r>
        <w:r>
          <w:rPr>
            <w:noProof/>
            <w:webHidden/>
          </w:rPr>
          <w:tab/>
        </w:r>
        <w:r>
          <w:rPr>
            <w:noProof/>
            <w:webHidden/>
          </w:rPr>
          <w:fldChar w:fldCharType="begin"/>
        </w:r>
        <w:r>
          <w:rPr>
            <w:noProof/>
            <w:webHidden/>
          </w:rPr>
          <w:instrText xml:space="preserve"> PAGEREF _Toc209645578 \h </w:instrText>
        </w:r>
      </w:ins>
      <w:r>
        <w:rPr>
          <w:noProof/>
          <w:webHidden/>
        </w:rPr>
      </w:r>
      <w:r>
        <w:rPr>
          <w:noProof/>
          <w:webHidden/>
        </w:rPr>
        <w:fldChar w:fldCharType="separate"/>
      </w:r>
      <w:ins w:id="18" w:author="Werksmans" w:date="2025-09-24T22:32:00Z" w16du:dateUtc="2025-09-24T20:32:00Z">
        <w:r>
          <w:rPr>
            <w:noProof/>
            <w:webHidden/>
          </w:rPr>
          <w:t>12</w:t>
        </w:r>
        <w:r>
          <w:rPr>
            <w:noProof/>
            <w:webHidden/>
          </w:rPr>
          <w:fldChar w:fldCharType="end"/>
        </w:r>
        <w:r w:rsidRPr="0082076E">
          <w:rPr>
            <w:rStyle w:val="Hyperlink"/>
            <w:noProof/>
          </w:rPr>
          <w:fldChar w:fldCharType="end"/>
        </w:r>
      </w:ins>
    </w:p>
    <w:p w14:paraId="24071CB8" w14:textId="0CD8C41B" w:rsidR="00253ADF" w:rsidRDefault="00253ADF">
      <w:pPr>
        <w:pStyle w:val="TOC1"/>
        <w:rPr>
          <w:ins w:id="19"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20"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"_Toc209645579"</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lang w:val="en-US"/>
          </w:rPr>
          <w:t>6.</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lang w:val="en-US"/>
          </w:rPr>
          <w:t>CONCLUSION OF SERVICE SCHEDULES</w:t>
        </w:r>
        <w:r>
          <w:rPr>
            <w:noProof/>
            <w:webHidden/>
          </w:rPr>
          <w:tab/>
        </w:r>
        <w:r>
          <w:rPr>
            <w:noProof/>
            <w:webHidden/>
          </w:rPr>
          <w:fldChar w:fldCharType="begin"/>
        </w:r>
        <w:r>
          <w:rPr>
            <w:noProof/>
            <w:webHidden/>
          </w:rPr>
          <w:instrText xml:space="preserve"> PAGEREF _Toc209645579 \h </w:instrText>
        </w:r>
      </w:ins>
      <w:r>
        <w:rPr>
          <w:noProof/>
          <w:webHidden/>
        </w:rPr>
      </w:r>
      <w:r>
        <w:rPr>
          <w:noProof/>
          <w:webHidden/>
        </w:rPr>
        <w:fldChar w:fldCharType="separate"/>
      </w:r>
      <w:ins w:id="21" w:author="Werksmans" w:date="2025-09-24T22:32:00Z" w16du:dateUtc="2025-09-24T20:32:00Z">
        <w:r>
          <w:rPr>
            <w:noProof/>
            <w:webHidden/>
          </w:rPr>
          <w:t>14</w:t>
        </w:r>
        <w:r>
          <w:rPr>
            <w:noProof/>
            <w:webHidden/>
          </w:rPr>
          <w:fldChar w:fldCharType="end"/>
        </w:r>
        <w:r w:rsidRPr="0082076E">
          <w:rPr>
            <w:rStyle w:val="Hyperlink"/>
            <w:noProof/>
          </w:rPr>
          <w:fldChar w:fldCharType="end"/>
        </w:r>
      </w:ins>
    </w:p>
    <w:p w14:paraId="3FE5783D" w14:textId="65D0F75A" w:rsidR="00253ADF" w:rsidRDefault="00253ADF">
      <w:pPr>
        <w:pStyle w:val="TOC1"/>
        <w:rPr>
          <w:ins w:id="22"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23"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"_Toc209645580"</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7.</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COMPLETION CHECKLIST</w:t>
        </w:r>
        <w:r>
          <w:rPr>
            <w:noProof/>
            <w:webHidden/>
          </w:rPr>
          <w:tab/>
        </w:r>
        <w:r>
          <w:rPr>
            <w:noProof/>
            <w:webHidden/>
          </w:rPr>
          <w:fldChar w:fldCharType="begin"/>
        </w:r>
        <w:r>
          <w:rPr>
            <w:noProof/>
            <w:webHidden/>
          </w:rPr>
          <w:instrText xml:space="preserve"> PAGEREF _Toc209645580 \h </w:instrText>
        </w:r>
      </w:ins>
      <w:r>
        <w:rPr>
          <w:noProof/>
          <w:webHidden/>
        </w:rPr>
      </w:r>
      <w:r>
        <w:rPr>
          <w:noProof/>
          <w:webHidden/>
        </w:rPr>
        <w:fldChar w:fldCharType="separate"/>
      </w:r>
      <w:ins w:id="24" w:author="Werksmans" w:date="2025-09-24T22:32:00Z" w16du:dateUtc="2025-09-24T20:32:00Z">
        <w:r>
          <w:rPr>
            <w:noProof/>
            <w:webHidden/>
          </w:rPr>
          <w:t>16</w:t>
        </w:r>
        <w:r>
          <w:rPr>
            <w:noProof/>
            <w:webHidden/>
          </w:rPr>
          <w:fldChar w:fldCharType="end"/>
        </w:r>
        <w:r w:rsidRPr="0082076E">
          <w:rPr>
            <w:rStyle w:val="Hyperlink"/>
            <w:noProof/>
          </w:rPr>
          <w:fldChar w:fldCharType="end"/>
        </w:r>
      </w:ins>
    </w:p>
    <w:p w14:paraId="61429B3E" w14:textId="1CE8C6A1" w:rsidR="00253ADF" w:rsidRDefault="00253ADF">
      <w:pPr>
        <w:pStyle w:val="TOC1"/>
        <w:rPr>
          <w:ins w:id="25"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26"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"_Toc209645581"</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8.</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INSPECTION OF THE SERVICES AND FINAL COMPLETION</w:t>
        </w:r>
        <w:r>
          <w:rPr>
            <w:noProof/>
            <w:webHidden/>
          </w:rPr>
          <w:tab/>
        </w:r>
        <w:r>
          <w:rPr>
            <w:noProof/>
            <w:webHidden/>
          </w:rPr>
          <w:fldChar w:fldCharType="begin"/>
        </w:r>
        <w:r>
          <w:rPr>
            <w:noProof/>
            <w:webHidden/>
          </w:rPr>
          <w:instrText xml:space="preserve"> PAGEREF _Toc209645581 \h </w:instrText>
        </w:r>
      </w:ins>
      <w:r>
        <w:rPr>
          <w:noProof/>
          <w:webHidden/>
        </w:rPr>
      </w:r>
      <w:r>
        <w:rPr>
          <w:noProof/>
          <w:webHidden/>
        </w:rPr>
        <w:fldChar w:fldCharType="separate"/>
      </w:r>
      <w:ins w:id="27" w:author="Werksmans" w:date="2025-09-24T22:32:00Z" w16du:dateUtc="2025-09-24T20:32:00Z">
        <w:r>
          <w:rPr>
            <w:noProof/>
            <w:webHidden/>
          </w:rPr>
          <w:t>17</w:t>
        </w:r>
        <w:r>
          <w:rPr>
            <w:noProof/>
            <w:webHidden/>
          </w:rPr>
          <w:fldChar w:fldCharType="end"/>
        </w:r>
        <w:r w:rsidRPr="0082076E">
          <w:rPr>
            <w:rStyle w:val="Hyperlink"/>
            <w:noProof/>
          </w:rPr>
          <w:fldChar w:fldCharType="end"/>
        </w:r>
      </w:ins>
    </w:p>
    <w:p w14:paraId="534A869E" w14:textId="72E04EA2" w:rsidR="00253ADF" w:rsidRDefault="00253ADF">
      <w:pPr>
        <w:pStyle w:val="TOC1"/>
        <w:rPr>
          <w:ins w:id="28"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29"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"_Toc209645582"</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9.</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CHANGE REQUESTS AND DEVIATIONS</w:t>
        </w:r>
        <w:r>
          <w:rPr>
            <w:noProof/>
            <w:webHidden/>
          </w:rPr>
          <w:tab/>
        </w:r>
        <w:r>
          <w:rPr>
            <w:noProof/>
            <w:webHidden/>
          </w:rPr>
          <w:fldChar w:fldCharType="begin"/>
        </w:r>
        <w:r>
          <w:rPr>
            <w:noProof/>
            <w:webHidden/>
          </w:rPr>
          <w:instrText xml:space="preserve"> PAGEREF _Toc209645582 \h </w:instrText>
        </w:r>
      </w:ins>
      <w:r>
        <w:rPr>
          <w:noProof/>
          <w:webHidden/>
        </w:rPr>
      </w:r>
      <w:r>
        <w:rPr>
          <w:noProof/>
          <w:webHidden/>
        </w:rPr>
        <w:fldChar w:fldCharType="separate"/>
      </w:r>
      <w:ins w:id="30" w:author="Werksmans" w:date="2025-09-24T22:32:00Z" w16du:dateUtc="2025-09-24T20:32:00Z">
        <w:r>
          <w:rPr>
            <w:noProof/>
            <w:webHidden/>
          </w:rPr>
          <w:t>18</w:t>
        </w:r>
        <w:r>
          <w:rPr>
            <w:noProof/>
            <w:webHidden/>
          </w:rPr>
          <w:fldChar w:fldCharType="end"/>
        </w:r>
        <w:r w:rsidRPr="0082076E">
          <w:rPr>
            <w:rStyle w:val="Hyperlink"/>
            <w:noProof/>
          </w:rPr>
          <w:fldChar w:fldCharType="end"/>
        </w:r>
      </w:ins>
    </w:p>
    <w:p w14:paraId="6D1B4738" w14:textId="65FC80DF" w:rsidR="00253ADF" w:rsidRDefault="00253ADF">
      <w:pPr>
        <w:pStyle w:val="TOC1"/>
        <w:rPr>
          <w:ins w:id="31"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32"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"_Toc209645583"</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10.</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PAYMENT AND INVOICING</w:t>
        </w:r>
        <w:r>
          <w:rPr>
            <w:noProof/>
            <w:webHidden/>
          </w:rPr>
          <w:tab/>
        </w:r>
        <w:r>
          <w:rPr>
            <w:noProof/>
            <w:webHidden/>
          </w:rPr>
          <w:fldChar w:fldCharType="begin"/>
        </w:r>
        <w:r>
          <w:rPr>
            <w:noProof/>
            <w:webHidden/>
          </w:rPr>
          <w:instrText xml:space="preserve"> PAGEREF _Toc209645583 \h </w:instrText>
        </w:r>
      </w:ins>
      <w:r>
        <w:rPr>
          <w:noProof/>
          <w:webHidden/>
        </w:rPr>
      </w:r>
      <w:r>
        <w:rPr>
          <w:noProof/>
          <w:webHidden/>
        </w:rPr>
        <w:fldChar w:fldCharType="separate"/>
      </w:r>
      <w:ins w:id="33" w:author="Werksmans" w:date="2025-09-24T22:32:00Z" w16du:dateUtc="2025-09-24T20:32:00Z">
        <w:r>
          <w:rPr>
            <w:noProof/>
            <w:webHidden/>
          </w:rPr>
          <w:t>18</w:t>
        </w:r>
        <w:r>
          <w:rPr>
            <w:noProof/>
            <w:webHidden/>
          </w:rPr>
          <w:fldChar w:fldCharType="end"/>
        </w:r>
        <w:r w:rsidRPr="0082076E">
          <w:rPr>
            <w:rStyle w:val="Hyperlink"/>
            <w:noProof/>
          </w:rPr>
          <w:fldChar w:fldCharType="end"/>
        </w:r>
      </w:ins>
    </w:p>
    <w:p w14:paraId="4A8817CB" w14:textId="514BA2DE" w:rsidR="00253ADF" w:rsidRDefault="00253ADF">
      <w:pPr>
        <w:pStyle w:val="TOC1"/>
        <w:rPr>
          <w:ins w:id="34"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35"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"_Toc209645584"</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11.</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CUSTOMER EQUIPMENT</w:t>
        </w:r>
        <w:r>
          <w:rPr>
            <w:noProof/>
            <w:webHidden/>
          </w:rPr>
          <w:tab/>
        </w:r>
        <w:r>
          <w:rPr>
            <w:noProof/>
            <w:webHidden/>
          </w:rPr>
          <w:fldChar w:fldCharType="begin"/>
        </w:r>
        <w:r>
          <w:rPr>
            <w:noProof/>
            <w:webHidden/>
          </w:rPr>
          <w:instrText xml:space="preserve"> PAGEREF _Toc209645584 \h </w:instrText>
        </w:r>
      </w:ins>
      <w:r>
        <w:rPr>
          <w:noProof/>
          <w:webHidden/>
        </w:rPr>
      </w:r>
      <w:r>
        <w:rPr>
          <w:noProof/>
          <w:webHidden/>
        </w:rPr>
        <w:fldChar w:fldCharType="separate"/>
      </w:r>
      <w:ins w:id="36" w:author="Werksmans" w:date="2025-09-24T22:32:00Z" w16du:dateUtc="2025-09-24T20:32:00Z">
        <w:r>
          <w:rPr>
            <w:noProof/>
            <w:webHidden/>
          </w:rPr>
          <w:t>19</w:t>
        </w:r>
        <w:r>
          <w:rPr>
            <w:noProof/>
            <w:webHidden/>
          </w:rPr>
          <w:fldChar w:fldCharType="end"/>
        </w:r>
        <w:r w:rsidRPr="0082076E">
          <w:rPr>
            <w:rStyle w:val="Hyperlink"/>
            <w:noProof/>
          </w:rPr>
          <w:fldChar w:fldCharType="end"/>
        </w:r>
      </w:ins>
    </w:p>
    <w:p w14:paraId="6205A8AD" w14:textId="20889B0B" w:rsidR="00253ADF" w:rsidRDefault="00253ADF">
      <w:pPr>
        <w:pStyle w:val="TOC1"/>
        <w:rPr>
          <w:ins w:id="37"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38"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"_Toc209645585"</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12.</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UNDERTAKINGS BY THE SERVICE PROVIDER</w:t>
        </w:r>
        <w:r>
          <w:rPr>
            <w:noProof/>
            <w:webHidden/>
          </w:rPr>
          <w:tab/>
        </w:r>
        <w:r>
          <w:rPr>
            <w:noProof/>
            <w:webHidden/>
          </w:rPr>
          <w:fldChar w:fldCharType="begin"/>
        </w:r>
        <w:r>
          <w:rPr>
            <w:noProof/>
            <w:webHidden/>
          </w:rPr>
          <w:instrText xml:space="preserve"> PAGEREF _Toc209645585 \h </w:instrText>
        </w:r>
      </w:ins>
      <w:r>
        <w:rPr>
          <w:noProof/>
          <w:webHidden/>
        </w:rPr>
      </w:r>
      <w:r>
        <w:rPr>
          <w:noProof/>
          <w:webHidden/>
        </w:rPr>
        <w:fldChar w:fldCharType="separate"/>
      </w:r>
      <w:ins w:id="39" w:author="Werksmans" w:date="2025-09-24T22:32:00Z" w16du:dateUtc="2025-09-24T20:32:00Z">
        <w:r>
          <w:rPr>
            <w:noProof/>
            <w:webHidden/>
          </w:rPr>
          <w:t>19</w:t>
        </w:r>
        <w:r>
          <w:rPr>
            <w:noProof/>
            <w:webHidden/>
          </w:rPr>
          <w:fldChar w:fldCharType="end"/>
        </w:r>
        <w:r w:rsidRPr="0082076E">
          <w:rPr>
            <w:rStyle w:val="Hyperlink"/>
            <w:noProof/>
          </w:rPr>
          <w:fldChar w:fldCharType="end"/>
        </w:r>
      </w:ins>
    </w:p>
    <w:p w14:paraId="0E24DE33" w14:textId="28249AE9" w:rsidR="00253ADF" w:rsidRDefault="00253ADF">
      <w:pPr>
        <w:pStyle w:val="TOC1"/>
        <w:rPr>
          <w:ins w:id="40"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41"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"_Toc209645586"</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13.</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WARRANTIES PROVIDED BY THE SERVICE PROVIDER</w:t>
        </w:r>
        <w:r>
          <w:rPr>
            <w:noProof/>
            <w:webHidden/>
          </w:rPr>
          <w:tab/>
        </w:r>
        <w:r>
          <w:rPr>
            <w:noProof/>
            <w:webHidden/>
          </w:rPr>
          <w:fldChar w:fldCharType="begin"/>
        </w:r>
        <w:r>
          <w:rPr>
            <w:noProof/>
            <w:webHidden/>
          </w:rPr>
          <w:instrText xml:space="preserve"> PAGEREF _Toc209645586 \h </w:instrText>
        </w:r>
      </w:ins>
      <w:r>
        <w:rPr>
          <w:noProof/>
          <w:webHidden/>
        </w:rPr>
      </w:r>
      <w:r>
        <w:rPr>
          <w:noProof/>
          <w:webHidden/>
        </w:rPr>
        <w:fldChar w:fldCharType="separate"/>
      </w:r>
      <w:ins w:id="42" w:author="Werksmans" w:date="2025-09-24T22:32:00Z" w16du:dateUtc="2025-09-24T20:32:00Z">
        <w:r>
          <w:rPr>
            <w:noProof/>
            <w:webHidden/>
          </w:rPr>
          <w:t>20</w:t>
        </w:r>
        <w:r>
          <w:rPr>
            <w:noProof/>
            <w:webHidden/>
          </w:rPr>
          <w:fldChar w:fldCharType="end"/>
        </w:r>
        <w:r w:rsidRPr="0082076E">
          <w:rPr>
            <w:rStyle w:val="Hyperlink"/>
            <w:noProof/>
          </w:rPr>
          <w:fldChar w:fldCharType="end"/>
        </w:r>
      </w:ins>
    </w:p>
    <w:p w14:paraId="376D0CD7" w14:textId="460F7D57" w:rsidR="00253ADF" w:rsidRDefault="00253ADF">
      <w:pPr>
        <w:pStyle w:val="TOC1"/>
        <w:rPr>
          <w:ins w:id="43"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44"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"_Toc209645587"</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14.</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WARRANTIES PROVIDED BY BOTH PARTIES</w:t>
        </w:r>
        <w:r>
          <w:rPr>
            <w:noProof/>
            <w:webHidden/>
          </w:rPr>
          <w:tab/>
        </w:r>
        <w:r>
          <w:rPr>
            <w:noProof/>
            <w:webHidden/>
          </w:rPr>
          <w:fldChar w:fldCharType="begin"/>
        </w:r>
        <w:r>
          <w:rPr>
            <w:noProof/>
            <w:webHidden/>
          </w:rPr>
          <w:instrText xml:space="preserve"> PAGEREF _Toc209645587 \h </w:instrText>
        </w:r>
      </w:ins>
      <w:r>
        <w:rPr>
          <w:noProof/>
          <w:webHidden/>
        </w:rPr>
      </w:r>
      <w:r>
        <w:rPr>
          <w:noProof/>
          <w:webHidden/>
        </w:rPr>
        <w:fldChar w:fldCharType="separate"/>
      </w:r>
      <w:ins w:id="45" w:author="Werksmans" w:date="2025-09-24T22:32:00Z" w16du:dateUtc="2025-09-24T20:32:00Z">
        <w:r>
          <w:rPr>
            <w:noProof/>
            <w:webHidden/>
          </w:rPr>
          <w:t>22</w:t>
        </w:r>
        <w:r>
          <w:rPr>
            <w:noProof/>
            <w:webHidden/>
          </w:rPr>
          <w:fldChar w:fldCharType="end"/>
        </w:r>
        <w:r w:rsidRPr="0082076E">
          <w:rPr>
            <w:rStyle w:val="Hyperlink"/>
            <w:noProof/>
          </w:rPr>
          <w:fldChar w:fldCharType="end"/>
        </w:r>
      </w:ins>
    </w:p>
    <w:p w14:paraId="6D92646D" w14:textId="7156712D" w:rsidR="00253ADF" w:rsidRDefault="00253ADF">
      <w:pPr>
        <w:pStyle w:val="TOC1"/>
        <w:rPr>
          <w:ins w:id="46"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47"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"_Toc209645588"</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15.</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INDEMNITIES PROVIDED BY THE SERVICE PROVIDER</w:t>
        </w:r>
        <w:r>
          <w:rPr>
            <w:noProof/>
            <w:webHidden/>
          </w:rPr>
          <w:tab/>
        </w:r>
        <w:r>
          <w:rPr>
            <w:noProof/>
            <w:webHidden/>
          </w:rPr>
          <w:fldChar w:fldCharType="begin"/>
        </w:r>
        <w:r>
          <w:rPr>
            <w:noProof/>
            <w:webHidden/>
          </w:rPr>
          <w:instrText xml:space="preserve"> PAGEREF _Toc209645588 \h </w:instrText>
        </w:r>
      </w:ins>
      <w:r>
        <w:rPr>
          <w:noProof/>
          <w:webHidden/>
        </w:rPr>
      </w:r>
      <w:r>
        <w:rPr>
          <w:noProof/>
          <w:webHidden/>
        </w:rPr>
        <w:fldChar w:fldCharType="separate"/>
      </w:r>
      <w:ins w:id="48" w:author="Werksmans" w:date="2025-09-24T22:32:00Z" w16du:dateUtc="2025-09-24T20:32:00Z">
        <w:r>
          <w:rPr>
            <w:noProof/>
            <w:webHidden/>
          </w:rPr>
          <w:t>23</w:t>
        </w:r>
        <w:r>
          <w:rPr>
            <w:noProof/>
            <w:webHidden/>
          </w:rPr>
          <w:fldChar w:fldCharType="end"/>
        </w:r>
        <w:r w:rsidRPr="0082076E">
          <w:rPr>
            <w:rStyle w:val="Hyperlink"/>
            <w:noProof/>
          </w:rPr>
          <w:fldChar w:fldCharType="end"/>
        </w:r>
      </w:ins>
    </w:p>
    <w:p w14:paraId="24239F03" w14:textId="60A8DDE8" w:rsidR="00253ADF" w:rsidRDefault="00253ADF">
      <w:pPr>
        <w:pStyle w:val="TOC1"/>
        <w:rPr>
          <w:ins w:id="49"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50"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"_Toc209645589"</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16.</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LIMITATION OF LIABILITY</w:t>
        </w:r>
        <w:r>
          <w:rPr>
            <w:noProof/>
            <w:webHidden/>
          </w:rPr>
          <w:tab/>
        </w:r>
        <w:r>
          <w:rPr>
            <w:noProof/>
            <w:webHidden/>
          </w:rPr>
          <w:fldChar w:fldCharType="begin"/>
        </w:r>
        <w:r>
          <w:rPr>
            <w:noProof/>
            <w:webHidden/>
          </w:rPr>
          <w:instrText xml:space="preserve"> PAGEREF _Toc209645589 \h </w:instrText>
        </w:r>
      </w:ins>
      <w:r>
        <w:rPr>
          <w:noProof/>
          <w:webHidden/>
        </w:rPr>
      </w:r>
      <w:r>
        <w:rPr>
          <w:noProof/>
          <w:webHidden/>
        </w:rPr>
        <w:fldChar w:fldCharType="separate"/>
      </w:r>
      <w:ins w:id="51" w:author="Werksmans" w:date="2025-09-24T22:32:00Z" w16du:dateUtc="2025-09-24T20:32:00Z">
        <w:r>
          <w:rPr>
            <w:noProof/>
            <w:webHidden/>
          </w:rPr>
          <w:t>24</w:t>
        </w:r>
        <w:r>
          <w:rPr>
            <w:noProof/>
            <w:webHidden/>
          </w:rPr>
          <w:fldChar w:fldCharType="end"/>
        </w:r>
        <w:r w:rsidRPr="0082076E">
          <w:rPr>
            <w:rStyle w:val="Hyperlink"/>
            <w:noProof/>
          </w:rPr>
          <w:fldChar w:fldCharType="end"/>
        </w:r>
      </w:ins>
    </w:p>
    <w:p w14:paraId="059801D9" w14:textId="6ED69816" w:rsidR="00253ADF" w:rsidRDefault="00253ADF">
      <w:pPr>
        <w:pStyle w:val="TOC1"/>
        <w:rPr>
          <w:ins w:id="52"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53"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"_Toc209645590"</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17.</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END USERS</w:t>
        </w:r>
        <w:r>
          <w:rPr>
            <w:noProof/>
            <w:webHidden/>
          </w:rPr>
          <w:tab/>
        </w:r>
        <w:r>
          <w:rPr>
            <w:noProof/>
            <w:webHidden/>
          </w:rPr>
          <w:fldChar w:fldCharType="begin"/>
        </w:r>
        <w:r>
          <w:rPr>
            <w:noProof/>
            <w:webHidden/>
          </w:rPr>
          <w:instrText xml:space="preserve"> PAGEREF _Toc209645590 \h </w:instrText>
        </w:r>
      </w:ins>
      <w:r>
        <w:rPr>
          <w:noProof/>
          <w:webHidden/>
        </w:rPr>
      </w:r>
      <w:r>
        <w:rPr>
          <w:noProof/>
          <w:webHidden/>
        </w:rPr>
        <w:fldChar w:fldCharType="separate"/>
      </w:r>
      <w:ins w:id="54" w:author="Werksmans" w:date="2025-09-24T22:32:00Z" w16du:dateUtc="2025-09-24T20:32:00Z">
        <w:r>
          <w:rPr>
            <w:noProof/>
            <w:webHidden/>
          </w:rPr>
          <w:t>24</w:t>
        </w:r>
        <w:r>
          <w:rPr>
            <w:noProof/>
            <w:webHidden/>
          </w:rPr>
          <w:fldChar w:fldCharType="end"/>
        </w:r>
        <w:r w:rsidRPr="0082076E">
          <w:rPr>
            <w:rStyle w:val="Hyperlink"/>
            <w:noProof/>
          </w:rPr>
          <w:fldChar w:fldCharType="end"/>
        </w:r>
      </w:ins>
    </w:p>
    <w:p w14:paraId="338B8772" w14:textId="78C6E336" w:rsidR="00253ADF" w:rsidRDefault="00253ADF">
      <w:pPr>
        <w:pStyle w:val="TOC1"/>
        <w:rPr>
          <w:ins w:id="55"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56"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"_Toc209645591"</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18.</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INSURANCE</w:t>
        </w:r>
        <w:r>
          <w:rPr>
            <w:noProof/>
            <w:webHidden/>
          </w:rPr>
          <w:tab/>
        </w:r>
        <w:r>
          <w:rPr>
            <w:noProof/>
            <w:webHidden/>
          </w:rPr>
          <w:fldChar w:fldCharType="begin"/>
        </w:r>
        <w:r>
          <w:rPr>
            <w:noProof/>
            <w:webHidden/>
          </w:rPr>
          <w:instrText xml:space="preserve"> PAGEREF _Toc209645591 \h </w:instrText>
        </w:r>
      </w:ins>
      <w:r>
        <w:rPr>
          <w:noProof/>
          <w:webHidden/>
        </w:rPr>
      </w:r>
      <w:r>
        <w:rPr>
          <w:noProof/>
          <w:webHidden/>
        </w:rPr>
        <w:fldChar w:fldCharType="separate"/>
      </w:r>
      <w:ins w:id="57" w:author="Werksmans" w:date="2025-09-24T22:32:00Z" w16du:dateUtc="2025-09-24T20:32:00Z">
        <w:r>
          <w:rPr>
            <w:noProof/>
            <w:webHidden/>
          </w:rPr>
          <w:t>25</w:t>
        </w:r>
        <w:r>
          <w:rPr>
            <w:noProof/>
            <w:webHidden/>
          </w:rPr>
          <w:fldChar w:fldCharType="end"/>
        </w:r>
        <w:r w:rsidRPr="0082076E">
          <w:rPr>
            <w:rStyle w:val="Hyperlink"/>
            <w:noProof/>
          </w:rPr>
          <w:fldChar w:fldCharType="end"/>
        </w:r>
      </w:ins>
    </w:p>
    <w:p w14:paraId="0AD8014D" w14:textId="2EFD12B0" w:rsidR="00253ADF" w:rsidRDefault="00253ADF">
      <w:pPr>
        <w:pStyle w:val="TOC1"/>
        <w:rPr>
          <w:ins w:id="58"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59"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"_Toc209645592"</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19.</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FORCE MAJEURE</w:t>
        </w:r>
        <w:r>
          <w:rPr>
            <w:noProof/>
            <w:webHidden/>
          </w:rPr>
          <w:tab/>
        </w:r>
        <w:r>
          <w:rPr>
            <w:noProof/>
            <w:webHidden/>
          </w:rPr>
          <w:fldChar w:fldCharType="begin"/>
        </w:r>
        <w:r>
          <w:rPr>
            <w:noProof/>
            <w:webHidden/>
          </w:rPr>
          <w:instrText xml:space="preserve"> PAGEREF _Toc209645592 \h </w:instrText>
        </w:r>
      </w:ins>
      <w:r>
        <w:rPr>
          <w:noProof/>
          <w:webHidden/>
        </w:rPr>
      </w:r>
      <w:r>
        <w:rPr>
          <w:noProof/>
          <w:webHidden/>
        </w:rPr>
        <w:fldChar w:fldCharType="separate"/>
      </w:r>
      <w:ins w:id="60" w:author="Werksmans" w:date="2025-09-24T22:32:00Z" w16du:dateUtc="2025-09-24T20:32:00Z">
        <w:r>
          <w:rPr>
            <w:noProof/>
            <w:webHidden/>
          </w:rPr>
          <w:t>26</w:t>
        </w:r>
        <w:r>
          <w:rPr>
            <w:noProof/>
            <w:webHidden/>
          </w:rPr>
          <w:fldChar w:fldCharType="end"/>
        </w:r>
        <w:r w:rsidRPr="0082076E">
          <w:rPr>
            <w:rStyle w:val="Hyperlink"/>
            <w:noProof/>
          </w:rPr>
          <w:fldChar w:fldCharType="end"/>
        </w:r>
      </w:ins>
    </w:p>
    <w:p w14:paraId="1BB69522" w14:textId="4A81F590" w:rsidR="00253ADF" w:rsidRDefault="00253ADF">
      <w:pPr>
        <w:pStyle w:val="TOC1"/>
        <w:rPr>
          <w:ins w:id="61"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62"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"_Toc209645593"</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20.</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INTELLECTUAL PROPERTY</w:t>
        </w:r>
        <w:r>
          <w:rPr>
            <w:noProof/>
            <w:webHidden/>
          </w:rPr>
          <w:tab/>
        </w:r>
        <w:r>
          <w:rPr>
            <w:noProof/>
            <w:webHidden/>
          </w:rPr>
          <w:fldChar w:fldCharType="begin"/>
        </w:r>
        <w:r>
          <w:rPr>
            <w:noProof/>
            <w:webHidden/>
          </w:rPr>
          <w:instrText xml:space="preserve"> PAGEREF _Toc209645593 \h </w:instrText>
        </w:r>
      </w:ins>
      <w:r>
        <w:rPr>
          <w:noProof/>
          <w:webHidden/>
        </w:rPr>
      </w:r>
      <w:r>
        <w:rPr>
          <w:noProof/>
          <w:webHidden/>
        </w:rPr>
        <w:fldChar w:fldCharType="separate"/>
      </w:r>
      <w:ins w:id="63" w:author="Werksmans" w:date="2025-09-24T22:32:00Z" w16du:dateUtc="2025-09-24T20:32:00Z">
        <w:r>
          <w:rPr>
            <w:noProof/>
            <w:webHidden/>
          </w:rPr>
          <w:t>27</w:t>
        </w:r>
        <w:r>
          <w:rPr>
            <w:noProof/>
            <w:webHidden/>
          </w:rPr>
          <w:fldChar w:fldCharType="end"/>
        </w:r>
        <w:r w:rsidRPr="0082076E">
          <w:rPr>
            <w:rStyle w:val="Hyperlink"/>
            <w:noProof/>
          </w:rPr>
          <w:fldChar w:fldCharType="end"/>
        </w:r>
      </w:ins>
    </w:p>
    <w:p w14:paraId="4683E8A2" w14:textId="236D6125" w:rsidR="00253ADF" w:rsidRDefault="00253ADF">
      <w:pPr>
        <w:pStyle w:val="TOC1"/>
        <w:rPr>
          <w:ins w:id="64"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65"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"_Toc209645594"</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21.</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CUSTOMER DATA</w:t>
        </w:r>
        <w:r>
          <w:rPr>
            <w:noProof/>
            <w:webHidden/>
          </w:rPr>
          <w:tab/>
        </w:r>
        <w:r>
          <w:rPr>
            <w:noProof/>
            <w:webHidden/>
          </w:rPr>
          <w:fldChar w:fldCharType="begin"/>
        </w:r>
        <w:r>
          <w:rPr>
            <w:noProof/>
            <w:webHidden/>
          </w:rPr>
          <w:instrText xml:space="preserve"> PAGEREF _Toc209645594 \h </w:instrText>
        </w:r>
      </w:ins>
      <w:r>
        <w:rPr>
          <w:noProof/>
          <w:webHidden/>
        </w:rPr>
      </w:r>
      <w:r>
        <w:rPr>
          <w:noProof/>
          <w:webHidden/>
        </w:rPr>
        <w:fldChar w:fldCharType="separate"/>
      </w:r>
      <w:ins w:id="66" w:author="Werksmans" w:date="2025-09-24T22:32:00Z" w16du:dateUtc="2025-09-24T20:32:00Z">
        <w:r>
          <w:rPr>
            <w:noProof/>
            <w:webHidden/>
          </w:rPr>
          <w:t>27</w:t>
        </w:r>
        <w:r>
          <w:rPr>
            <w:noProof/>
            <w:webHidden/>
          </w:rPr>
          <w:fldChar w:fldCharType="end"/>
        </w:r>
        <w:r w:rsidRPr="0082076E">
          <w:rPr>
            <w:rStyle w:val="Hyperlink"/>
            <w:noProof/>
          </w:rPr>
          <w:fldChar w:fldCharType="end"/>
        </w:r>
      </w:ins>
    </w:p>
    <w:p w14:paraId="4D8059EE" w14:textId="2B33C383" w:rsidR="00253ADF" w:rsidRDefault="00253ADF">
      <w:pPr>
        <w:pStyle w:val="TOC1"/>
        <w:rPr>
          <w:ins w:id="67"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68"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"_Toc209645595"</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22.</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PERSONAL INFORMATION</w:t>
        </w:r>
        <w:r>
          <w:rPr>
            <w:noProof/>
            <w:webHidden/>
          </w:rPr>
          <w:tab/>
        </w:r>
        <w:r>
          <w:rPr>
            <w:noProof/>
            <w:webHidden/>
          </w:rPr>
          <w:fldChar w:fldCharType="begin"/>
        </w:r>
        <w:r>
          <w:rPr>
            <w:noProof/>
            <w:webHidden/>
          </w:rPr>
          <w:instrText xml:space="preserve"> PAGEREF _Toc209645595 \h </w:instrText>
        </w:r>
      </w:ins>
      <w:r>
        <w:rPr>
          <w:noProof/>
          <w:webHidden/>
        </w:rPr>
      </w:r>
      <w:r>
        <w:rPr>
          <w:noProof/>
          <w:webHidden/>
        </w:rPr>
        <w:fldChar w:fldCharType="separate"/>
      </w:r>
      <w:ins w:id="69" w:author="Werksmans" w:date="2025-09-24T22:32:00Z" w16du:dateUtc="2025-09-24T20:32:00Z">
        <w:r>
          <w:rPr>
            <w:noProof/>
            <w:webHidden/>
          </w:rPr>
          <w:t>28</w:t>
        </w:r>
        <w:r>
          <w:rPr>
            <w:noProof/>
            <w:webHidden/>
          </w:rPr>
          <w:fldChar w:fldCharType="end"/>
        </w:r>
        <w:r w:rsidRPr="0082076E">
          <w:rPr>
            <w:rStyle w:val="Hyperlink"/>
            <w:noProof/>
          </w:rPr>
          <w:fldChar w:fldCharType="end"/>
        </w:r>
      </w:ins>
    </w:p>
    <w:p w14:paraId="5006D973" w14:textId="4CAB5AE1" w:rsidR="00253ADF" w:rsidRDefault="00253ADF">
      <w:pPr>
        <w:pStyle w:val="TOC1"/>
        <w:rPr>
          <w:ins w:id="70"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71"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"_Toc209645596"</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23.</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SERVICE PROVIDER EMPLOYEES</w:t>
        </w:r>
        <w:r>
          <w:rPr>
            <w:noProof/>
            <w:webHidden/>
          </w:rPr>
          <w:tab/>
        </w:r>
        <w:r>
          <w:rPr>
            <w:noProof/>
            <w:webHidden/>
          </w:rPr>
          <w:fldChar w:fldCharType="begin"/>
        </w:r>
        <w:r>
          <w:rPr>
            <w:noProof/>
            <w:webHidden/>
          </w:rPr>
          <w:instrText xml:space="preserve"> PAGEREF _Toc209645596 \h </w:instrText>
        </w:r>
      </w:ins>
      <w:r>
        <w:rPr>
          <w:noProof/>
          <w:webHidden/>
        </w:rPr>
      </w:r>
      <w:r>
        <w:rPr>
          <w:noProof/>
          <w:webHidden/>
        </w:rPr>
        <w:fldChar w:fldCharType="separate"/>
      </w:r>
      <w:ins w:id="72" w:author="Werksmans" w:date="2025-09-24T22:32:00Z" w16du:dateUtc="2025-09-24T20:32:00Z">
        <w:r>
          <w:rPr>
            <w:noProof/>
            <w:webHidden/>
          </w:rPr>
          <w:t>30</w:t>
        </w:r>
        <w:r>
          <w:rPr>
            <w:noProof/>
            <w:webHidden/>
          </w:rPr>
          <w:fldChar w:fldCharType="end"/>
        </w:r>
        <w:r w:rsidRPr="0082076E">
          <w:rPr>
            <w:rStyle w:val="Hyperlink"/>
            <w:noProof/>
          </w:rPr>
          <w:fldChar w:fldCharType="end"/>
        </w:r>
      </w:ins>
    </w:p>
    <w:p w14:paraId="31D0F063" w14:textId="50E26831" w:rsidR="00253ADF" w:rsidRDefault="00253ADF">
      <w:pPr>
        <w:pStyle w:val="TOC1"/>
        <w:rPr>
          <w:ins w:id="73"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74"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"_Toc209645597"</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24.</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TERMINATION</w:t>
        </w:r>
        <w:r>
          <w:rPr>
            <w:noProof/>
            <w:webHidden/>
          </w:rPr>
          <w:tab/>
        </w:r>
        <w:r>
          <w:rPr>
            <w:noProof/>
            <w:webHidden/>
          </w:rPr>
          <w:fldChar w:fldCharType="begin"/>
        </w:r>
        <w:r>
          <w:rPr>
            <w:noProof/>
            <w:webHidden/>
          </w:rPr>
          <w:instrText xml:space="preserve"> PAGEREF _Toc209645597 \h </w:instrText>
        </w:r>
      </w:ins>
      <w:r>
        <w:rPr>
          <w:noProof/>
          <w:webHidden/>
        </w:rPr>
      </w:r>
      <w:r>
        <w:rPr>
          <w:noProof/>
          <w:webHidden/>
        </w:rPr>
        <w:fldChar w:fldCharType="separate"/>
      </w:r>
      <w:ins w:id="75" w:author="Werksmans" w:date="2025-09-24T22:32:00Z" w16du:dateUtc="2025-09-24T20:32:00Z">
        <w:r>
          <w:rPr>
            <w:noProof/>
            <w:webHidden/>
          </w:rPr>
          <w:t>30</w:t>
        </w:r>
        <w:r>
          <w:rPr>
            <w:noProof/>
            <w:webHidden/>
          </w:rPr>
          <w:fldChar w:fldCharType="end"/>
        </w:r>
        <w:r w:rsidRPr="0082076E">
          <w:rPr>
            <w:rStyle w:val="Hyperlink"/>
            <w:noProof/>
          </w:rPr>
          <w:fldChar w:fldCharType="end"/>
        </w:r>
      </w:ins>
    </w:p>
    <w:p w14:paraId="37A2D71D" w14:textId="23906624" w:rsidR="00253ADF" w:rsidRDefault="00253ADF">
      <w:pPr>
        <w:pStyle w:val="TOC1"/>
        <w:rPr>
          <w:ins w:id="76"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77"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"_Toc209645598"</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25.</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CONFIDENTIALITY</w:t>
        </w:r>
        <w:r>
          <w:rPr>
            <w:noProof/>
            <w:webHidden/>
          </w:rPr>
          <w:tab/>
        </w:r>
        <w:r>
          <w:rPr>
            <w:noProof/>
            <w:webHidden/>
          </w:rPr>
          <w:fldChar w:fldCharType="begin"/>
        </w:r>
        <w:r>
          <w:rPr>
            <w:noProof/>
            <w:webHidden/>
          </w:rPr>
          <w:instrText xml:space="preserve"> PAGEREF _Toc209645598 \h </w:instrText>
        </w:r>
      </w:ins>
      <w:r>
        <w:rPr>
          <w:noProof/>
          <w:webHidden/>
        </w:rPr>
      </w:r>
      <w:r>
        <w:rPr>
          <w:noProof/>
          <w:webHidden/>
        </w:rPr>
        <w:fldChar w:fldCharType="separate"/>
      </w:r>
      <w:ins w:id="78" w:author="Werksmans" w:date="2025-09-24T22:32:00Z" w16du:dateUtc="2025-09-24T20:32:00Z">
        <w:r>
          <w:rPr>
            <w:noProof/>
            <w:webHidden/>
          </w:rPr>
          <w:t>33</w:t>
        </w:r>
        <w:r>
          <w:rPr>
            <w:noProof/>
            <w:webHidden/>
          </w:rPr>
          <w:fldChar w:fldCharType="end"/>
        </w:r>
        <w:r w:rsidRPr="0082076E">
          <w:rPr>
            <w:rStyle w:val="Hyperlink"/>
            <w:noProof/>
          </w:rPr>
          <w:fldChar w:fldCharType="end"/>
        </w:r>
      </w:ins>
    </w:p>
    <w:p w14:paraId="7D234282" w14:textId="7ACE24E6" w:rsidR="00253ADF" w:rsidRDefault="00253ADF">
      <w:pPr>
        <w:pStyle w:val="TOC1"/>
        <w:rPr>
          <w:ins w:id="79"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80"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"_Toc209645599"</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26.</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DISPUTE RESOLUTION</w:t>
        </w:r>
        <w:r>
          <w:rPr>
            <w:noProof/>
            <w:webHidden/>
          </w:rPr>
          <w:tab/>
        </w:r>
        <w:r>
          <w:rPr>
            <w:noProof/>
            <w:webHidden/>
          </w:rPr>
          <w:fldChar w:fldCharType="begin"/>
        </w:r>
        <w:r>
          <w:rPr>
            <w:noProof/>
            <w:webHidden/>
          </w:rPr>
          <w:instrText xml:space="preserve"> PAGEREF _Toc209645599 \h </w:instrText>
        </w:r>
      </w:ins>
      <w:r>
        <w:rPr>
          <w:noProof/>
          <w:webHidden/>
        </w:rPr>
      </w:r>
      <w:r>
        <w:rPr>
          <w:noProof/>
          <w:webHidden/>
        </w:rPr>
        <w:fldChar w:fldCharType="separate"/>
      </w:r>
      <w:ins w:id="81" w:author="Werksmans" w:date="2025-09-24T22:32:00Z" w16du:dateUtc="2025-09-24T20:32:00Z">
        <w:r>
          <w:rPr>
            <w:noProof/>
            <w:webHidden/>
          </w:rPr>
          <w:t>34</w:t>
        </w:r>
        <w:r>
          <w:rPr>
            <w:noProof/>
            <w:webHidden/>
          </w:rPr>
          <w:fldChar w:fldCharType="end"/>
        </w:r>
        <w:r w:rsidRPr="0082076E">
          <w:rPr>
            <w:rStyle w:val="Hyperlink"/>
            <w:noProof/>
          </w:rPr>
          <w:fldChar w:fldCharType="end"/>
        </w:r>
      </w:ins>
    </w:p>
    <w:p w14:paraId="4CBB604C" w14:textId="79A67AFA" w:rsidR="00253ADF" w:rsidRDefault="00253ADF">
      <w:pPr>
        <w:pStyle w:val="TOC1"/>
        <w:rPr>
          <w:ins w:id="82"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83" w:author="Werksmans" w:date="2025-09-24T22:32:00Z" w16du:dateUtc="2025-09-24T20:32:00Z">
        <w:r w:rsidRPr="0082076E">
          <w:rPr>
            <w:rStyle w:val="Hyperlink"/>
            <w:noProof/>
          </w:rPr>
          <w:lastRenderedPageBreak/>
          <w:fldChar w:fldCharType="begin"/>
        </w:r>
        <w:r w:rsidRPr="0082076E">
          <w:rPr>
            <w:rStyle w:val="Hyperlink"/>
            <w:noProof/>
          </w:rPr>
          <w:instrText xml:space="preserve"> </w:instrText>
        </w:r>
        <w:r>
          <w:rPr>
            <w:noProof/>
          </w:rPr>
          <w:instrText>HYPERLINK \l "_Toc209645600"</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27.</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DOMICILIUM CITANDI ET EXECUTANDI</w:t>
        </w:r>
        <w:r>
          <w:rPr>
            <w:noProof/>
            <w:webHidden/>
          </w:rPr>
          <w:tab/>
        </w:r>
        <w:r>
          <w:rPr>
            <w:noProof/>
            <w:webHidden/>
          </w:rPr>
          <w:fldChar w:fldCharType="begin"/>
        </w:r>
        <w:r>
          <w:rPr>
            <w:noProof/>
            <w:webHidden/>
          </w:rPr>
          <w:instrText xml:space="preserve"> PAGEREF _Toc209645600 \h </w:instrText>
        </w:r>
      </w:ins>
      <w:r>
        <w:rPr>
          <w:noProof/>
          <w:webHidden/>
        </w:rPr>
      </w:r>
      <w:r>
        <w:rPr>
          <w:noProof/>
          <w:webHidden/>
        </w:rPr>
        <w:fldChar w:fldCharType="separate"/>
      </w:r>
      <w:ins w:id="84" w:author="Werksmans" w:date="2025-09-24T22:32:00Z" w16du:dateUtc="2025-09-24T20:32:00Z">
        <w:r>
          <w:rPr>
            <w:noProof/>
            <w:webHidden/>
          </w:rPr>
          <w:t>35</w:t>
        </w:r>
        <w:r>
          <w:rPr>
            <w:noProof/>
            <w:webHidden/>
          </w:rPr>
          <w:fldChar w:fldCharType="end"/>
        </w:r>
        <w:r w:rsidRPr="0082076E">
          <w:rPr>
            <w:rStyle w:val="Hyperlink"/>
            <w:noProof/>
          </w:rPr>
          <w:fldChar w:fldCharType="end"/>
        </w:r>
      </w:ins>
    </w:p>
    <w:p w14:paraId="4B6A332D" w14:textId="14F6CC73" w:rsidR="00253ADF" w:rsidRDefault="00253ADF">
      <w:pPr>
        <w:pStyle w:val="TOC1"/>
        <w:rPr>
          <w:ins w:id="85"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86"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"_Toc209645601"</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28.</w:t>
        </w:r>
        <w:r>
          <w:rPr>
            <w:rFonts w:asciiTheme="minorHAnsi" w:eastAsiaTheme="minorEastAsia" w:hAnsiTheme="minorHAnsi" w:cstheme="minorBidi"/>
            <w:noProof/>
            <w:kern w:val="2"/>
            <w:sz w:val="24"/>
            <w:szCs w:val="24"/>
            <w:lang w:val="en-ZA" w:eastAsia="en-ZA"/>
            <w14:ligatures w14:val="standardContextual"/>
          </w:rPr>
          <w:tab/>
        </w:r>
        <w:r w:rsidRPr="0082076E">
          <w:rPr>
            <w:rStyle w:val="Hyperlink"/>
            <w:rFonts w:cs="Arial"/>
            <w:noProof/>
          </w:rPr>
          <w:t>GENERAL</w:t>
        </w:r>
        <w:r>
          <w:rPr>
            <w:noProof/>
            <w:webHidden/>
          </w:rPr>
          <w:tab/>
        </w:r>
        <w:r>
          <w:rPr>
            <w:noProof/>
            <w:webHidden/>
          </w:rPr>
          <w:fldChar w:fldCharType="begin"/>
        </w:r>
        <w:r>
          <w:rPr>
            <w:noProof/>
            <w:webHidden/>
          </w:rPr>
          <w:instrText xml:space="preserve"> PAGEREF _Toc209645601 \h </w:instrText>
        </w:r>
      </w:ins>
      <w:r>
        <w:rPr>
          <w:noProof/>
          <w:webHidden/>
        </w:rPr>
      </w:r>
      <w:r>
        <w:rPr>
          <w:noProof/>
          <w:webHidden/>
        </w:rPr>
        <w:fldChar w:fldCharType="separate"/>
      </w:r>
      <w:ins w:id="87" w:author="Werksmans" w:date="2025-09-24T22:32:00Z" w16du:dateUtc="2025-09-24T20:32:00Z">
        <w:r>
          <w:rPr>
            <w:noProof/>
            <w:webHidden/>
          </w:rPr>
          <w:t>36</w:t>
        </w:r>
        <w:r>
          <w:rPr>
            <w:noProof/>
            <w:webHidden/>
          </w:rPr>
          <w:fldChar w:fldCharType="end"/>
        </w:r>
        <w:r w:rsidRPr="0082076E">
          <w:rPr>
            <w:rStyle w:val="Hyperlink"/>
            <w:noProof/>
          </w:rPr>
          <w:fldChar w:fldCharType="end"/>
        </w:r>
      </w:ins>
    </w:p>
    <w:p w14:paraId="443A30F2" w14:textId="6BC16350" w:rsidR="00253ADF" w:rsidRDefault="00253ADF">
      <w:pPr>
        <w:pStyle w:val="TOC1"/>
        <w:rPr>
          <w:ins w:id="88" w:author="Werksmans" w:date="2025-09-24T22:32:00Z" w16du:dateUtc="2025-09-24T20:32:00Z"/>
          <w:rFonts w:asciiTheme="minorHAnsi" w:eastAsiaTheme="minorEastAsia" w:hAnsiTheme="minorHAnsi" w:cstheme="minorBidi"/>
          <w:noProof/>
          <w:kern w:val="2"/>
          <w:sz w:val="24"/>
          <w:szCs w:val="24"/>
          <w:lang w:val="en-ZA" w:eastAsia="en-ZA"/>
          <w14:ligatures w14:val="standardContextual"/>
        </w:rPr>
      </w:pPr>
      <w:ins w:id="89" w:author="Werksmans" w:date="2025-09-24T22:32:00Z" w16du:dateUtc="2025-09-24T20:32:00Z">
        <w:r w:rsidRPr="0082076E">
          <w:rPr>
            <w:rStyle w:val="Hyperlink"/>
            <w:noProof/>
          </w:rPr>
          <w:fldChar w:fldCharType="begin"/>
        </w:r>
        <w:r w:rsidRPr="0082076E">
          <w:rPr>
            <w:rStyle w:val="Hyperlink"/>
            <w:noProof/>
          </w:rPr>
          <w:instrText xml:space="preserve"> </w:instrText>
        </w:r>
        <w:r>
          <w:rPr>
            <w:noProof/>
          </w:rPr>
          <w:instrText>HYPERLINK \l "_Toc209645602"</w:instrText>
        </w:r>
        <w:r w:rsidRPr="0082076E">
          <w:rPr>
            <w:rStyle w:val="Hyperlink"/>
            <w:noProof/>
          </w:rPr>
          <w:instrText xml:space="preserve"> </w:instrText>
        </w:r>
        <w:r w:rsidRPr="0082076E">
          <w:rPr>
            <w:rStyle w:val="Hyperlink"/>
            <w:noProof/>
          </w:rPr>
        </w:r>
        <w:r w:rsidRPr="0082076E">
          <w:rPr>
            <w:rStyle w:val="Hyperlink"/>
            <w:noProof/>
          </w:rPr>
          <w:fldChar w:fldCharType="separate"/>
        </w:r>
        <w:r w:rsidRPr="0082076E">
          <w:rPr>
            <w:rStyle w:val="Hyperlink"/>
            <w:rFonts w:cs="Arial"/>
            <w:noProof/>
          </w:rPr>
          <w:t>ANNEXURE A - CHANGE REQUEST</w:t>
        </w:r>
        <w:r>
          <w:rPr>
            <w:noProof/>
            <w:webHidden/>
          </w:rPr>
          <w:tab/>
        </w:r>
        <w:r>
          <w:rPr>
            <w:noProof/>
            <w:webHidden/>
          </w:rPr>
          <w:fldChar w:fldCharType="begin"/>
        </w:r>
        <w:r>
          <w:rPr>
            <w:noProof/>
            <w:webHidden/>
          </w:rPr>
          <w:instrText xml:space="preserve"> PAGEREF _Toc209645602 \h </w:instrText>
        </w:r>
      </w:ins>
      <w:r>
        <w:rPr>
          <w:noProof/>
          <w:webHidden/>
        </w:rPr>
      </w:r>
      <w:r>
        <w:rPr>
          <w:noProof/>
          <w:webHidden/>
        </w:rPr>
        <w:fldChar w:fldCharType="separate"/>
      </w:r>
      <w:ins w:id="90" w:author="Werksmans" w:date="2025-09-24T22:32:00Z" w16du:dateUtc="2025-09-24T20:32:00Z">
        <w:r>
          <w:rPr>
            <w:noProof/>
            <w:webHidden/>
          </w:rPr>
          <w:t>40</w:t>
        </w:r>
        <w:r>
          <w:rPr>
            <w:noProof/>
            <w:webHidden/>
          </w:rPr>
          <w:fldChar w:fldCharType="end"/>
        </w:r>
        <w:r w:rsidRPr="0082076E">
          <w:rPr>
            <w:rStyle w:val="Hyperlink"/>
            <w:noProof/>
          </w:rPr>
          <w:fldChar w:fldCharType="end"/>
        </w:r>
      </w:ins>
    </w:p>
    <w:p w14:paraId="737EC662" w14:textId="07748776" w:rsidR="00F92FAC" w:rsidDel="00A41121" w:rsidRDefault="00F92FAC">
      <w:pPr>
        <w:pStyle w:val="TOC1"/>
        <w:rPr>
          <w:del w:id="91" w:author="Werksmans" w:date="2025-09-24T21:42:00Z" w16du:dateUtc="2025-09-24T19:42:00Z"/>
          <w:rFonts w:asciiTheme="minorHAnsi" w:eastAsiaTheme="minorEastAsia" w:hAnsiTheme="minorHAnsi" w:cstheme="minorBidi"/>
          <w:noProof/>
          <w:kern w:val="2"/>
          <w:sz w:val="22"/>
          <w:szCs w:val="22"/>
          <w14:ligatures w14:val="standardContextual"/>
        </w:rPr>
      </w:pPr>
      <w:del w:id="92" w:author="Werksmans" w:date="2025-09-24T21:42:00Z" w16du:dateUtc="2025-09-24T19:42:00Z">
        <w:r w:rsidRPr="00A41121" w:rsidDel="00A41121">
          <w:rPr>
            <w:rFonts w:cs="Arial"/>
            <w:noProof/>
            <w:lang w:val="en-US"/>
          </w:rPr>
          <w:delText>1.</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93" w:author="Werksmans" w:date="2025-09-24T21:42:00Z" w16du:dateUtc="2025-09-24T19:42:00Z">
              <w:rPr>
                <w:rStyle w:val="Hyperlink"/>
                <w:rFonts w:cs="Arial"/>
                <w:noProof/>
                <w:lang w:val="en-US"/>
              </w:rPr>
            </w:rPrChange>
          </w:rPr>
          <w:delText>DEFINITIONS</w:delText>
        </w:r>
        <w:r w:rsidDel="00A41121">
          <w:rPr>
            <w:noProof/>
            <w:webHidden/>
          </w:rPr>
          <w:tab/>
        </w:r>
        <w:r w:rsidR="00C306C4" w:rsidDel="00A41121">
          <w:rPr>
            <w:noProof/>
            <w:webHidden/>
          </w:rPr>
          <w:delText>4</w:delText>
        </w:r>
      </w:del>
    </w:p>
    <w:p w14:paraId="618D9FAD" w14:textId="55875692" w:rsidR="00F92FAC" w:rsidDel="00A41121" w:rsidRDefault="00F92FAC">
      <w:pPr>
        <w:pStyle w:val="TOC1"/>
        <w:rPr>
          <w:del w:id="94" w:author="Werksmans" w:date="2025-09-24T21:42:00Z" w16du:dateUtc="2025-09-24T19:42:00Z"/>
          <w:rFonts w:asciiTheme="minorHAnsi" w:eastAsiaTheme="minorEastAsia" w:hAnsiTheme="minorHAnsi" w:cstheme="minorBidi"/>
          <w:noProof/>
          <w:kern w:val="2"/>
          <w:sz w:val="22"/>
          <w:szCs w:val="22"/>
          <w14:ligatures w14:val="standardContextual"/>
        </w:rPr>
      </w:pPr>
      <w:del w:id="95" w:author="Werksmans" w:date="2025-09-24T21:42:00Z" w16du:dateUtc="2025-09-24T19:42:00Z">
        <w:r w:rsidRPr="00A41121" w:rsidDel="00A41121">
          <w:rPr>
            <w:rFonts w:cs="Arial"/>
            <w:noProof/>
          </w:rPr>
          <w:delText>2.</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96" w:author="Werksmans" w:date="2025-09-24T21:42:00Z" w16du:dateUtc="2025-09-24T19:42:00Z">
              <w:rPr>
                <w:rStyle w:val="Hyperlink"/>
                <w:rFonts w:cs="Arial"/>
                <w:noProof/>
              </w:rPr>
            </w:rPrChange>
          </w:rPr>
          <w:delText>APPOINTMENT</w:delText>
        </w:r>
        <w:r w:rsidDel="00A41121">
          <w:rPr>
            <w:noProof/>
            <w:webHidden/>
          </w:rPr>
          <w:tab/>
        </w:r>
        <w:r w:rsidR="00C306C4" w:rsidDel="00A41121">
          <w:rPr>
            <w:noProof/>
            <w:webHidden/>
          </w:rPr>
          <w:delText>9</w:delText>
        </w:r>
      </w:del>
    </w:p>
    <w:p w14:paraId="11339647" w14:textId="02C9885F" w:rsidR="00F92FAC" w:rsidDel="00A41121" w:rsidRDefault="00F92FAC">
      <w:pPr>
        <w:pStyle w:val="TOC1"/>
        <w:rPr>
          <w:del w:id="97" w:author="Werksmans" w:date="2025-09-24T21:42:00Z" w16du:dateUtc="2025-09-24T19:42:00Z"/>
          <w:rFonts w:asciiTheme="minorHAnsi" w:eastAsiaTheme="minorEastAsia" w:hAnsiTheme="minorHAnsi" w:cstheme="minorBidi"/>
          <w:noProof/>
          <w:kern w:val="2"/>
          <w:sz w:val="22"/>
          <w:szCs w:val="22"/>
          <w14:ligatures w14:val="standardContextual"/>
        </w:rPr>
      </w:pPr>
      <w:del w:id="98" w:author="Werksmans" w:date="2025-09-24T21:42:00Z" w16du:dateUtc="2025-09-24T19:42:00Z">
        <w:r w:rsidRPr="00A41121" w:rsidDel="00A41121">
          <w:rPr>
            <w:rFonts w:cs="Arial"/>
            <w:noProof/>
          </w:rPr>
          <w:delText>3.</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99" w:author="Werksmans" w:date="2025-09-24T21:42:00Z" w16du:dateUtc="2025-09-24T19:42:00Z">
              <w:rPr>
                <w:rStyle w:val="Hyperlink"/>
                <w:rFonts w:cs="Arial"/>
                <w:noProof/>
              </w:rPr>
            </w:rPrChange>
          </w:rPr>
          <w:delText>DURATION</w:delText>
        </w:r>
        <w:r w:rsidDel="00A41121">
          <w:rPr>
            <w:noProof/>
            <w:webHidden/>
          </w:rPr>
          <w:tab/>
        </w:r>
        <w:r w:rsidR="00C306C4" w:rsidDel="00A41121">
          <w:rPr>
            <w:noProof/>
            <w:webHidden/>
          </w:rPr>
          <w:delText>9</w:delText>
        </w:r>
      </w:del>
    </w:p>
    <w:p w14:paraId="0318E0E3" w14:textId="72AD4929" w:rsidR="00F92FAC" w:rsidDel="00A41121" w:rsidRDefault="00F92FAC">
      <w:pPr>
        <w:pStyle w:val="TOC1"/>
        <w:rPr>
          <w:del w:id="100" w:author="Werksmans" w:date="2025-09-24T21:42:00Z" w16du:dateUtc="2025-09-24T19:42:00Z"/>
          <w:rFonts w:asciiTheme="minorHAnsi" w:eastAsiaTheme="minorEastAsia" w:hAnsiTheme="minorHAnsi" w:cstheme="minorBidi"/>
          <w:noProof/>
          <w:kern w:val="2"/>
          <w:sz w:val="22"/>
          <w:szCs w:val="22"/>
          <w14:ligatures w14:val="standardContextual"/>
        </w:rPr>
      </w:pPr>
      <w:del w:id="101" w:author="Werksmans" w:date="2025-09-24T21:42:00Z" w16du:dateUtc="2025-09-24T19:42:00Z">
        <w:r w:rsidRPr="00A41121" w:rsidDel="00A41121">
          <w:rPr>
            <w:rFonts w:cs="Arial"/>
            <w:noProof/>
          </w:rPr>
          <w:delText>4.</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02" w:author="Werksmans" w:date="2025-09-24T21:42:00Z" w16du:dateUtc="2025-09-24T19:42:00Z">
              <w:rPr>
                <w:rStyle w:val="Hyperlink"/>
                <w:rFonts w:cs="Arial"/>
                <w:noProof/>
              </w:rPr>
            </w:rPrChange>
          </w:rPr>
          <w:delText>SERVICE TERMS AND CONDITIONS</w:delText>
        </w:r>
        <w:r w:rsidDel="00A41121">
          <w:rPr>
            <w:noProof/>
            <w:webHidden/>
          </w:rPr>
          <w:tab/>
        </w:r>
        <w:r w:rsidR="00C306C4" w:rsidDel="00A41121">
          <w:rPr>
            <w:noProof/>
            <w:webHidden/>
          </w:rPr>
          <w:delText>10</w:delText>
        </w:r>
      </w:del>
    </w:p>
    <w:p w14:paraId="6C7815B1" w14:textId="55D87559" w:rsidR="00F92FAC" w:rsidDel="00A41121" w:rsidRDefault="00F92FAC">
      <w:pPr>
        <w:pStyle w:val="TOC1"/>
        <w:rPr>
          <w:del w:id="103" w:author="Werksmans" w:date="2025-09-24T21:42:00Z" w16du:dateUtc="2025-09-24T19:42:00Z"/>
          <w:rFonts w:asciiTheme="minorHAnsi" w:eastAsiaTheme="minorEastAsia" w:hAnsiTheme="minorHAnsi" w:cstheme="minorBidi"/>
          <w:noProof/>
          <w:kern w:val="2"/>
          <w:sz w:val="22"/>
          <w:szCs w:val="22"/>
          <w14:ligatures w14:val="standardContextual"/>
        </w:rPr>
      </w:pPr>
      <w:del w:id="104" w:author="Werksmans" w:date="2025-09-24T21:42:00Z" w16du:dateUtc="2025-09-24T19:42:00Z">
        <w:r w:rsidRPr="00A41121" w:rsidDel="00A41121">
          <w:rPr>
            <w:rFonts w:cs="Arial"/>
            <w:noProof/>
            <w:lang w:val="en-US"/>
          </w:rPr>
          <w:delText>5.</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05" w:author="Werksmans" w:date="2025-09-24T21:42:00Z" w16du:dateUtc="2025-09-24T19:42:00Z">
              <w:rPr>
                <w:rStyle w:val="Hyperlink"/>
                <w:rFonts w:cs="Arial"/>
                <w:noProof/>
                <w:lang w:val="en-US"/>
              </w:rPr>
            </w:rPrChange>
          </w:rPr>
          <w:delText>CONCLUSION OF SERVICE SCHEDULES</w:delText>
        </w:r>
        <w:r w:rsidDel="00A41121">
          <w:rPr>
            <w:noProof/>
            <w:webHidden/>
          </w:rPr>
          <w:tab/>
        </w:r>
        <w:r w:rsidR="00C306C4" w:rsidDel="00A41121">
          <w:rPr>
            <w:noProof/>
            <w:webHidden/>
          </w:rPr>
          <w:delText>11</w:delText>
        </w:r>
      </w:del>
    </w:p>
    <w:p w14:paraId="55E50E1B" w14:textId="32E06510" w:rsidR="00F92FAC" w:rsidDel="00A41121" w:rsidRDefault="00F92FAC">
      <w:pPr>
        <w:pStyle w:val="TOC1"/>
        <w:rPr>
          <w:del w:id="106" w:author="Werksmans" w:date="2025-09-24T21:42:00Z" w16du:dateUtc="2025-09-24T19:42:00Z"/>
          <w:rFonts w:asciiTheme="minorHAnsi" w:eastAsiaTheme="minorEastAsia" w:hAnsiTheme="minorHAnsi" w:cstheme="minorBidi"/>
          <w:noProof/>
          <w:kern w:val="2"/>
          <w:sz w:val="22"/>
          <w:szCs w:val="22"/>
          <w14:ligatures w14:val="standardContextual"/>
        </w:rPr>
      </w:pPr>
      <w:del w:id="107" w:author="Werksmans" w:date="2025-09-24T21:42:00Z" w16du:dateUtc="2025-09-24T19:42:00Z">
        <w:r w:rsidRPr="00A41121" w:rsidDel="00A41121">
          <w:rPr>
            <w:rFonts w:cs="Arial"/>
            <w:noProof/>
          </w:rPr>
          <w:delText>6.</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08" w:author="Werksmans" w:date="2025-09-24T21:42:00Z" w16du:dateUtc="2025-09-24T19:42:00Z">
              <w:rPr>
                <w:rStyle w:val="Hyperlink"/>
                <w:rFonts w:cs="Arial"/>
                <w:noProof/>
              </w:rPr>
            </w:rPrChange>
          </w:rPr>
          <w:delText>COMPLETION CHECKLIST</w:delText>
        </w:r>
        <w:r w:rsidDel="00A41121">
          <w:rPr>
            <w:noProof/>
            <w:webHidden/>
          </w:rPr>
          <w:tab/>
        </w:r>
        <w:r w:rsidR="00C306C4" w:rsidDel="00A41121">
          <w:rPr>
            <w:noProof/>
            <w:webHidden/>
          </w:rPr>
          <w:delText>12</w:delText>
        </w:r>
      </w:del>
    </w:p>
    <w:p w14:paraId="4F5AF474" w14:textId="6EA93F6D" w:rsidR="00F92FAC" w:rsidDel="00A41121" w:rsidRDefault="00F92FAC">
      <w:pPr>
        <w:pStyle w:val="TOC1"/>
        <w:rPr>
          <w:del w:id="109" w:author="Werksmans" w:date="2025-09-24T21:42:00Z" w16du:dateUtc="2025-09-24T19:42:00Z"/>
          <w:rFonts w:asciiTheme="minorHAnsi" w:eastAsiaTheme="minorEastAsia" w:hAnsiTheme="minorHAnsi" w:cstheme="minorBidi"/>
          <w:noProof/>
          <w:kern w:val="2"/>
          <w:sz w:val="22"/>
          <w:szCs w:val="22"/>
          <w14:ligatures w14:val="standardContextual"/>
        </w:rPr>
      </w:pPr>
      <w:del w:id="110" w:author="Werksmans" w:date="2025-09-24T21:42:00Z" w16du:dateUtc="2025-09-24T19:42:00Z">
        <w:r w:rsidRPr="00A41121" w:rsidDel="00A41121">
          <w:rPr>
            <w:rFonts w:cs="Arial"/>
            <w:noProof/>
          </w:rPr>
          <w:delText>7.</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11" w:author="Werksmans" w:date="2025-09-24T21:42:00Z" w16du:dateUtc="2025-09-24T19:42:00Z">
              <w:rPr>
                <w:rStyle w:val="Hyperlink"/>
                <w:rFonts w:cs="Arial"/>
                <w:noProof/>
              </w:rPr>
            </w:rPrChange>
          </w:rPr>
          <w:delText>INSPECTION OF THE SERVICES</w:delText>
        </w:r>
        <w:r w:rsidDel="00A41121">
          <w:rPr>
            <w:noProof/>
            <w:webHidden/>
          </w:rPr>
          <w:tab/>
        </w:r>
        <w:r w:rsidR="00C306C4" w:rsidDel="00A41121">
          <w:rPr>
            <w:noProof/>
            <w:webHidden/>
          </w:rPr>
          <w:delText>13</w:delText>
        </w:r>
      </w:del>
    </w:p>
    <w:p w14:paraId="6F60ED64" w14:textId="4A53F00C" w:rsidR="00F92FAC" w:rsidDel="00A41121" w:rsidRDefault="00F92FAC">
      <w:pPr>
        <w:pStyle w:val="TOC1"/>
        <w:rPr>
          <w:del w:id="112" w:author="Werksmans" w:date="2025-09-24T21:42:00Z" w16du:dateUtc="2025-09-24T19:42:00Z"/>
          <w:rFonts w:asciiTheme="minorHAnsi" w:eastAsiaTheme="minorEastAsia" w:hAnsiTheme="minorHAnsi" w:cstheme="minorBidi"/>
          <w:noProof/>
          <w:kern w:val="2"/>
          <w:sz w:val="22"/>
          <w:szCs w:val="22"/>
          <w14:ligatures w14:val="standardContextual"/>
        </w:rPr>
      </w:pPr>
      <w:del w:id="113" w:author="Werksmans" w:date="2025-09-24T21:42:00Z" w16du:dateUtc="2025-09-24T19:42:00Z">
        <w:r w:rsidRPr="00A41121" w:rsidDel="00A41121">
          <w:rPr>
            <w:rFonts w:cs="Arial"/>
            <w:noProof/>
          </w:rPr>
          <w:delText>8.</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14" w:author="Werksmans" w:date="2025-09-24T21:42:00Z" w16du:dateUtc="2025-09-24T19:42:00Z">
              <w:rPr>
                <w:rStyle w:val="Hyperlink"/>
                <w:rFonts w:cs="Arial"/>
                <w:noProof/>
              </w:rPr>
            </w:rPrChange>
          </w:rPr>
          <w:delText>CHANGE REQUESTS AND DEVIATIONS</w:delText>
        </w:r>
        <w:r w:rsidDel="00A41121">
          <w:rPr>
            <w:noProof/>
            <w:webHidden/>
          </w:rPr>
          <w:tab/>
        </w:r>
        <w:r w:rsidR="00C306C4" w:rsidDel="00A41121">
          <w:rPr>
            <w:noProof/>
            <w:webHidden/>
          </w:rPr>
          <w:delText>13</w:delText>
        </w:r>
      </w:del>
    </w:p>
    <w:p w14:paraId="747FFAB4" w14:textId="49DBA355" w:rsidR="00F92FAC" w:rsidDel="00A41121" w:rsidRDefault="00F92FAC">
      <w:pPr>
        <w:pStyle w:val="TOC1"/>
        <w:rPr>
          <w:del w:id="115" w:author="Werksmans" w:date="2025-09-24T21:42:00Z" w16du:dateUtc="2025-09-24T19:42:00Z"/>
          <w:rFonts w:asciiTheme="minorHAnsi" w:eastAsiaTheme="minorEastAsia" w:hAnsiTheme="minorHAnsi" w:cstheme="minorBidi"/>
          <w:noProof/>
          <w:kern w:val="2"/>
          <w:sz w:val="22"/>
          <w:szCs w:val="22"/>
          <w14:ligatures w14:val="standardContextual"/>
        </w:rPr>
      </w:pPr>
      <w:del w:id="116" w:author="Werksmans" w:date="2025-09-24T21:42:00Z" w16du:dateUtc="2025-09-24T19:42:00Z">
        <w:r w:rsidRPr="00A41121" w:rsidDel="00A41121">
          <w:rPr>
            <w:rFonts w:cs="Arial"/>
            <w:noProof/>
          </w:rPr>
          <w:delText>9.</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17" w:author="Werksmans" w:date="2025-09-24T21:42:00Z" w16du:dateUtc="2025-09-24T19:42:00Z">
              <w:rPr>
                <w:rStyle w:val="Hyperlink"/>
                <w:rFonts w:cs="Arial"/>
                <w:noProof/>
              </w:rPr>
            </w:rPrChange>
          </w:rPr>
          <w:delText>PAYMENT AND INVOICING</w:delText>
        </w:r>
        <w:r w:rsidDel="00A41121">
          <w:rPr>
            <w:noProof/>
            <w:webHidden/>
          </w:rPr>
          <w:tab/>
        </w:r>
        <w:r w:rsidR="00C306C4" w:rsidDel="00A41121">
          <w:rPr>
            <w:noProof/>
            <w:webHidden/>
          </w:rPr>
          <w:delText>13</w:delText>
        </w:r>
      </w:del>
    </w:p>
    <w:p w14:paraId="6CC1C273" w14:textId="53E9AF44" w:rsidR="00F92FAC" w:rsidDel="00A41121" w:rsidRDefault="00F92FAC">
      <w:pPr>
        <w:pStyle w:val="TOC1"/>
        <w:rPr>
          <w:del w:id="118" w:author="Werksmans" w:date="2025-09-24T21:42:00Z" w16du:dateUtc="2025-09-24T19:42:00Z"/>
          <w:rFonts w:asciiTheme="minorHAnsi" w:eastAsiaTheme="minorEastAsia" w:hAnsiTheme="minorHAnsi" w:cstheme="minorBidi"/>
          <w:noProof/>
          <w:kern w:val="2"/>
          <w:sz w:val="22"/>
          <w:szCs w:val="22"/>
          <w14:ligatures w14:val="standardContextual"/>
        </w:rPr>
      </w:pPr>
      <w:del w:id="119" w:author="Werksmans" w:date="2025-09-24T21:42:00Z" w16du:dateUtc="2025-09-24T19:42:00Z">
        <w:r w:rsidRPr="00A41121" w:rsidDel="00A41121">
          <w:rPr>
            <w:rFonts w:cs="Arial"/>
            <w:noProof/>
          </w:rPr>
          <w:delText>10.</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20" w:author="Werksmans" w:date="2025-09-24T21:42:00Z" w16du:dateUtc="2025-09-24T19:42:00Z">
              <w:rPr>
                <w:rStyle w:val="Hyperlink"/>
                <w:rFonts w:cs="Arial"/>
                <w:noProof/>
              </w:rPr>
            </w:rPrChange>
          </w:rPr>
          <w:delText>RISK AND OWNERSHIP</w:delText>
        </w:r>
        <w:r w:rsidDel="00A41121">
          <w:rPr>
            <w:noProof/>
            <w:webHidden/>
          </w:rPr>
          <w:tab/>
        </w:r>
        <w:r w:rsidR="00C306C4" w:rsidDel="00A41121">
          <w:rPr>
            <w:noProof/>
            <w:webHidden/>
          </w:rPr>
          <w:delText>14</w:delText>
        </w:r>
      </w:del>
    </w:p>
    <w:p w14:paraId="604DA7BE" w14:textId="334BFA88" w:rsidR="00F92FAC" w:rsidDel="00A41121" w:rsidRDefault="00F92FAC">
      <w:pPr>
        <w:pStyle w:val="TOC1"/>
        <w:rPr>
          <w:del w:id="121" w:author="Werksmans" w:date="2025-09-24T21:42:00Z" w16du:dateUtc="2025-09-24T19:42:00Z"/>
          <w:rFonts w:asciiTheme="minorHAnsi" w:eastAsiaTheme="minorEastAsia" w:hAnsiTheme="minorHAnsi" w:cstheme="minorBidi"/>
          <w:noProof/>
          <w:kern w:val="2"/>
          <w:sz w:val="22"/>
          <w:szCs w:val="22"/>
          <w14:ligatures w14:val="standardContextual"/>
        </w:rPr>
      </w:pPr>
      <w:del w:id="122" w:author="Werksmans" w:date="2025-09-24T21:42:00Z" w16du:dateUtc="2025-09-24T19:42:00Z">
        <w:r w:rsidRPr="00A41121" w:rsidDel="00A41121">
          <w:rPr>
            <w:rFonts w:cs="Arial"/>
            <w:noProof/>
          </w:rPr>
          <w:delText>11.</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23" w:author="Werksmans" w:date="2025-09-24T21:42:00Z" w16du:dateUtc="2025-09-24T19:42:00Z">
              <w:rPr>
                <w:rStyle w:val="Hyperlink"/>
                <w:rFonts w:cs="Arial"/>
                <w:noProof/>
              </w:rPr>
            </w:rPrChange>
          </w:rPr>
          <w:delText>UNDERTAKINGS BY THE SERVICE PROVIDER</w:delText>
        </w:r>
        <w:r w:rsidDel="00A41121">
          <w:rPr>
            <w:noProof/>
            <w:webHidden/>
          </w:rPr>
          <w:tab/>
        </w:r>
        <w:r w:rsidR="00C306C4" w:rsidDel="00A41121">
          <w:rPr>
            <w:noProof/>
            <w:webHidden/>
          </w:rPr>
          <w:delText>15</w:delText>
        </w:r>
      </w:del>
    </w:p>
    <w:p w14:paraId="1E290881" w14:textId="021015A2" w:rsidR="00F92FAC" w:rsidDel="00A41121" w:rsidRDefault="00F92FAC">
      <w:pPr>
        <w:pStyle w:val="TOC1"/>
        <w:rPr>
          <w:del w:id="124" w:author="Werksmans" w:date="2025-09-24T21:42:00Z" w16du:dateUtc="2025-09-24T19:42:00Z"/>
          <w:rFonts w:asciiTheme="minorHAnsi" w:eastAsiaTheme="minorEastAsia" w:hAnsiTheme="minorHAnsi" w:cstheme="minorBidi"/>
          <w:noProof/>
          <w:kern w:val="2"/>
          <w:sz w:val="22"/>
          <w:szCs w:val="22"/>
          <w14:ligatures w14:val="standardContextual"/>
        </w:rPr>
      </w:pPr>
      <w:del w:id="125" w:author="Werksmans" w:date="2025-09-24T21:42:00Z" w16du:dateUtc="2025-09-24T19:42:00Z">
        <w:r w:rsidRPr="00A41121" w:rsidDel="00A41121">
          <w:rPr>
            <w:rFonts w:cs="Arial"/>
            <w:noProof/>
          </w:rPr>
          <w:delText>12.</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26" w:author="Werksmans" w:date="2025-09-24T21:42:00Z" w16du:dateUtc="2025-09-24T19:42:00Z">
              <w:rPr>
                <w:rStyle w:val="Hyperlink"/>
                <w:rFonts w:cs="Arial"/>
                <w:noProof/>
              </w:rPr>
            </w:rPrChange>
          </w:rPr>
          <w:delText>WARRANTIES PROVIDED BY THE SERVICE PROVIDER</w:delText>
        </w:r>
        <w:r w:rsidDel="00A41121">
          <w:rPr>
            <w:noProof/>
            <w:webHidden/>
          </w:rPr>
          <w:tab/>
        </w:r>
        <w:r w:rsidR="00C306C4" w:rsidDel="00A41121">
          <w:rPr>
            <w:noProof/>
            <w:webHidden/>
          </w:rPr>
          <w:delText>15</w:delText>
        </w:r>
      </w:del>
    </w:p>
    <w:p w14:paraId="27380698" w14:textId="092D06D6" w:rsidR="00F92FAC" w:rsidDel="00A41121" w:rsidRDefault="00F92FAC">
      <w:pPr>
        <w:pStyle w:val="TOC1"/>
        <w:rPr>
          <w:del w:id="127" w:author="Werksmans" w:date="2025-09-24T21:42:00Z" w16du:dateUtc="2025-09-24T19:42:00Z"/>
          <w:rFonts w:asciiTheme="minorHAnsi" w:eastAsiaTheme="minorEastAsia" w:hAnsiTheme="minorHAnsi" w:cstheme="minorBidi"/>
          <w:noProof/>
          <w:kern w:val="2"/>
          <w:sz w:val="22"/>
          <w:szCs w:val="22"/>
          <w14:ligatures w14:val="standardContextual"/>
        </w:rPr>
      </w:pPr>
      <w:del w:id="128" w:author="Werksmans" w:date="2025-09-24T21:42:00Z" w16du:dateUtc="2025-09-24T19:42:00Z">
        <w:r w:rsidRPr="00A41121" w:rsidDel="00A41121">
          <w:rPr>
            <w:rFonts w:cs="Arial"/>
            <w:noProof/>
          </w:rPr>
          <w:delText>13.</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29" w:author="Werksmans" w:date="2025-09-24T21:42:00Z" w16du:dateUtc="2025-09-24T19:42:00Z">
              <w:rPr>
                <w:rStyle w:val="Hyperlink"/>
                <w:rFonts w:cs="Arial"/>
                <w:noProof/>
              </w:rPr>
            </w:rPrChange>
          </w:rPr>
          <w:delText>WARRANTIES PROVIDED BY BOTH PARTIES</w:delText>
        </w:r>
        <w:r w:rsidDel="00A41121">
          <w:rPr>
            <w:noProof/>
            <w:webHidden/>
          </w:rPr>
          <w:tab/>
        </w:r>
        <w:r w:rsidR="00C306C4" w:rsidDel="00A41121">
          <w:rPr>
            <w:noProof/>
            <w:webHidden/>
          </w:rPr>
          <w:delText>17</w:delText>
        </w:r>
      </w:del>
    </w:p>
    <w:p w14:paraId="2B61C4DE" w14:textId="787093AD" w:rsidR="00F92FAC" w:rsidDel="00A41121" w:rsidRDefault="00F92FAC">
      <w:pPr>
        <w:pStyle w:val="TOC1"/>
        <w:rPr>
          <w:del w:id="130" w:author="Werksmans" w:date="2025-09-24T21:42:00Z" w16du:dateUtc="2025-09-24T19:42:00Z"/>
          <w:rFonts w:asciiTheme="minorHAnsi" w:eastAsiaTheme="minorEastAsia" w:hAnsiTheme="minorHAnsi" w:cstheme="minorBidi"/>
          <w:noProof/>
          <w:kern w:val="2"/>
          <w:sz w:val="22"/>
          <w:szCs w:val="22"/>
          <w14:ligatures w14:val="standardContextual"/>
        </w:rPr>
      </w:pPr>
      <w:del w:id="131" w:author="Werksmans" w:date="2025-09-24T21:42:00Z" w16du:dateUtc="2025-09-24T19:42:00Z">
        <w:r w:rsidRPr="00A41121" w:rsidDel="00A41121">
          <w:rPr>
            <w:rFonts w:cs="Arial"/>
            <w:noProof/>
          </w:rPr>
          <w:delText>14.</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32" w:author="Werksmans" w:date="2025-09-24T21:42:00Z" w16du:dateUtc="2025-09-24T19:42:00Z">
              <w:rPr>
                <w:rStyle w:val="Hyperlink"/>
                <w:rFonts w:cs="Arial"/>
                <w:noProof/>
              </w:rPr>
            </w:rPrChange>
          </w:rPr>
          <w:delText>INDEMNITIES PROVIDED BY THE SERVICE PROVIDER</w:delText>
        </w:r>
        <w:r w:rsidDel="00A41121">
          <w:rPr>
            <w:noProof/>
            <w:webHidden/>
          </w:rPr>
          <w:tab/>
        </w:r>
        <w:r w:rsidR="00C306C4" w:rsidDel="00A41121">
          <w:rPr>
            <w:noProof/>
            <w:webHidden/>
          </w:rPr>
          <w:delText>18</w:delText>
        </w:r>
      </w:del>
    </w:p>
    <w:p w14:paraId="60CA55B5" w14:textId="163FFE60" w:rsidR="00F92FAC" w:rsidDel="00A41121" w:rsidRDefault="00F92FAC">
      <w:pPr>
        <w:pStyle w:val="TOC1"/>
        <w:rPr>
          <w:del w:id="133" w:author="Werksmans" w:date="2025-09-24T21:42:00Z" w16du:dateUtc="2025-09-24T19:42:00Z"/>
          <w:rFonts w:asciiTheme="minorHAnsi" w:eastAsiaTheme="minorEastAsia" w:hAnsiTheme="minorHAnsi" w:cstheme="minorBidi"/>
          <w:noProof/>
          <w:kern w:val="2"/>
          <w:sz w:val="22"/>
          <w:szCs w:val="22"/>
          <w14:ligatures w14:val="standardContextual"/>
        </w:rPr>
      </w:pPr>
      <w:del w:id="134" w:author="Werksmans" w:date="2025-09-24T21:42:00Z" w16du:dateUtc="2025-09-24T19:42:00Z">
        <w:r w:rsidRPr="00A41121" w:rsidDel="00A41121">
          <w:rPr>
            <w:rFonts w:cs="Arial"/>
            <w:noProof/>
          </w:rPr>
          <w:delText>15.</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35" w:author="Werksmans" w:date="2025-09-24T21:42:00Z" w16du:dateUtc="2025-09-24T19:42:00Z">
              <w:rPr>
                <w:rStyle w:val="Hyperlink"/>
                <w:rFonts w:cs="Arial"/>
                <w:noProof/>
              </w:rPr>
            </w:rPrChange>
          </w:rPr>
          <w:delText>LIMITATION OF LIABILITY</w:delText>
        </w:r>
        <w:r w:rsidDel="00A41121">
          <w:rPr>
            <w:noProof/>
            <w:webHidden/>
          </w:rPr>
          <w:tab/>
        </w:r>
        <w:r w:rsidR="00C306C4" w:rsidDel="00A41121">
          <w:rPr>
            <w:noProof/>
            <w:webHidden/>
          </w:rPr>
          <w:delText>18</w:delText>
        </w:r>
      </w:del>
    </w:p>
    <w:p w14:paraId="4D46F185" w14:textId="522202DB" w:rsidR="00F92FAC" w:rsidDel="00A41121" w:rsidRDefault="00F92FAC">
      <w:pPr>
        <w:pStyle w:val="TOC1"/>
        <w:rPr>
          <w:del w:id="136" w:author="Werksmans" w:date="2025-09-24T21:42:00Z" w16du:dateUtc="2025-09-24T19:42:00Z"/>
          <w:rFonts w:asciiTheme="minorHAnsi" w:eastAsiaTheme="minorEastAsia" w:hAnsiTheme="minorHAnsi" w:cstheme="minorBidi"/>
          <w:noProof/>
          <w:kern w:val="2"/>
          <w:sz w:val="22"/>
          <w:szCs w:val="22"/>
          <w14:ligatures w14:val="standardContextual"/>
        </w:rPr>
      </w:pPr>
      <w:del w:id="137" w:author="Werksmans" w:date="2025-09-24T21:42:00Z" w16du:dateUtc="2025-09-24T19:42:00Z">
        <w:r w:rsidRPr="00A41121" w:rsidDel="00A41121">
          <w:rPr>
            <w:rFonts w:cs="Arial"/>
            <w:noProof/>
          </w:rPr>
          <w:delText>16.</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38" w:author="Werksmans" w:date="2025-09-24T21:42:00Z" w16du:dateUtc="2025-09-24T19:42:00Z">
              <w:rPr>
                <w:rStyle w:val="Hyperlink"/>
                <w:rFonts w:cs="Arial"/>
                <w:noProof/>
              </w:rPr>
            </w:rPrChange>
          </w:rPr>
          <w:delText>END USERS</w:delText>
        </w:r>
        <w:r w:rsidDel="00A41121">
          <w:rPr>
            <w:noProof/>
            <w:webHidden/>
          </w:rPr>
          <w:tab/>
        </w:r>
        <w:r w:rsidR="00C306C4" w:rsidDel="00A41121">
          <w:rPr>
            <w:noProof/>
            <w:webHidden/>
          </w:rPr>
          <w:delText>19</w:delText>
        </w:r>
      </w:del>
    </w:p>
    <w:p w14:paraId="35AC6351" w14:textId="5349972D" w:rsidR="00F92FAC" w:rsidDel="00A41121" w:rsidRDefault="00F92FAC">
      <w:pPr>
        <w:pStyle w:val="TOC1"/>
        <w:rPr>
          <w:del w:id="139" w:author="Werksmans" w:date="2025-09-24T21:42:00Z" w16du:dateUtc="2025-09-24T19:42:00Z"/>
          <w:rFonts w:asciiTheme="minorHAnsi" w:eastAsiaTheme="minorEastAsia" w:hAnsiTheme="minorHAnsi" w:cstheme="minorBidi"/>
          <w:noProof/>
          <w:kern w:val="2"/>
          <w:sz w:val="22"/>
          <w:szCs w:val="22"/>
          <w14:ligatures w14:val="standardContextual"/>
        </w:rPr>
      </w:pPr>
      <w:del w:id="140" w:author="Werksmans" w:date="2025-09-24T21:42:00Z" w16du:dateUtc="2025-09-24T19:42:00Z">
        <w:r w:rsidRPr="00A41121" w:rsidDel="00A41121">
          <w:rPr>
            <w:rFonts w:cs="Arial"/>
            <w:noProof/>
          </w:rPr>
          <w:delText>17.</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41" w:author="Werksmans" w:date="2025-09-24T21:42:00Z" w16du:dateUtc="2025-09-24T19:42:00Z">
              <w:rPr>
                <w:rStyle w:val="Hyperlink"/>
                <w:rFonts w:cs="Arial"/>
                <w:noProof/>
              </w:rPr>
            </w:rPrChange>
          </w:rPr>
          <w:delText>INSURANCE</w:delText>
        </w:r>
        <w:r w:rsidDel="00A41121">
          <w:rPr>
            <w:noProof/>
            <w:webHidden/>
          </w:rPr>
          <w:tab/>
        </w:r>
        <w:r w:rsidR="00C306C4" w:rsidDel="00A41121">
          <w:rPr>
            <w:noProof/>
            <w:webHidden/>
          </w:rPr>
          <w:delText>19</w:delText>
        </w:r>
      </w:del>
    </w:p>
    <w:p w14:paraId="316AF8C3" w14:textId="56E76AEC" w:rsidR="00F92FAC" w:rsidDel="00A41121" w:rsidRDefault="00F92FAC">
      <w:pPr>
        <w:pStyle w:val="TOC1"/>
        <w:rPr>
          <w:del w:id="142" w:author="Werksmans" w:date="2025-09-24T21:42:00Z" w16du:dateUtc="2025-09-24T19:42:00Z"/>
          <w:rFonts w:asciiTheme="minorHAnsi" w:eastAsiaTheme="minorEastAsia" w:hAnsiTheme="minorHAnsi" w:cstheme="minorBidi"/>
          <w:noProof/>
          <w:kern w:val="2"/>
          <w:sz w:val="22"/>
          <w:szCs w:val="22"/>
          <w14:ligatures w14:val="standardContextual"/>
        </w:rPr>
      </w:pPr>
      <w:del w:id="143" w:author="Werksmans" w:date="2025-09-24T21:42:00Z" w16du:dateUtc="2025-09-24T19:42:00Z">
        <w:r w:rsidRPr="00A41121" w:rsidDel="00A41121">
          <w:rPr>
            <w:rFonts w:cs="Arial"/>
            <w:noProof/>
          </w:rPr>
          <w:delText>18.</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44" w:author="Werksmans" w:date="2025-09-24T21:42:00Z" w16du:dateUtc="2025-09-24T19:42:00Z">
              <w:rPr>
                <w:rStyle w:val="Hyperlink"/>
                <w:rFonts w:cs="Arial"/>
                <w:noProof/>
              </w:rPr>
            </w:rPrChange>
          </w:rPr>
          <w:delText>FORCE MAJEURE</w:delText>
        </w:r>
        <w:r w:rsidDel="00A41121">
          <w:rPr>
            <w:noProof/>
            <w:webHidden/>
          </w:rPr>
          <w:tab/>
        </w:r>
        <w:r w:rsidR="00C306C4" w:rsidDel="00A41121">
          <w:rPr>
            <w:noProof/>
            <w:webHidden/>
          </w:rPr>
          <w:delText>20</w:delText>
        </w:r>
      </w:del>
    </w:p>
    <w:p w14:paraId="6FD61E9D" w14:textId="08A049B0" w:rsidR="00F92FAC" w:rsidDel="00A41121" w:rsidRDefault="00F92FAC">
      <w:pPr>
        <w:pStyle w:val="TOC1"/>
        <w:rPr>
          <w:del w:id="145" w:author="Werksmans" w:date="2025-09-24T21:42:00Z" w16du:dateUtc="2025-09-24T19:42:00Z"/>
          <w:rFonts w:asciiTheme="minorHAnsi" w:eastAsiaTheme="minorEastAsia" w:hAnsiTheme="minorHAnsi" w:cstheme="minorBidi"/>
          <w:noProof/>
          <w:kern w:val="2"/>
          <w:sz w:val="22"/>
          <w:szCs w:val="22"/>
          <w14:ligatures w14:val="standardContextual"/>
        </w:rPr>
      </w:pPr>
      <w:del w:id="146" w:author="Werksmans" w:date="2025-09-24T21:42:00Z" w16du:dateUtc="2025-09-24T19:42:00Z">
        <w:r w:rsidRPr="00A41121" w:rsidDel="00A41121">
          <w:rPr>
            <w:rFonts w:cs="Arial"/>
            <w:noProof/>
          </w:rPr>
          <w:delText>19.</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47" w:author="Werksmans" w:date="2025-09-24T21:42:00Z" w16du:dateUtc="2025-09-24T19:42:00Z">
              <w:rPr>
                <w:rStyle w:val="Hyperlink"/>
                <w:rFonts w:cs="Arial"/>
                <w:noProof/>
              </w:rPr>
            </w:rPrChange>
          </w:rPr>
          <w:delText>INTELLECTUAL PROPERTY</w:delText>
        </w:r>
        <w:r w:rsidDel="00A41121">
          <w:rPr>
            <w:noProof/>
            <w:webHidden/>
          </w:rPr>
          <w:tab/>
        </w:r>
        <w:r w:rsidR="00C306C4" w:rsidDel="00A41121">
          <w:rPr>
            <w:noProof/>
            <w:webHidden/>
          </w:rPr>
          <w:delText>21</w:delText>
        </w:r>
      </w:del>
    </w:p>
    <w:p w14:paraId="04615BB5" w14:textId="623D8048" w:rsidR="00F92FAC" w:rsidDel="00A41121" w:rsidRDefault="00F92FAC">
      <w:pPr>
        <w:pStyle w:val="TOC1"/>
        <w:rPr>
          <w:del w:id="148" w:author="Werksmans" w:date="2025-09-24T21:42:00Z" w16du:dateUtc="2025-09-24T19:42:00Z"/>
          <w:rFonts w:asciiTheme="minorHAnsi" w:eastAsiaTheme="minorEastAsia" w:hAnsiTheme="minorHAnsi" w:cstheme="minorBidi"/>
          <w:noProof/>
          <w:kern w:val="2"/>
          <w:sz w:val="22"/>
          <w:szCs w:val="22"/>
          <w14:ligatures w14:val="standardContextual"/>
        </w:rPr>
      </w:pPr>
      <w:del w:id="149" w:author="Werksmans" w:date="2025-09-24T21:42:00Z" w16du:dateUtc="2025-09-24T19:42:00Z">
        <w:r w:rsidRPr="00A41121" w:rsidDel="00A41121">
          <w:rPr>
            <w:rFonts w:cs="Arial"/>
            <w:noProof/>
          </w:rPr>
          <w:delText>20.</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50" w:author="Werksmans" w:date="2025-09-24T21:42:00Z" w16du:dateUtc="2025-09-24T19:42:00Z">
              <w:rPr>
                <w:rStyle w:val="Hyperlink"/>
                <w:rFonts w:cs="Arial"/>
                <w:noProof/>
              </w:rPr>
            </w:rPrChange>
          </w:rPr>
          <w:delText>CUSTOMER DATA</w:delText>
        </w:r>
        <w:r w:rsidDel="00A41121">
          <w:rPr>
            <w:noProof/>
            <w:webHidden/>
          </w:rPr>
          <w:tab/>
        </w:r>
        <w:r w:rsidR="00C306C4" w:rsidDel="00A41121">
          <w:rPr>
            <w:noProof/>
            <w:webHidden/>
          </w:rPr>
          <w:delText>22</w:delText>
        </w:r>
      </w:del>
    </w:p>
    <w:p w14:paraId="2607ED2C" w14:textId="35F465F1" w:rsidR="00F92FAC" w:rsidDel="00A41121" w:rsidRDefault="00F92FAC">
      <w:pPr>
        <w:pStyle w:val="TOC1"/>
        <w:rPr>
          <w:del w:id="151" w:author="Werksmans" w:date="2025-09-24T21:42:00Z" w16du:dateUtc="2025-09-24T19:42:00Z"/>
          <w:rFonts w:asciiTheme="minorHAnsi" w:eastAsiaTheme="minorEastAsia" w:hAnsiTheme="minorHAnsi" w:cstheme="minorBidi"/>
          <w:noProof/>
          <w:kern w:val="2"/>
          <w:sz w:val="22"/>
          <w:szCs w:val="22"/>
          <w14:ligatures w14:val="standardContextual"/>
        </w:rPr>
      </w:pPr>
      <w:del w:id="152" w:author="Werksmans" w:date="2025-09-24T21:42:00Z" w16du:dateUtc="2025-09-24T19:42:00Z">
        <w:r w:rsidRPr="00A41121" w:rsidDel="00A41121">
          <w:rPr>
            <w:rFonts w:cs="Arial"/>
            <w:noProof/>
          </w:rPr>
          <w:delText>21.</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53" w:author="Werksmans" w:date="2025-09-24T21:42:00Z" w16du:dateUtc="2025-09-24T19:42:00Z">
              <w:rPr>
                <w:rStyle w:val="Hyperlink"/>
                <w:rFonts w:cs="Arial"/>
                <w:noProof/>
              </w:rPr>
            </w:rPrChange>
          </w:rPr>
          <w:delText>PERSONAL INFORMATION</w:delText>
        </w:r>
        <w:r w:rsidDel="00A41121">
          <w:rPr>
            <w:noProof/>
            <w:webHidden/>
          </w:rPr>
          <w:tab/>
        </w:r>
        <w:r w:rsidR="00C306C4" w:rsidDel="00A41121">
          <w:rPr>
            <w:noProof/>
            <w:webHidden/>
          </w:rPr>
          <w:delText>22</w:delText>
        </w:r>
      </w:del>
    </w:p>
    <w:p w14:paraId="1922703A" w14:textId="7FB5350D" w:rsidR="00F92FAC" w:rsidDel="00A41121" w:rsidRDefault="00F92FAC">
      <w:pPr>
        <w:pStyle w:val="TOC1"/>
        <w:rPr>
          <w:del w:id="154" w:author="Werksmans" w:date="2025-09-24T21:42:00Z" w16du:dateUtc="2025-09-24T19:42:00Z"/>
          <w:rFonts w:asciiTheme="minorHAnsi" w:eastAsiaTheme="minorEastAsia" w:hAnsiTheme="minorHAnsi" w:cstheme="minorBidi"/>
          <w:noProof/>
          <w:kern w:val="2"/>
          <w:sz w:val="22"/>
          <w:szCs w:val="22"/>
          <w14:ligatures w14:val="standardContextual"/>
        </w:rPr>
      </w:pPr>
      <w:del w:id="155" w:author="Werksmans" w:date="2025-09-24T21:42:00Z" w16du:dateUtc="2025-09-24T19:42:00Z">
        <w:r w:rsidRPr="00A41121" w:rsidDel="00A41121">
          <w:rPr>
            <w:rFonts w:cs="Arial"/>
            <w:noProof/>
          </w:rPr>
          <w:delText>22.</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56" w:author="Werksmans" w:date="2025-09-24T21:42:00Z" w16du:dateUtc="2025-09-24T19:42:00Z">
              <w:rPr>
                <w:rStyle w:val="Hyperlink"/>
                <w:rFonts w:cs="Arial"/>
                <w:noProof/>
              </w:rPr>
            </w:rPrChange>
          </w:rPr>
          <w:delText>SERVICE PROVIDER EMPLOYEES</w:delText>
        </w:r>
        <w:r w:rsidDel="00A41121">
          <w:rPr>
            <w:noProof/>
            <w:webHidden/>
          </w:rPr>
          <w:tab/>
        </w:r>
        <w:r w:rsidR="00C306C4" w:rsidDel="00A41121">
          <w:rPr>
            <w:noProof/>
            <w:webHidden/>
          </w:rPr>
          <w:delText>24</w:delText>
        </w:r>
      </w:del>
    </w:p>
    <w:p w14:paraId="5938203C" w14:textId="4AE2CAE8" w:rsidR="00F92FAC" w:rsidDel="00A41121" w:rsidRDefault="00F92FAC">
      <w:pPr>
        <w:pStyle w:val="TOC1"/>
        <w:rPr>
          <w:del w:id="157" w:author="Werksmans" w:date="2025-09-24T21:42:00Z" w16du:dateUtc="2025-09-24T19:42:00Z"/>
          <w:rFonts w:asciiTheme="minorHAnsi" w:eastAsiaTheme="minorEastAsia" w:hAnsiTheme="minorHAnsi" w:cstheme="minorBidi"/>
          <w:noProof/>
          <w:kern w:val="2"/>
          <w:sz w:val="22"/>
          <w:szCs w:val="22"/>
          <w14:ligatures w14:val="standardContextual"/>
        </w:rPr>
      </w:pPr>
      <w:del w:id="158" w:author="Werksmans" w:date="2025-09-24T21:42:00Z" w16du:dateUtc="2025-09-24T19:42:00Z">
        <w:r w:rsidRPr="00A41121" w:rsidDel="00A41121">
          <w:rPr>
            <w:rFonts w:cs="Arial"/>
            <w:noProof/>
          </w:rPr>
          <w:delText>23.</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59" w:author="Werksmans" w:date="2025-09-24T21:42:00Z" w16du:dateUtc="2025-09-24T19:42:00Z">
              <w:rPr>
                <w:rStyle w:val="Hyperlink"/>
                <w:rFonts w:cs="Arial"/>
                <w:noProof/>
              </w:rPr>
            </w:rPrChange>
          </w:rPr>
          <w:delText>TERMINATION</w:delText>
        </w:r>
        <w:r w:rsidDel="00A41121">
          <w:rPr>
            <w:noProof/>
            <w:webHidden/>
          </w:rPr>
          <w:tab/>
        </w:r>
        <w:r w:rsidR="00C306C4" w:rsidDel="00A41121">
          <w:rPr>
            <w:noProof/>
            <w:webHidden/>
          </w:rPr>
          <w:delText>24</w:delText>
        </w:r>
      </w:del>
    </w:p>
    <w:p w14:paraId="59397C5B" w14:textId="6F5DB118" w:rsidR="00F92FAC" w:rsidDel="00A41121" w:rsidRDefault="00F92FAC">
      <w:pPr>
        <w:pStyle w:val="TOC1"/>
        <w:rPr>
          <w:del w:id="160" w:author="Werksmans" w:date="2025-09-24T21:42:00Z" w16du:dateUtc="2025-09-24T19:42:00Z"/>
          <w:rFonts w:asciiTheme="minorHAnsi" w:eastAsiaTheme="minorEastAsia" w:hAnsiTheme="minorHAnsi" w:cstheme="minorBidi"/>
          <w:noProof/>
          <w:kern w:val="2"/>
          <w:sz w:val="22"/>
          <w:szCs w:val="22"/>
          <w14:ligatures w14:val="standardContextual"/>
        </w:rPr>
      </w:pPr>
      <w:del w:id="161" w:author="Werksmans" w:date="2025-09-24T21:42:00Z" w16du:dateUtc="2025-09-24T19:42:00Z">
        <w:r w:rsidRPr="00A41121" w:rsidDel="00A41121">
          <w:rPr>
            <w:rFonts w:cs="Arial"/>
            <w:noProof/>
          </w:rPr>
          <w:delText>24.</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62" w:author="Werksmans" w:date="2025-09-24T21:42:00Z" w16du:dateUtc="2025-09-24T19:42:00Z">
              <w:rPr>
                <w:rStyle w:val="Hyperlink"/>
                <w:rFonts w:cs="Arial"/>
                <w:noProof/>
              </w:rPr>
            </w:rPrChange>
          </w:rPr>
          <w:delText>CONFIDENTIALITY</w:delText>
        </w:r>
        <w:r w:rsidDel="00A41121">
          <w:rPr>
            <w:noProof/>
            <w:webHidden/>
          </w:rPr>
          <w:tab/>
        </w:r>
        <w:r w:rsidR="00C306C4" w:rsidDel="00A41121">
          <w:rPr>
            <w:noProof/>
            <w:webHidden/>
          </w:rPr>
          <w:delText>27</w:delText>
        </w:r>
      </w:del>
    </w:p>
    <w:p w14:paraId="0D6491BE" w14:textId="4930AEF1" w:rsidR="00F92FAC" w:rsidDel="00A41121" w:rsidRDefault="00F92FAC">
      <w:pPr>
        <w:pStyle w:val="TOC1"/>
        <w:rPr>
          <w:del w:id="163" w:author="Werksmans" w:date="2025-09-24T21:42:00Z" w16du:dateUtc="2025-09-24T19:42:00Z"/>
          <w:rFonts w:asciiTheme="minorHAnsi" w:eastAsiaTheme="minorEastAsia" w:hAnsiTheme="minorHAnsi" w:cstheme="minorBidi"/>
          <w:noProof/>
          <w:kern w:val="2"/>
          <w:sz w:val="22"/>
          <w:szCs w:val="22"/>
          <w14:ligatures w14:val="standardContextual"/>
        </w:rPr>
      </w:pPr>
      <w:del w:id="164" w:author="Werksmans" w:date="2025-09-24T21:42:00Z" w16du:dateUtc="2025-09-24T19:42:00Z">
        <w:r w:rsidRPr="00A41121" w:rsidDel="00A41121">
          <w:rPr>
            <w:rFonts w:cs="Arial"/>
            <w:noProof/>
          </w:rPr>
          <w:delText>25.</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65" w:author="Werksmans" w:date="2025-09-24T21:42:00Z" w16du:dateUtc="2025-09-24T19:42:00Z">
              <w:rPr>
                <w:rStyle w:val="Hyperlink"/>
                <w:rFonts w:cs="Arial"/>
                <w:noProof/>
              </w:rPr>
            </w:rPrChange>
          </w:rPr>
          <w:delText>DISPUTE RESOLUTION</w:delText>
        </w:r>
        <w:r w:rsidDel="00A41121">
          <w:rPr>
            <w:noProof/>
            <w:webHidden/>
          </w:rPr>
          <w:tab/>
        </w:r>
        <w:r w:rsidR="00C306C4" w:rsidDel="00A41121">
          <w:rPr>
            <w:noProof/>
            <w:webHidden/>
          </w:rPr>
          <w:delText>28</w:delText>
        </w:r>
      </w:del>
    </w:p>
    <w:p w14:paraId="6637E1F7" w14:textId="61822B53" w:rsidR="00F92FAC" w:rsidDel="00A41121" w:rsidRDefault="00F92FAC">
      <w:pPr>
        <w:pStyle w:val="TOC1"/>
        <w:rPr>
          <w:del w:id="166" w:author="Werksmans" w:date="2025-09-24T21:42:00Z" w16du:dateUtc="2025-09-24T19:42:00Z"/>
          <w:rFonts w:asciiTheme="minorHAnsi" w:eastAsiaTheme="minorEastAsia" w:hAnsiTheme="minorHAnsi" w:cstheme="minorBidi"/>
          <w:noProof/>
          <w:kern w:val="2"/>
          <w:sz w:val="22"/>
          <w:szCs w:val="22"/>
          <w14:ligatures w14:val="standardContextual"/>
        </w:rPr>
      </w:pPr>
      <w:del w:id="167" w:author="Werksmans" w:date="2025-09-24T21:42:00Z" w16du:dateUtc="2025-09-24T19:42:00Z">
        <w:r w:rsidRPr="00A41121" w:rsidDel="00A41121">
          <w:rPr>
            <w:rFonts w:cs="Arial"/>
            <w:noProof/>
          </w:rPr>
          <w:delText>26.</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68" w:author="Werksmans" w:date="2025-09-24T21:42:00Z" w16du:dateUtc="2025-09-24T19:42:00Z">
              <w:rPr>
                <w:rStyle w:val="Hyperlink"/>
                <w:rFonts w:cs="Arial"/>
                <w:noProof/>
              </w:rPr>
            </w:rPrChange>
          </w:rPr>
          <w:delText>DOMICILIUM CITANDI ET EXECUTANDI</w:delText>
        </w:r>
        <w:r w:rsidDel="00A41121">
          <w:rPr>
            <w:noProof/>
            <w:webHidden/>
          </w:rPr>
          <w:tab/>
        </w:r>
        <w:r w:rsidR="00C306C4" w:rsidDel="00A41121">
          <w:rPr>
            <w:noProof/>
            <w:webHidden/>
          </w:rPr>
          <w:delText>29</w:delText>
        </w:r>
      </w:del>
    </w:p>
    <w:p w14:paraId="08E4A690" w14:textId="4E0AC23F" w:rsidR="00F92FAC" w:rsidDel="00A41121" w:rsidRDefault="00F92FAC">
      <w:pPr>
        <w:pStyle w:val="TOC1"/>
        <w:rPr>
          <w:del w:id="169" w:author="Werksmans" w:date="2025-09-24T21:42:00Z" w16du:dateUtc="2025-09-24T19:42:00Z"/>
          <w:rFonts w:asciiTheme="minorHAnsi" w:eastAsiaTheme="minorEastAsia" w:hAnsiTheme="minorHAnsi" w:cstheme="minorBidi"/>
          <w:noProof/>
          <w:kern w:val="2"/>
          <w:sz w:val="22"/>
          <w:szCs w:val="22"/>
          <w14:ligatures w14:val="standardContextual"/>
        </w:rPr>
      </w:pPr>
      <w:del w:id="170" w:author="Werksmans" w:date="2025-09-24T21:42:00Z" w16du:dateUtc="2025-09-24T19:42:00Z">
        <w:r w:rsidRPr="00A41121" w:rsidDel="00A41121">
          <w:rPr>
            <w:rFonts w:cs="Arial"/>
            <w:noProof/>
          </w:rPr>
          <w:delText>27.</w:delText>
        </w:r>
        <w:r w:rsidDel="00A41121">
          <w:rPr>
            <w:rFonts w:asciiTheme="minorHAnsi" w:eastAsiaTheme="minorEastAsia" w:hAnsiTheme="minorHAnsi" w:cstheme="minorBidi"/>
            <w:noProof/>
            <w:kern w:val="2"/>
            <w:sz w:val="22"/>
            <w:szCs w:val="22"/>
            <w14:ligatures w14:val="standardContextual"/>
          </w:rPr>
          <w:tab/>
        </w:r>
        <w:r w:rsidRPr="00A41121" w:rsidDel="00A41121">
          <w:rPr>
            <w:rPrChange w:id="171" w:author="Werksmans" w:date="2025-09-24T21:42:00Z" w16du:dateUtc="2025-09-24T19:42:00Z">
              <w:rPr>
                <w:rStyle w:val="Hyperlink"/>
                <w:rFonts w:cs="Arial"/>
                <w:noProof/>
              </w:rPr>
            </w:rPrChange>
          </w:rPr>
          <w:delText>GENERAL</w:delText>
        </w:r>
        <w:r w:rsidDel="00A41121">
          <w:rPr>
            <w:noProof/>
            <w:webHidden/>
          </w:rPr>
          <w:tab/>
        </w:r>
        <w:r w:rsidR="00C306C4" w:rsidDel="00A41121">
          <w:rPr>
            <w:noProof/>
            <w:webHidden/>
          </w:rPr>
          <w:delText>30</w:delText>
        </w:r>
      </w:del>
    </w:p>
    <w:p w14:paraId="46D69005" w14:textId="447B3B10" w:rsidR="00F92FAC" w:rsidDel="00A41121" w:rsidRDefault="00F92FAC">
      <w:pPr>
        <w:pStyle w:val="TOC1"/>
        <w:rPr>
          <w:del w:id="172" w:author="Werksmans" w:date="2025-09-24T21:42:00Z" w16du:dateUtc="2025-09-24T19:42:00Z"/>
          <w:rFonts w:asciiTheme="minorHAnsi" w:eastAsiaTheme="minorEastAsia" w:hAnsiTheme="minorHAnsi" w:cstheme="minorBidi"/>
          <w:noProof/>
          <w:kern w:val="2"/>
          <w:sz w:val="22"/>
          <w:szCs w:val="22"/>
          <w14:ligatures w14:val="standardContextual"/>
        </w:rPr>
      </w:pPr>
      <w:del w:id="173" w:author="Werksmans" w:date="2025-09-24T21:42:00Z" w16du:dateUtc="2025-09-24T19:42:00Z">
        <w:r w:rsidRPr="00A41121" w:rsidDel="00A41121">
          <w:rPr>
            <w:rFonts w:cs="Arial"/>
            <w:noProof/>
          </w:rPr>
          <w:lastRenderedPageBreak/>
          <w:delText>ANNEXURE A - CHANGE REQUEST</w:delText>
        </w:r>
        <w:r w:rsidDel="00A41121">
          <w:rPr>
            <w:noProof/>
            <w:webHidden/>
          </w:rPr>
          <w:tab/>
        </w:r>
        <w:r w:rsidR="00C306C4" w:rsidDel="00A41121">
          <w:rPr>
            <w:noProof/>
            <w:webHidden/>
          </w:rPr>
          <w:delText>33</w:delText>
        </w:r>
      </w:del>
    </w:p>
    <w:p w14:paraId="07D9232D" w14:textId="305FE204" w:rsidR="004D09F7" w:rsidRPr="00701D0B" w:rsidRDefault="009F5B09" w:rsidP="004D09F7">
      <w:pPr>
        <w:spacing w:after="200" w:line="276" w:lineRule="auto"/>
        <w:jc w:val="left"/>
        <w:rPr>
          <w:rFonts w:cs="Arial"/>
          <w:lang w:val="en-US"/>
        </w:rPr>
      </w:pPr>
      <w:r w:rsidRPr="00701D0B">
        <w:rPr>
          <w:rFonts w:cs="Arial"/>
          <w:lang w:val="en-US"/>
        </w:rPr>
        <w:fldChar w:fldCharType="end"/>
      </w:r>
      <w:bookmarkStart w:id="174" w:name="_Toc157416495"/>
      <w:bookmarkStart w:id="175" w:name="_Toc157584660"/>
      <w:bookmarkStart w:id="176" w:name="_Toc157593113"/>
      <w:bookmarkStart w:id="177" w:name="_Toc157593570"/>
      <w:bookmarkEnd w:id="3"/>
    </w:p>
    <w:p w14:paraId="7D60B843" w14:textId="6C2497FE" w:rsidR="009F4A3E" w:rsidRPr="00701D0B" w:rsidRDefault="009F4A3E" w:rsidP="009F4A3E">
      <w:pPr>
        <w:spacing w:after="200" w:line="276" w:lineRule="auto"/>
        <w:jc w:val="left"/>
        <w:rPr>
          <w:rFonts w:cs="Arial"/>
          <w:lang w:val="en-US"/>
        </w:rPr>
      </w:pPr>
    </w:p>
    <w:p w14:paraId="2B903A87" w14:textId="7E4925BA" w:rsidR="009F5B09" w:rsidRPr="00701D0B" w:rsidRDefault="009F5B09" w:rsidP="009F5B09">
      <w:pPr>
        <w:spacing w:after="200" w:line="276" w:lineRule="auto"/>
        <w:jc w:val="left"/>
        <w:rPr>
          <w:rFonts w:cs="Arial"/>
          <w:lang w:val="en-US"/>
        </w:rPr>
      </w:pPr>
      <w:r w:rsidRPr="00701D0B">
        <w:rPr>
          <w:rFonts w:cs="Arial"/>
          <w:lang w:val="en-US"/>
        </w:rPr>
        <w:br w:type="page"/>
      </w:r>
    </w:p>
    <w:p w14:paraId="01FF5695" w14:textId="1CD4D230" w:rsidR="005C1B1C" w:rsidRPr="00701D0B" w:rsidRDefault="005C1B1C" w:rsidP="009F5B09">
      <w:pPr>
        <w:pStyle w:val="Clause1Head"/>
        <w:rPr>
          <w:rFonts w:cs="Arial"/>
          <w:lang w:val="en-US"/>
        </w:rPr>
      </w:pPr>
      <w:bookmarkStart w:id="178" w:name="_Toc157593667"/>
      <w:bookmarkStart w:id="179" w:name="_Toc209645574"/>
      <w:r w:rsidRPr="00701D0B">
        <w:rPr>
          <w:rFonts w:cs="Arial"/>
          <w:lang w:val="en-US"/>
        </w:rPr>
        <w:lastRenderedPageBreak/>
        <w:t>DEFINITIONS</w:t>
      </w:r>
      <w:bookmarkEnd w:id="174"/>
      <w:bookmarkEnd w:id="175"/>
      <w:bookmarkEnd w:id="176"/>
      <w:bookmarkEnd w:id="177"/>
      <w:bookmarkEnd w:id="178"/>
      <w:bookmarkEnd w:id="179"/>
    </w:p>
    <w:p w14:paraId="3BA93199" w14:textId="77777777" w:rsidR="005C1B1C" w:rsidRPr="00701D0B" w:rsidRDefault="005C1B1C" w:rsidP="00FB4026">
      <w:pPr>
        <w:pStyle w:val="Clause0Sub"/>
        <w:rPr>
          <w:rFonts w:cs="Arial"/>
        </w:rPr>
      </w:pPr>
      <w:r w:rsidRPr="00701D0B">
        <w:rPr>
          <w:rFonts w:cs="Arial"/>
        </w:rPr>
        <w:t>Unless otherwise stated, or the context otherwise requires, the words and expressions listed below shall bear the meanings ascribed to them:</w:t>
      </w:r>
    </w:p>
    <w:p w14:paraId="60D7CC8E" w14:textId="77777777" w:rsidR="004D4BC3" w:rsidRPr="00701D0B" w:rsidRDefault="004D4BC3" w:rsidP="004D4BC3">
      <w:pPr>
        <w:pStyle w:val="Clause2Sub"/>
        <w:rPr>
          <w:rFonts w:cs="Arial"/>
          <w:b/>
        </w:rPr>
      </w:pPr>
      <w:r w:rsidRPr="00701D0B">
        <w:rPr>
          <w:rFonts w:cs="Arial"/>
        </w:rPr>
        <w:t>"</w:t>
      </w:r>
      <w:r w:rsidRPr="00701D0B">
        <w:rPr>
          <w:rFonts w:cs="Arial"/>
          <w:b/>
        </w:rPr>
        <w:t>Affiliate</w:t>
      </w:r>
      <w:r w:rsidRPr="00701D0B">
        <w:rPr>
          <w:rFonts w:cs="Arial"/>
        </w:rPr>
        <w:t>"</w:t>
      </w:r>
      <w:r w:rsidRPr="00701D0B">
        <w:rPr>
          <w:rFonts w:cs="Arial"/>
          <w:bCs/>
        </w:rPr>
        <w:t xml:space="preserve"> in respect </w:t>
      </w:r>
      <w:r w:rsidRPr="00701D0B">
        <w:rPr>
          <w:rFonts w:cs="Arial"/>
        </w:rPr>
        <w:t>of a Party means:</w:t>
      </w:r>
      <w:r w:rsidRPr="00701D0B">
        <w:rPr>
          <w:rFonts w:cs="Arial"/>
          <w:b/>
        </w:rPr>
        <w:t xml:space="preserve"> </w:t>
      </w:r>
    </w:p>
    <w:p w14:paraId="51CF4B83" w14:textId="6122EC0F" w:rsidR="004D4BC3" w:rsidRPr="00701D0B" w:rsidRDefault="004D4BC3" w:rsidP="00AB6F13">
      <w:pPr>
        <w:pStyle w:val="Clause3Sub"/>
        <w:rPr>
          <w:rFonts w:cs="Arial"/>
        </w:rPr>
      </w:pPr>
      <w:r w:rsidRPr="00701D0B">
        <w:rPr>
          <w:rFonts w:cs="Arial"/>
        </w:rPr>
        <w:t xml:space="preserve">the Party’s holding company, the holding company(ies) of the Party’s holding company (collectively </w:t>
      </w:r>
      <w:r w:rsidR="00101C23" w:rsidRPr="00701D0B">
        <w:rPr>
          <w:rFonts w:cs="Arial"/>
        </w:rPr>
        <w:t>"</w:t>
      </w:r>
      <w:r w:rsidRPr="00701D0B">
        <w:rPr>
          <w:rFonts w:cs="Arial"/>
        </w:rPr>
        <w:t>its holding companies</w:t>
      </w:r>
      <w:r w:rsidR="00101C23" w:rsidRPr="00701D0B">
        <w:rPr>
          <w:rFonts w:cs="Arial"/>
        </w:rPr>
        <w:t xml:space="preserve">"), </w:t>
      </w:r>
      <w:r w:rsidRPr="00701D0B">
        <w:rPr>
          <w:rFonts w:cs="Arial"/>
        </w:rPr>
        <w:t>its subsidiaries, and the subsidiaries of its holding companies;</w:t>
      </w:r>
      <w:del w:id="180" w:author="Werksmans" w:date="2025-09-01T14:52:00Z" w16du:dateUtc="2025-09-01T12:52:00Z">
        <w:r w:rsidRPr="00701D0B" w:rsidDel="00A53657">
          <w:rPr>
            <w:rFonts w:cs="Arial"/>
          </w:rPr>
          <w:delText xml:space="preserve"> and</w:delText>
        </w:r>
      </w:del>
    </w:p>
    <w:p w14:paraId="1890B7F5" w14:textId="77777777" w:rsidR="004D4BC3" w:rsidRPr="00701D0B" w:rsidRDefault="004D4BC3" w:rsidP="00AB6F13">
      <w:pPr>
        <w:pStyle w:val="Clause3Sub"/>
        <w:rPr>
          <w:rFonts w:cs="Arial"/>
        </w:rPr>
      </w:pPr>
      <w:r w:rsidRPr="00701D0B">
        <w:rPr>
          <w:rFonts w:cs="Arial"/>
        </w:rPr>
        <w:t>any other entities or persons, over which the Party has, direct or indirect, control; and</w:t>
      </w:r>
    </w:p>
    <w:p w14:paraId="02EE03E8" w14:textId="77777777" w:rsidR="004D4BC3" w:rsidRPr="00701D0B" w:rsidRDefault="004D4BC3" w:rsidP="00AB6F13">
      <w:pPr>
        <w:pStyle w:val="Clause3Sub"/>
        <w:rPr>
          <w:rFonts w:cs="Arial"/>
        </w:rPr>
      </w:pPr>
      <w:r w:rsidRPr="00701D0B">
        <w:rPr>
          <w:rFonts w:cs="Arial"/>
        </w:rPr>
        <w:t>any other entities or persons, which have, direct or indirect, control over the Party,</w:t>
      </w:r>
    </w:p>
    <w:p w14:paraId="00187CDA" w14:textId="6B5C7553" w:rsidR="004D4BC3" w:rsidRPr="00701D0B" w:rsidRDefault="004D4BC3" w:rsidP="0006177B">
      <w:pPr>
        <w:pStyle w:val="Clause0Sub"/>
        <w:ind w:left="1440"/>
        <w:rPr>
          <w:rFonts w:cs="Arial"/>
        </w:rPr>
      </w:pPr>
      <w:r w:rsidRPr="00701D0B">
        <w:rPr>
          <w:rFonts w:cs="Arial"/>
        </w:rPr>
        <w:t xml:space="preserve">and for the purpose of this definition </w:t>
      </w:r>
      <w:r w:rsidR="00101C23" w:rsidRPr="00701D0B">
        <w:rPr>
          <w:rFonts w:cs="Arial"/>
        </w:rPr>
        <w:t>"</w:t>
      </w:r>
      <w:r w:rsidR="00AB616C" w:rsidRPr="00701D0B">
        <w:rPr>
          <w:rFonts w:cs="Arial"/>
          <w:b/>
          <w:bCs/>
        </w:rPr>
        <w:t>C</w:t>
      </w:r>
      <w:r w:rsidRPr="00701D0B">
        <w:rPr>
          <w:rFonts w:cs="Arial"/>
          <w:b/>
          <w:bCs/>
        </w:rPr>
        <w:t>ontro</w:t>
      </w:r>
      <w:r w:rsidRPr="00701D0B">
        <w:rPr>
          <w:rFonts w:cs="Arial"/>
        </w:rPr>
        <w:t>l</w:t>
      </w:r>
      <w:r w:rsidR="00101C23" w:rsidRPr="00701D0B">
        <w:rPr>
          <w:rFonts w:cs="Arial"/>
        </w:rPr>
        <w:t xml:space="preserve">" </w:t>
      </w:r>
      <w:r w:rsidRPr="00701D0B">
        <w:rPr>
          <w:rFonts w:cs="Arial"/>
        </w:rPr>
        <w:t>shall include de facto control, the ability to substantially influence the affairs of another person, and joint control with other persons;</w:t>
      </w:r>
    </w:p>
    <w:p w14:paraId="4EE533E7" w14:textId="6ACB692E" w:rsidR="004D4BC3" w:rsidRPr="00701D0B" w:rsidRDefault="004D4BC3" w:rsidP="004D4BC3">
      <w:pPr>
        <w:pStyle w:val="Clause2Sub"/>
        <w:rPr>
          <w:rFonts w:cs="Arial"/>
        </w:rPr>
      </w:pPr>
      <w:r w:rsidRPr="00701D0B">
        <w:rPr>
          <w:rFonts w:cs="Arial"/>
        </w:rPr>
        <w:t>"</w:t>
      </w:r>
      <w:r w:rsidRPr="00701D0B">
        <w:rPr>
          <w:rFonts w:cs="Arial"/>
          <w:b/>
        </w:rPr>
        <w:t>Agreement</w:t>
      </w:r>
      <w:r w:rsidRPr="00701D0B">
        <w:rPr>
          <w:rFonts w:cs="Arial"/>
        </w:rPr>
        <w:t>"</w:t>
      </w:r>
      <w:r w:rsidRPr="00701D0B">
        <w:rPr>
          <w:rFonts w:cs="Arial"/>
          <w:b/>
        </w:rPr>
        <w:t xml:space="preserve"> </w:t>
      </w:r>
      <w:r w:rsidRPr="00701D0B">
        <w:rPr>
          <w:rFonts w:cs="Arial"/>
        </w:rPr>
        <w:t>or "</w:t>
      </w:r>
      <w:r w:rsidRPr="00701D0B">
        <w:rPr>
          <w:rFonts w:cs="Arial"/>
          <w:b/>
        </w:rPr>
        <w:t>MSA</w:t>
      </w:r>
      <w:r w:rsidRPr="00701D0B">
        <w:rPr>
          <w:rFonts w:cs="Arial"/>
        </w:rPr>
        <w:t xml:space="preserve">" means this Master Services Agreement and all </w:t>
      </w:r>
      <w:r w:rsidR="000F1001" w:rsidRPr="00701D0B">
        <w:rPr>
          <w:rFonts w:cs="Arial"/>
        </w:rPr>
        <w:t xml:space="preserve">Service Schedules and </w:t>
      </w:r>
      <w:r w:rsidRPr="00701D0B">
        <w:rPr>
          <w:rFonts w:cs="Arial"/>
        </w:rPr>
        <w:t xml:space="preserve">annexures </w:t>
      </w:r>
      <w:r w:rsidR="000F1001" w:rsidRPr="00701D0B">
        <w:rPr>
          <w:rFonts w:cs="Arial"/>
        </w:rPr>
        <w:t>t</w:t>
      </w:r>
      <w:r w:rsidRPr="00701D0B">
        <w:rPr>
          <w:rFonts w:cs="Arial"/>
        </w:rPr>
        <w:t>hereto;</w:t>
      </w:r>
    </w:p>
    <w:p w14:paraId="1C29E1B4" w14:textId="07E8340F" w:rsidR="000A4B75" w:rsidRPr="00701D0B" w:rsidRDefault="000A4B75" w:rsidP="000464E6">
      <w:pPr>
        <w:pStyle w:val="Clause2Sub"/>
        <w:rPr>
          <w:rFonts w:cs="Arial"/>
        </w:rPr>
      </w:pPr>
      <w:r w:rsidRPr="00701D0B">
        <w:rPr>
          <w:rFonts w:cs="Arial"/>
        </w:rPr>
        <w:t>"</w:t>
      </w:r>
      <w:r w:rsidRPr="00701D0B">
        <w:rPr>
          <w:rFonts w:cs="Arial"/>
          <w:b/>
        </w:rPr>
        <w:t>Applicable Law(s)</w:t>
      </w:r>
      <w:r w:rsidRPr="00701D0B">
        <w:rPr>
          <w:rFonts w:cs="Arial"/>
        </w:rPr>
        <w:t>" means the following, as amended from time to time, to the extent it applies to a Party, or the Services (including the performance, delivery, receipt or use of the Services, as applicable and wherever occurring):</w:t>
      </w:r>
    </w:p>
    <w:p w14:paraId="0DC48884" w14:textId="77777777" w:rsidR="000A4B75" w:rsidRPr="00701D0B" w:rsidRDefault="000A4B75" w:rsidP="000464E6">
      <w:pPr>
        <w:pStyle w:val="Clause3Sub"/>
        <w:rPr>
          <w:rFonts w:cs="Arial"/>
        </w:rPr>
      </w:pPr>
      <w:r w:rsidRPr="00701D0B">
        <w:rPr>
          <w:rFonts w:cs="Arial"/>
        </w:rPr>
        <w:t>any statute, regulation, notice, policy, directive, ruling or subordinate legislation (including treaties, multinational conventions and the like having the force of law);</w:t>
      </w:r>
    </w:p>
    <w:p w14:paraId="47B5E66D" w14:textId="77777777" w:rsidR="000A4B75" w:rsidRPr="00701D0B" w:rsidRDefault="000A4B75" w:rsidP="000464E6">
      <w:pPr>
        <w:pStyle w:val="Clause3Sub"/>
        <w:rPr>
          <w:rFonts w:cs="Arial"/>
        </w:rPr>
      </w:pPr>
      <w:r w:rsidRPr="00701D0B">
        <w:rPr>
          <w:rFonts w:cs="Arial"/>
        </w:rPr>
        <w:t>the common law;</w:t>
      </w:r>
    </w:p>
    <w:p w14:paraId="2855BF76" w14:textId="77777777" w:rsidR="000A4B75" w:rsidRPr="00701D0B" w:rsidRDefault="000A4B75" w:rsidP="000464E6">
      <w:pPr>
        <w:pStyle w:val="Clause3Sub"/>
        <w:rPr>
          <w:rFonts w:cs="Arial"/>
        </w:rPr>
      </w:pPr>
      <w:r w:rsidRPr="00701D0B">
        <w:rPr>
          <w:rFonts w:cs="Arial"/>
        </w:rPr>
        <w:t>any binding court order, judgement or ruling;</w:t>
      </w:r>
    </w:p>
    <w:p w14:paraId="7C9EDFDD" w14:textId="77777777" w:rsidR="000A4B75" w:rsidRPr="00701D0B" w:rsidRDefault="000A4B75" w:rsidP="000464E6">
      <w:pPr>
        <w:pStyle w:val="Clause3Sub"/>
        <w:rPr>
          <w:rFonts w:cs="Arial"/>
        </w:rPr>
      </w:pPr>
      <w:r w:rsidRPr="00701D0B">
        <w:rPr>
          <w:rFonts w:cs="Arial"/>
        </w:rPr>
        <w:t>any applicable industry code, policy or standard enforceable by law; or</w:t>
      </w:r>
    </w:p>
    <w:p w14:paraId="75FF24DB" w14:textId="6AC2B351" w:rsidR="000A4B75" w:rsidRPr="00701D0B" w:rsidRDefault="000A4B75" w:rsidP="000464E6">
      <w:pPr>
        <w:pStyle w:val="Clause3Sub"/>
        <w:rPr>
          <w:rFonts w:cs="Arial"/>
        </w:rPr>
      </w:pPr>
      <w:r w:rsidRPr="00701D0B">
        <w:rPr>
          <w:rFonts w:cs="Arial"/>
        </w:rPr>
        <w:t xml:space="preserve">any </w:t>
      </w:r>
      <w:del w:id="181" w:author="Werksmans" w:date="2025-09-01T15:17:00Z" w16du:dateUtc="2025-09-01T13:17:00Z">
        <w:r w:rsidRPr="00701D0B" w:rsidDel="00367B5F">
          <w:rPr>
            <w:rFonts w:cs="Arial"/>
          </w:rPr>
          <w:delText>applicable direction, policy</w:delText>
        </w:r>
      </w:del>
      <w:del w:id="182" w:author="Werksmans" w:date="2025-09-01T14:55:00Z" w16du:dateUtc="2025-09-01T12:55:00Z">
        <w:r w:rsidRPr="00701D0B" w:rsidDel="00A53657">
          <w:rPr>
            <w:rFonts w:cs="Arial"/>
          </w:rPr>
          <w:delText xml:space="preserve"> or</w:delText>
        </w:r>
      </w:del>
      <w:del w:id="183" w:author="Werksmans" w:date="2025-09-01T15:17:00Z" w16du:dateUtc="2025-09-01T13:17:00Z">
        <w:r w:rsidRPr="00701D0B" w:rsidDel="00367B5F">
          <w:rPr>
            <w:rFonts w:cs="Arial"/>
          </w:rPr>
          <w:delText xml:space="preserve"> order that is given by any regulator, competent authority or organ of state or industry body</w:delText>
        </w:r>
      </w:del>
      <w:ins w:id="184" w:author="Werksmans" w:date="2025-09-01T15:17:00Z" w16du:dateUtc="2025-09-01T13:17:00Z">
        <w:r w:rsidR="00367B5F">
          <w:rPr>
            <w:rFonts w:cs="Arial"/>
          </w:rPr>
          <w:t>Consents</w:t>
        </w:r>
      </w:ins>
      <w:r w:rsidRPr="00701D0B">
        <w:rPr>
          <w:rFonts w:cs="Arial"/>
        </w:rPr>
        <w:t>;</w:t>
      </w:r>
    </w:p>
    <w:p w14:paraId="4BA526CA" w14:textId="6900B3B4" w:rsidR="00A642E7" w:rsidRPr="00701D0B" w:rsidRDefault="00A642E7" w:rsidP="00A0340A">
      <w:pPr>
        <w:pStyle w:val="Clause2Sub"/>
        <w:rPr>
          <w:rFonts w:cs="Arial"/>
        </w:rPr>
      </w:pPr>
      <w:bookmarkStart w:id="185" w:name="_Hlt72052175"/>
      <w:bookmarkEnd w:id="185"/>
      <w:r w:rsidRPr="00701D0B">
        <w:rPr>
          <w:rFonts w:cs="Arial"/>
        </w:rPr>
        <w:t>"</w:t>
      </w:r>
      <w:r w:rsidRPr="00701D0B">
        <w:rPr>
          <w:rFonts w:cs="Arial"/>
          <w:b/>
        </w:rPr>
        <w:t>Area</w:t>
      </w:r>
      <w:r w:rsidRPr="00701D0B">
        <w:rPr>
          <w:rFonts w:cs="Arial"/>
        </w:rPr>
        <w:t xml:space="preserve">" means </w:t>
      </w:r>
      <w:r w:rsidR="00542904" w:rsidRPr="00701D0B">
        <w:rPr>
          <w:rFonts w:cs="Arial"/>
        </w:rPr>
        <w:t xml:space="preserve">the </w:t>
      </w:r>
      <w:r w:rsidRPr="00701D0B">
        <w:rPr>
          <w:rFonts w:cs="Arial"/>
        </w:rPr>
        <w:t xml:space="preserve">specific area </w:t>
      </w:r>
      <w:r w:rsidR="00803A94" w:rsidRPr="00701D0B">
        <w:rPr>
          <w:rFonts w:cs="Arial"/>
        </w:rPr>
        <w:t xml:space="preserve">in which the Service will be provided, as </w:t>
      </w:r>
      <w:r w:rsidRPr="00701D0B">
        <w:rPr>
          <w:rFonts w:cs="Arial"/>
        </w:rPr>
        <w:t>indicated in the Network Build Service Schedule</w:t>
      </w:r>
      <w:r w:rsidR="00A976C0" w:rsidRPr="00701D0B">
        <w:rPr>
          <w:rFonts w:cs="Arial"/>
        </w:rPr>
        <w:t>;</w:t>
      </w:r>
    </w:p>
    <w:p w14:paraId="688C57FE" w14:textId="2138722A" w:rsidR="000048E2" w:rsidRPr="000048E2" w:rsidRDefault="000048E2" w:rsidP="000048E2">
      <w:pPr>
        <w:pStyle w:val="Clause2Sub"/>
        <w:rPr>
          <w:ins w:id="186" w:author="Werksmans" w:date="2025-09-01T15:09:00Z" w16du:dateUtc="2025-09-01T13:09:00Z"/>
          <w:rFonts w:cs="Arial"/>
        </w:rPr>
      </w:pPr>
      <w:ins w:id="187" w:author="Werksmans" w:date="2025-09-01T15:09:00Z" w16du:dateUtc="2025-09-01T13:09:00Z">
        <w:r w:rsidRPr="000048E2">
          <w:rPr>
            <w:rFonts w:cs="Arial"/>
          </w:rPr>
          <w:lastRenderedPageBreak/>
          <w:t>"</w:t>
        </w:r>
        <w:r w:rsidRPr="000048E2">
          <w:rPr>
            <w:rFonts w:cs="Arial"/>
            <w:b/>
            <w:bCs/>
          </w:rPr>
          <w:t>Balance of Plant</w:t>
        </w:r>
        <w:r w:rsidRPr="000048E2">
          <w:rPr>
            <w:rFonts w:cs="Arial"/>
          </w:rPr>
          <w:t>" means</w:t>
        </w:r>
      </w:ins>
      <w:ins w:id="188" w:author="Werksmans" w:date="2025-09-01T16:04:00Z" w16du:dateUtc="2025-09-01T14:04:00Z">
        <w:r w:rsidR="00C1559E" w:rsidRPr="00C1559E">
          <w:t xml:space="preserve"> </w:t>
        </w:r>
        <w:r w:rsidR="00C1559E" w:rsidRPr="00C1559E">
          <w:rPr>
            <w:rFonts w:cs="Arial"/>
          </w:rPr>
          <w:t>facilities, personnel, equipment, hardware, network facilities, software, services</w:t>
        </w:r>
        <w:r w:rsidR="00C1559E">
          <w:rPr>
            <w:rFonts w:cs="Arial"/>
          </w:rPr>
          <w:t>,</w:t>
        </w:r>
      </w:ins>
      <w:ins w:id="189" w:author="Werksmans" w:date="2025-09-01T15:09:00Z" w16du:dateUtc="2025-09-01T13:09:00Z">
        <w:r w:rsidRPr="000048E2">
          <w:rPr>
            <w:rFonts w:cs="Arial"/>
          </w:rPr>
          <w:t xml:space="preserve"> machinery, apparatus, materials, articles and things of all kind to be provided by </w:t>
        </w:r>
      </w:ins>
      <w:ins w:id="190" w:author="Werksmans" w:date="2025-09-01T15:13:00Z" w16du:dateUtc="2025-09-01T13:13:00Z">
        <w:r w:rsidR="00B064E8">
          <w:rPr>
            <w:rFonts w:cs="Arial"/>
          </w:rPr>
          <w:t>Service Provider</w:t>
        </w:r>
      </w:ins>
      <w:ins w:id="191" w:author="Werksmans" w:date="2025-09-01T15:18:00Z" w16du:dateUtc="2025-09-01T13:18:00Z">
        <w:r w:rsidR="00367B5F">
          <w:rPr>
            <w:rFonts w:cs="Arial"/>
          </w:rPr>
          <w:t xml:space="preserve"> as part of the Services</w:t>
        </w:r>
      </w:ins>
      <w:ins w:id="192" w:author="Werksmans" w:date="2025-09-01T15:13:00Z" w16du:dateUtc="2025-09-01T13:13:00Z">
        <w:r w:rsidR="00B064E8">
          <w:rPr>
            <w:rFonts w:cs="Arial"/>
          </w:rPr>
          <w:t xml:space="preserve"> </w:t>
        </w:r>
      </w:ins>
      <w:ins w:id="193" w:author="Werksmans" w:date="2025-09-01T15:09:00Z" w16du:dateUtc="2025-09-01T13:09:00Z">
        <w:r w:rsidRPr="000048E2">
          <w:rPr>
            <w:rFonts w:cs="Arial"/>
          </w:rPr>
          <w:t xml:space="preserve">and incorporated in the </w:t>
        </w:r>
      </w:ins>
      <w:ins w:id="194" w:author="Werksmans" w:date="2025-09-01T15:12:00Z">
        <w:r w:rsidR="00B064E8" w:rsidRPr="00B064E8">
          <w:rPr>
            <w:rFonts w:cs="Arial"/>
          </w:rPr>
          <w:t>Network Build Service Schedule</w:t>
        </w:r>
      </w:ins>
      <w:ins w:id="195" w:author="Werksmans" w:date="2025-09-01T15:09:00Z" w16du:dateUtc="2025-09-01T13:09:00Z">
        <w:r w:rsidRPr="000048E2">
          <w:rPr>
            <w:rFonts w:cs="Arial"/>
          </w:rPr>
          <w:t xml:space="preserve"> by the </w:t>
        </w:r>
      </w:ins>
      <w:ins w:id="196" w:author="Werksmans" w:date="2025-09-01T15:12:00Z" w16du:dateUtc="2025-09-01T13:12:00Z">
        <w:r w:rsidR="00B064E8">
          <w:rPr>
            <w:rFonts w:cs="Arial"/>
          </w:rPr>
          <w:t>Service Provider</w:t>
        </w:r>
      </w:ins>
      <w:ins w:id="197" w:author="Werksmans" w:date="2025-09-01T15:09:00Z" w16du:dateUtc="2025-09-01T13:09:00Z">
        <w:r w:rsidRPr="000048E2">
          <w:rPr>
            <w:rFonts w:cs="Arial"/>
          </w:rPr>
          <w:t xml:space="preserve"> under this Agreement, excluding the </w:t>
        </w:r>
      </w:ins>
      <w:ins w:id="198" w:author="Werksmans" w:date="2025-09-01T15:13:00Z" w16du:dateUtc="2025-09-01T13:13:00Z">
        <w:r w:rsidR="00B064E8">
          <w:rPr>
            <w:rFonts w:cs="Arial"/>
          </w:rPr>
          <w:t xml:space="preserve">Customer </w:t>
        </w:r>
      </w:ins>
      <w:ins w:id="199" w:author="Werksmans" w:date="2025-09-01T15:09:00Z" w16du:dateUtc="2025-09-01T13:09:00Z">
        <w:r w:rsidRPr="000048E2">
          <w:rPr>
            <w:rFonts w:cs="Arial"/>
          </w:rPr>
          <w:t>Equipment;</w:t>
        </w:r>
      </w:ins>
    </w:p>
    <w:p w14:paraId="319E9C00" w14:textId="6A9D4440" w:rsidR="00A0340A" w:rsidRPr="00701D0B" w:rsidRDefault="00A0340A" w:rsidP="00A0340A">
      <w:pPr>
        <w:pStyle w:val="Clause2Sub"/>
        <w:rPr>
          <w:rFonts w:cs="Arial"/>
        </w:rPr>
      </w:pPr>
      <w:r w:rsidRPr="00701D0B">
        <w:rPr>
          <w:rFonts w:cs="Arial"/>
        </w:rPr>
        <w:t>"</w:t>
      </w:r>
      <w:r w:rsidRPr="00701D0B">
        <w:rPr>
          <w:rFonts w:cs="Arial"/>
          <w:b/>
        </w:rPr>
        <w:t>Best Practices</w:t>
      </w:r>
      <w:r w:rsidRPr="00701D0B">
        <w:rPr>
          <w:rFonts w:cs="Arial"/>
        </w:rPr>
        <w:t xml:space="preserve">" means generally accepted practices and procedures utilised by the world's leading </w:t>
      </w:r>
      <w:r w:rsidR="00F15C29" w:rsidRPr="00701D0B">
        <w:rPr>
          <w:rFonts w:cs="Arial"/>
        </w:rPr>
        <w:t>telecommunications an</w:t>
      </w:r>
      <w:r w:rsidR="00C612A4" w:rsidRPr="00701D0B">
        <w:rPr>
          <w:rFonts w:cs="Arial"/>
        </w:rPr>
        <w:t>d</w:t>
      </w:r>
      <w:r w:rsidR="00F15C29" w:rsidRPr="00701D0B">
        <w:rPr>
          <w:rFonts w:cs="Arial"/>
        </w:rPr>
        <w:t xml:space="preserve"> internet service provider </w:t>
      </w:r>
      <w:r w:rsidRPr="00701D0B">
        <w:rPr>
          <w:rFonts w:cs="Arial"/>
        </w:rPr>
        <w:t>companies providing services similar to the Services</w:t>
      </w:r>
      <w:del w:id="200" w:author="Werksmans" w:date="2025-09-01T14:56:00Z" w16du:dateUtc="2025-09-01T12:56:00Z">
        <w:r w:rsidRPr="00701D0B" w:rsidDel="00A53657">
          <w:rPr>
            <w:rFonts w:cs="Arial"/>
          </w:rPr>
          <w:delText>;</w:delText>
        </w:r>
      </w:del>
      <w:ins w:id="201" w:author="Werksmans" w:date="2025-09-01T14:56:00Z" w16du:dateUtc="2025-09-01T12:56:00Z">
        <w:r w:rsidR="00A53657" w:rsidRPr="00A53657">
          <w:rPr>
            <w:rFonts w:cs="Arial"/>
          </w:rPr>
          <w:t xml:space="preserve"> and which, with respect to any objective, may be expected, in the exercise of reasonable judgment, to accomplish that objective in a manner consistent with the </w:t>
        </w:r>
      </w:ins>
      <w:ins w:id="202" w:author="Werksmans" w:date="2025-09-01T14:57:00Z" w16du:dateUtc="2025-09-01T12:57:00Z">
        <w:r w:rsidR="00A53657">
          <w:rPr>
            <w:rFonts w:cs="Arial"/>
          </w:rPr>
          <w:t>Customer Specifications,</w:t>
        </w:r>
        <w:r w:rsidR="00A53657" w:rsidRPr="00A53657">
          <w:t xml:space="preserve"> </w:t>
        </w:r>
        <w:r w:rsidR="00A53657" w:rsidRPr="00A53657">
          <w:rPr>
            <w:rFonts w:cs="Arial"/>
          </w:rPr>
          <w:t>Customer’s Code of Conduct for Service Providers</w:t>
        </w:r>
      </w:ins>
      <w:ins w:id="203" w:author="Werksmans" w:date="2025-09-01T14:56:00Z" w16du:dateUtc="2025-09-01T12:56:00Z">
        <w:r w:rsidR="00A53657" w:rsidRPr="00A53657">
          <w:rPr>
            <w:rFonts w:cs="Arial"/>
          </w:rPr>
          <w:t xml:space="preserve">, </w:t>
        </w:r>
      </w:ins>
      <w:ins w:id="204" w:author="Werksmans" w:date="2025-09-01T14:58:00Z" w16du:dateUtc="2025-09-01T12:58:00Z">
        <w:r w:rsidR="00A53657">
          <w:rPr>
            <w:rFonts w:cs="Arial"/>
          </w:rPr>
          <w:t>A</w:t>
        </w:r>
      </w:ins>
      <w:ins w:id="205" w:author="Werksmans" w:date="2025-09-01T14:56:00Z" w16du:dateUtc="2025-09-01T12:56:00Z">
        <w:r w:rsidR="00A53657" w:rsidRPr="00A53657">
          <w:rPr>
            <w:rFonts w:cs="Arial"/>
          </w:rPr>
          <w:t xml:space="preserve">pplicable </w:t>
        </w:r>
      </w:ins>
      <w:ins w:id="206" w:author="Werksmans" w:date="2025-09-01T14:58:00Z" w16du:dateUtc="2025-09-01T12:58:00Z">
        <w:r w:rsidR="00A53657">
          <w:rPr>
            <w:rFonts w:cs="Arial"/>
          </w:rPr>
          <w:t>L</w:t>
        </w:r>
      </w:ins>
      <w:ins w:id="207" w:author="Werksmans" w:date="2025-09-01T14:56:00Z" w16du:dateUtc="2025-09-01T12:56:00Z">
        <w:r w:rsidR="00A53657" w:rsidRPr="00A53657">
          <w:rPr>
            <w:rFonts w:cs="Arial"/>
          </w:rPr>
          <w:t>aws, reliability, safety, environmental protection, economy and expediency;</w:t>
        </w:r>
      </w:ins>
    </w:p>
    <w:p w14:paraId="2CD37E59" w14:textId="581BD5E8" w:rsidR="00A0340A" w:rsidRPr="00701D0B" w:rsidRDefault="00A0340A" w:rsidP="00A27477">
      <w:pPr>
        <w:pStyle w:val="Clause2Sub"/>
        <w:rPr>
          <w:rFonts w:cs="Arial"/>
        </w:rPr>
      </w:pPr>
      <w:r w:rsidRPr="00701D0B">
        <w:rPr>
          <w:rFonts w:cs="Arial"/>
        </w:rPr>
        <w:t>"</w:t>
      </w:r>
      <w:r w:rsidRPr="00701D0B">
        <w:rPr>
          <w:rFonts w:cs="Arial"/>
          <w:b/>
          <w:bCs/>
        </w:rPr>
        <w:t>Business Day</w:t>
      </w:r>
      <w:r w:rsidRPr="00701D0B">
        <w:rPr>
          <w:rFonts w:cs="Arial"/>
        </w:rPr>
        <w:t>" means any day other than a Saturday, Sunday or proclaimed public holiday in South Africa;</w:t>
      </w:r>
    </w:p>
    <w:p w14:paraId="6A670FEF" w14:textId="45FDBE2D" w:rsidR="002C2861" w:rsidRPr="00701D0B" w:rsidRDefault="002C2861" w:rsidP="002C2861">
      <w:pPr>
        <w:pStyle w:val="Clause2Sub"/>
        <w:rPr>
          <w:rFonts w:cs="Arial"/>
        </w:rPr>
      </w:pPr>
      <w:r w:rsidRPr="00701D0B">
        <w:rPr>
          <w:rFonts w:cs="Arial"/>
        </w:rPr>
        <w:t>"</w:t>
      </w:r>
      <w:r w:rsidRPr="00701D0B">
        <w:rPr>
          <w:rFonts w:cs="Arial"/>
          <w:b/>
          <w:bCs/>
        </w:rPr>
        <w:t>Completion</w:t>
      </w:r>
      <w:del w:id="208" w:author="Werksmans" w:date="2025-09-01T15:19:00Z" w16du:dateUtc="2025-09-01T13:19:00Z">
        <w:r w:rsidRPr="00701D0B" w:rsidDel="00DE1467">
          <w:rPr>
            <w:rFonts w:cs="Arial"/>
            <w:b/>
            <w:bCs/>
          </w:rPr>
          <w:delText>s</w:delText>
        </w:r>
      </w:del>
      <w:r w:rsidRPr="00701D0B">
        <w:rPr>
          <w:rFonts w:cs="Arial"/>
          <w:b/>
          <w:bCs/>
        </w:rPr>
        <w:t xml:space="preserve"> Check</w:t>
      </w:r>
      <w:r w:rsidR="00221D99" w:rsidRPr="00701D0B">
        <w:rPr>
          <w:rFonts w:cs="Arial"/>
          <w:b/>
          <w:bCs/>
        </w:rPr>
        <w:t>l</w:t>
      </w:r>
      <w:r w:rsidRPr="00701D0B">
        <w:rPr>
          <w:rFonts w:cs="Arial"/>
          <w:b/>
          <w:bCs/>
        </w:rPr>
        <w:t>ist</w:t>
      </w:r>
      <w:r w:rsidRPr="00701D0B">
        <w:rPr>
          <w:rFonts w:cs="Arial"/>
        </w:rPr>
        <w:t xml:space="preserve">" means </w:t>
      </w:r>
      <w:r w:rsidR="00221D99" w:rsidRPr="00701D0B">
        <w:rPr>
          <w:rFonts w:cs="Arial"/>
        </w:rPr>
        <w:t>a completion checklist</w:t>
      </w:r>
      <w:r w:rsidR="0097618B" w:rsidRPr="00701D0B">
        <w:rPr>
          <w:rFonts w:cs="Arial"/>
        </w:rPr>
        <w:t>(s)</w:t>
      </w:r>
      <w:r w:rsidR="00221D99" w:rsidRPr="00701D0B">
        <w:rPr>
          <w:rFonts w:cs="Arial"/>
        </w:rPr>
        <w:t xml:space="preserve"> </w:t>
      </w:r>
      <w:r w:rsidR="00C90387" w:rsidRPr="00701D0B">
        <w:rPr>
          <w:rFonts w:cs="Arial"/>
        </w:rPr>
        <w:t>(substantially in the form of A</w:t>
      </w:r>
      <w:r w:rsidR="004A6751" w:rsidRPr="00701D0B">
        <w:rPr>
          <w:rFonts w:cs="Arial"/>
        </w:rPr>
        <w:t xml:space="preserve">ppendix </w:t>
      </w:r>
      <w:r w:rsidR="00FF440F" w:rsidRPr="00701D0B">
        <w:rPr>
          <w:rFonts w:cs="Arial"/>
        </w:rPr>
        <w:t>B</w:t>
      </w:r>
      <w:r w:rsidR="00E42B8C" w:rsidRPr="00701D0B">
        <w:rPr>
          <w:rFonts w:cs="Arial"/>
        </w:rPr>
        <w:t xml:space="preserve"> to the Network Build Service Schedule</w:t>
      </w:r>
      <w:r w:rsidR="00C90387" w:rsidRPr="00701D0B">
        <w:rPr>
          <w:rFonts w:cs="Arial"/>
        </w:rPr>
        <w:t xml:space="preserve">) </w:t>
      </w:r>
      <w:r w:rsidR="00221D99" w:rsidRPr="00701D0B">
        <w:rPr>
          <w:rFonts w:cs="Arial"/>
        </w:rPr>
        <w:t xml:space="preserve">signed by Customer </w:t>
      </w:r>
      <w:r w:rsidR="00FA7B79" w:rsidRPr="00701D0B">
        <w:rPr>
          <w:rFonts w:cs="Arial"/>
        </w:rPr>
        <w:t xml:space="preserve">to confirm that a particular </w:t>
      </w:r>
      <w:r w:rsidR="00C90387" w:rsidRPr="00701D0B">
        <w:rPr>
          <w:rFonts w:cs="Arial"/>
        </w:rPr>
        <w:t xml:space="preserve">Subarea(s) and the Dwelling Units forming part thereof are </w:t>
      </w:r>
      <w:ins w:id="209" w:author="Werksmans" w:date="2025-09-01T14:59:00Z" w16du:dateUtc="2025-09-01T12:59:00Z">
        <w:r w:rsidR="00A53657">
          <w:rPr>
            <w:rFonts w:cs="Arial"/>
          </w:rPr>
          <w:t>at</w:t>
        </w:r>
        <w:r w:rsidR="00A53657" w:rsidRPr="00A53657">
          <w:rPr>
            <w:rFonts w:cs="Arial"/>
          </w:rPr>
          <w:t xml:space="preserve"> the stage when </w:t>
        </w:r>
      </w:ins>
      <w:ins w:id="210" w:author="Werksmans" w:date="2025-09-01T15:00:00Z" w16du:dateUtc="2025-09-01T13:00:00Z">
        <w:r w:rsidR="00AA2CD2">
          <w:rPr>
            <w:rFonts w:cs="Arial"/>
          </w:rPr>
          <w:t>it has</w:t>
        </w:r>
      </w:ins>
      <w:ins w:id="211" w:author="Werksmans" w:date="2025-09-01T14:59:00Z" w16du:dateUtc="2025-09-01T12:59:00Z">
        <w:r w:rsidR="00A53657" w:rsidRPr="00A53657">
          <w:rPr>
            <w:rFonts w:cs="Arial"/>
          </w:rPr>
          <w:t xml:space="preserve"> been installed</w:t>
        </w:r>
      </w:ins>
      <w:ins w:id="212" w:author="Werksmans" w:date="2025-09-01T15:03:00Z" w16du:dateUtc="2025-09-01T13:03:00Z">
        <w:r w:rsidR="00AA2CD2">
          <w:rPr>
            <w:rFonts w:cs="Arial"/>
          </w:rPr>
          <w:t xml:space="preserve"> and completed</w:t>
        </w:r>
      </w:ins>
      <w:ins w:id="213" w:author="Werksmans" w:date="2025-09-01T15:31:00Z" w16du:dateUtc="2025-09-01T13:31:00Z">
        <w:r w:rsidR="00F57E04">
          <w:rPr>
            <w:rFonts w:cs="Arial"/>
          </w:rPr>
          <w:t xml:space="preserve"> </w:t>
        </w:r>
      </w:ins>
      <w:ins w:id="214" w:author="Werksmans" w:date="2025-09-01T15:31:00Z">
        <w:r w:rsidR="00F57E04" w:rsidRPr="00F57E04">
          <w:rPr>
            <w:rFonts w:cs="Arial"/>
          </w:rPr>
          <w:t>as fit for the intended purpose</w:t>
        </w:r>
      </w:ins>
      <w:ins w:id="215" w:author="Werksmans" w:date="2025-09-01T14:59:00Z" w16du:dateUtc="2025-09-01T12:59:00Z">
        <w:r w:rsidR="00A53657" w:rsidRPr="00A53657">
          <w:rPr>
            <w:rFonts w:cs="Arial"/>
          </w:rPr>
          <w:t xml:space="preserve"> in accordance with this </w:t>
        </w:r>
      </w:ins>
      <w:ins w:id="216" w:author="Werksmans" w:date="2025-09-01T15:15:00Z">
        <w:r w:rsidR="00B064E8" w:rsidRPr="00B064E8">
          <w:rPr>
            <w:rFonts w:cs="Arial"/>
          </w:rPr>
          <w:t>Network Build Service Schedule</w:t>
        </w:r>
      </w:ins>
      <w:ins w:id="217" w:author="Werksmans" w:date="2025-09-01T15:15:00Z" w16du:dateUtc="2025-09-01T13:15:00Z">
        <w:r w:rsidR="00B064E8">
          <w:rPr>
            <w:rFonts w:cs="Arial"/>
          </w:rPr>
          <w:t>,</w:t>
        </w:r>
      </w:ins>
      <w:ins w:id="218" w:author="Werksmans" w:date="2025-09-01T14:59:00Z" w16du:dateUtc="2025-09-01T12:59:00Z">
        <w:r w:rsidR="00A53657" w:rsidRPr="00A53657">
          <w:rPr>
            <w:rFonts w:cs="Arial"/>
          </w:rPr>
          <w:t xml:space="preserve"> the </w:t>
        </w:r>
      </w:ins>
      <w:ins w:id="219" w:author="Werksmans" w:date="2025-09-01T15:01:00Z">
        <w:r w:rsidR="00AA2CD2" w:rsidRPr="00AA2CD2">
          <w:rPr>
            <w:rFonts w:cs="Arial"/>
          </w:rPr>
          <w:t>Customer Specifications, Customer’s Code of Conduct for Service Providers, Applicable Laws</w:t>
        </w:r>
      </w:ins>
      <w:ins w:id="220" w:author="Werksmans" w:date="2025-09-01T15:16:00Z" w16du:dateUtc="2025-09-01T13:16:00Z">
        <w:r w:rsidR="00B064E8">
          <w:rPr>
            <w:rFonts w:cs="Arial"/>
          </w:rPr>
          <w:t>, Consents and this Agreements</w:t>
        </w:r>
      </w:ins>
      <w:ins w:id="221" w:author="Werksmans" w:date="2025-09-01T15:01:00Z">
        <w:r w:rsidR="00AA2CD2" w:rsidRPr="00AA2CD2">
          <w:rPr>
            <w:rFonts w:cs="Arial"/>
          </w:rPr>
          <w:t xml:space="preserve">, </w:t>
        </w:r>
      </w:ins>
      <w:ins w:id="222" w:author="Werksmans" w:date="2025-09-01T15:01:00Z" w16du:dateUtc="2025-09-01T13:01:00Z">
        <w:r w:rsidR="00AA2CD2">
          <w:rPr>
            <w:rFonts w:cs="Arial"/>
          </w:rPr>
          <w:t>and</w:t>
        </w:r>
      </w:ins>
      <w:ins w:id="223" w:author="Werksmans" w:date="2025-09-01T15:32:00Z" w16du:dateUtc="2025-09-01T13:32:00Z">
        <w:r w:rsidR="00F57E04">
          <w:rPr>
            <w:rFonts w:cs="Arial"/>
          </w:rPr>
          <w:t xml:space="preserve"> </w:t>
        </w:r>
      </w:ins>
      <w:ins w:id="224" w:author="Werksmans" w:date="2025-09-01T14:59:00Z" w16du:dateUtc="2025-09-01T12:59:00Z">
        <w:r w:rsidR="00A53657" w:rsidRPr="00A53657">
          <w:rPr>
            <w:rFonts w:cs="Arial"/>
          </w:rPr>
          <w:t xml:space="preserve">has been accepted by </w:t>
        </w:r>
      </w:ins>
      <w:ins w:id="225" w:author="Werksmans" w:date="2025-09-01T15:01:00Z" w16du:dateUtc="2025-09-01T13:01:00Z">
        <w:r w:rsidR="00AA2CD2">
          <w:rPr>
            <w:rFonts w:cs="Arial"/>
          </w:rPr>
          <w:t>the Customer</w:t>
        </w:r>
      </w:ins>
      <w:del w:id="226" w:author="Werksmans" w:date="2025-09-01T15:03:00Z" w16du:dateUtc="2025-09-01T13:03:00Z">
        <w:r w:rsidR="00C90387" w:rsidRPr="00701D0B" w:rsidDel="00AA2CD2">
          <w:rPr>
            <w:rFonts w:cs="Arial"/>
          </w:rPr>
          <w:delText>complete</w:delText>
        </w:r>
      </w:del>
      <w:del w:id="227" w:author="Werksmans" w:date="2025-09-01T15:32:00Z" w16du:dateUtc="2025-09-01T13:32:00Z">
        <w:r w:rsidR="00C90387" w:rsidRPr="00701D0B" w:rsidDel="00F57E04">
          <w:rPr>
            <w:rFonts w:cs="Arial"/>
          </w:rPr>
          <w:delText xml:space="preserve"> and of acceptable quality and standard</w:delText>
        </w:r>
      </w:del>
      <w:r w:rsidR="00C90387" w:rsidRPr="00701D0B">
        <w:rPr>
          <w:rFonts w:cs="Arial"/>
        </w:rPr>
        <w:t xml:space="preserve">, according to the </w:t>
      </w:r>
      <w:r w:rsidR="00FF440F" w:rsidRPr="00701D0B">
        <w:rPr>
          <w:rFonts w:cs="Arial"/>
        </w:rPr>
        <w:t>Network Build Service Schedule,</w:t>
      </w:r>
      <w:r w:rsidR="00C90387" w:rsidRPr="00701D0B">
        <w:rPr>
          <w:rFonts w:cs="Arial"/>
        </w:rPr>
        <w:t xml:space="preserve"> or as otherwise agreed to between the Parties, and that all snags identified, if any, have been rectified</w:t>
      </w:r>
      <w:r w:rsidR="00FF440F" w:rsidRPr="00701D0B">
        <w:rPr>
          <w:rFonts w:cs="Arial"/>
        </w:rPr>
        <w:t>;</w:t>
      </w:r>
    </w:p>
    <w:p w14:paraId="7DD414F8" w14:textId="40C32250" w:rsidR="005F4F46" w:rsidRPr="00701D0B" w:rsidRDefault="005F4F46" w:rsidP="00F930F5">
      <w:pPr>
        <w:pStyle w:val="Clause2Sub"/>
        <w:rPr>
          <w:rFonts w:cs="Arial"/>
        </w:rPr>
      </w:pPr>
      <w:r w:rsidRPr="00701D0B">
        <w:rPr>
          <w:rFonts w:cs="Arial"/>
        </w:rPr>
        <w:t>"</w:t>
      </w:r>
      <w:r w:rsidRPr="00701D0B">
        <w:rPr>
          <w:rFonts w:cs="Arial"/>
          <w:b/>
        </w:rPr>
        <w:t xml:space="preserve">Connected </w:t>
      </w:r>
      <w:r w:rsidR="005746E9" w:rsidRPr="00701D0B">
        <w:rPr>
          <w:rFonts w:cs="Arial"/>
          <w:b/>
        </w:rPr>
        <w:t>Dwelling</w:t>
      </w:r>
      <w:r w:rsidRPr="00701D0B">
        <w:rPr>
          <w:rFonts w:cs="Arial"/>
        </w:rPr>
        <w:t xml:space="preserve">" means </w:t>
      </w:r>
      <w:r w:rsidR="00804AA8" w:rsidRPr="00701D0B">
        <w:rPr>
          <w:rFonts w:cs="Arial"/>
        </w:rPr>
        <w:t>a D</w:t>
      </w:r>
      <w:r w:rsidRPr="00701D0B">
        <w:rPr>
          <w:rFonts w:cs="Arial"/>
        </w:rPr>
        <w:t xml:space="preserve">welling </w:t>
      </w:r>
      <w:r w:rsidR="00804AA8" w:rsidRPr="00701D0B">
        <w:rPr>
          <w:rFonts w:cs="Arial"/>
        </w:rPr>
        <w:t>Unit</w:t>
      </w:r>
      <w:r w:rsidRPr="00701D0B">
        <w:rPr>
          <w:rFonts w:cs="Arial"/>
        </w:rPr>
        <w:t xml:space="preserve"> with a unique and legal </w:t>
      </w:r>
      <w:r w:rsidR="00C612A4" w:rsidRPr="00701D0B">
        <w:rPr>
          <w:rFonts w:cs="Arial"/>
        </w:rPr>
        <w:t xml:space="preserve">municipal </w:t>
      </w:r>
      <w:r w:rsidRPr="00701D0B">
        <w:rPr>
          <w:rFonts w:cs="Arial"/>
        </w:rPr>
        <w:t xml:space="preserve">electricity meter, connected to the </w:t>
      </w:r>
      <w:r w:rsidR="001711FC" w:rsidRPr="00701D0B">
        <w:rPr>
          <w:rFonts w:cs="Arial"/>
        </w:rPr>
        <w:t>Customer Network</w:t>
      </w:r>
      <w:r w:rsidR="00FE5666" w:rsidRPr="00701D0B">
        <w:rPr>
          <w:rFonts w:cs="Arial"/>
        </w:rPr>
        <w:t xml:space="preserve"> through the Customer </w:t>
      </w:r>
      <w:r w:rsidR="005B63C3" w:rsidRPr="00701D0B">
        <w:rPr>
          <w:rFonts w:cs="Arial"/>
        </w:rPr>
        <w:t>D</w:t>
      </w:r>
      <w:r w:rsidR="00FE5666" w:rsidRPr="00701D0B">
        <w:rPr>
          <w:rFonts w:cs="Arial"/>
        </w:rPr>
        <w:t>evice</w:t>
      </w:r>
      <w:r w:rsidRPr="00701D0B">
        <w:rPr>
          <w:rFonts w:cs="Arial"/>
        </w:rPr>
        <w:t xml:space="preserve"> </w:t>
      </w:r>
      <w:r w:rsidR="00B264FA" w:rsidRPr="00701D0B">
        <w:rPr>
          <w:rFonts w:cs="Arial"/>
        </w:rPr>
        <w:t>and for which a Completion Check</w:t>
      </w:r>
      <w:r w:rsidR="00221D99" w:rsidRPr="00701D0B">
        <w:rPr>
          <w:rFonts w:cs="Arial"/>
        </w:rPr>
        <w:t>l</w:t>
      </w:r>
      <w:r w:rsidR="00B264FA" w:rsidRPr="00701D0B">
        <w:rPr>
          <w:rFonts w:cs="Arial"/>
        </w:rPr>
        <w:t xml:space="preserve">ist has been </w:t>
      </w:r>
      <w:r w:rsidR="00221D99" w:rsidRPr="00701D0B">
        <w:rPr>
          <w:rFonts w:cs="Arial"/>
        </w:rPr>
        <w:t xml:space="preserve">issued </w:t>
      </w:r>
      <w:r w:rsidR="00B264FA" w:rsidRPr="00701D0B">
        <w:rPr>
          <w:rFonts w:cs="Arial"/>
        </w:rPr>
        <w:t xml:space="preserve">by </w:t>
      </w:r>
      <w:r w:rsidR="00C25EE0">
        <w:rPr>
          <w:rFonts w:cs="Arial"/>
        </w:rPr>
        <w:t xml:space="preserve">the </w:t>
      </w:r>
      <w:r w:rsidR="00B264FA" w:rsidRPr="00701D0B">
        <w:rPr>
          <w:rFonts w:cs="Arial"/>
        </w:rPr>
        <w:t>Customer</w:t>
      </w:r>
      <w:r w:rsidR="00804AA8" w:rsidRPr="00701D0B">
        <w:rPr>
          <w:rFonts w:cs="Arial"/>
        </w:rPr>
        <w:t>;</w:t>
      </w:r>
      <w:r w:rsidR="00D45CEF" w:rsidRPr="00701D0B">
        <w:rPr>
          <w:rFonts w:cs="Arial"/>
        </w:rPr>
        <w:t xml:space="preserve"> </w:t>
      </w:r>
    </w:p>
    <w:p w14:paraId="3F6B2C7E" w14:textId="30D07B1C" w:rsidR="00367B5F" w:rsidRPr="00367B5F" w:rsidRDefault="00367B5F" w:rsidP="00367B5F">
      <w:pPr>
        <w:pStyle w:val="Clause2Sub"/>
        <w:rPr>
          <w:ins w:id="228" w:author="Werksmans" w:date="2025-09-01T15:16:00Z" w16du:dateUtc="2025-09-01T13:16:00Z"/>
          <w:rFonts w:cs="Arial"/>
        </w:rPr>
      </w:pPr>
      <w:ins w:id="229" w:author="Werksmans" w:date="2025-09-01T15:16:00Z" w16du:dateUtc="2025-09-01T13:16:00Z">
        <w:r w:rsidRPr="00367B5F">
          <w:rPr>
            <w:rFonts w:cs="Arial"/>
          </w:rPr>
          <w:t>"</w:t>
        </w:r>
        <w:r w:rsidRPr="00367B5F">
          <w:rPr>
            <w:rFonts w:cs="Arial"/>
            <w:b/>
            <w:bCs/>
          </w:rPr>
          <w:t>Consents</w:t>
        </w:r>
        <w:r w:rsidRPr="00367B5F">
          <w:rPr>
            <w:rFonts w:cs="Arial"/>
          </w:rPr>
          <w:t>" means any approvals,</w:t>
        </w:r>
      </w:ins>
      <w:ins w:id="230" w:author="Werksmans" w:date="2025-09-01T15:17:00Z" w16du:dateUtc="2025-09-01T13:17:00Z">
        <w:r>
          <w:rPr>
            <w:rFonts w:cs="Arial"/>
          </w:rPr>
          <w:t>, orders,</w:t>
        </w:r>
      </w:ins>
      <w:ins w:id="231" w:author="Werksmans" w:date="2025-09-01T15:16:00Z" w16du:dateUtc="2025-09-01T13:16:00Z">
        <w:r w:rsidRPr="00367B5F">
          <w:rPr>
            <w:rFonts w:cs="Arial"/>
          </w:rPr>
          <w:t xml:space="preserve"> consents, licenses, permits, authorisations, clearances, grants or certificates of registration, notifications, concessions, acknowledgments, agreements,</w:t>
        </w:r>
      </w:ins>
      <w:ins w:id="232" w:author="Werksmans" w:date="2025-09-01T15:17:00Z" w16du:dateUtc="2025-09-01T13:17:00Z">
        <w:r>
          <w:rPr>
            <w:rFonts w:cs="Arial"/>
          </w:rPr>
          <w:t xml:space="preserve"> requirements,</w:t>
        </w:r>
      </w:ins>
      <w:ins w:id="233" w:author="Werksmans" w:date="2025-09-01T15:16:00Z" w16du:dateUtc="2025-09-01T13:16:00Z">
        <w:r w:rsidRPr="00367B5F">
          <w:rPr>
            <w:rFonts w:cs="Arial"/>
          </w:rPr>
          <w:t xml:space="preserve"> licenses, decisions, rulings, exemptions, filings or similar items required to be obtained from any Government Authority or other relevant entity in connection with this Agreement and for the</w:t>
        </w:r>
      </w:ins>
      <w:ins w:id="234" w:author="Werksmans" w:date="2025-09-01T15:18:00Z" w16du:dateUtc="2025-09-01T13:18:00Z">
        <w:r>
          <w:rPr>
            <w:rFonts w:cs="Arial"/>
          </w:rPr>
          <w:t xml:space="preserve"> performance of the</w:t>
        </w:r>
      </w:ins>
      <w:ins w:id="235" w:author="Werksmans" w:date="2025-09-01T15:16:00Z" w16du:dateUtc="2025-09-01T13:16:00Z">
        <w:r w:rsidRPr="00367B5F">
          <w:rPr>
            <w:rFonts w:cs="Arial"/>
          </w:rPr>
          <w:t xml:space="preserve"> </w:t>
        </w:r>
      </w:ins>
      <w:ins w:id="236" w:author="Werksmans" w:date="2025-09-01T15:17:00Z" w16du:dateUtc="2025-09-01T13:17:00Z">
        <w:r>
          <w:rPr>
            <w:rFonts w:cs="Arial"/>
          </w:rPr>
          <w:t>Services</w:t>
        </w:r>
      </w:ins>
      <w:ins w:id="237" w:author="Werksmans" w:date="2025-09-01T15:16:00Z" w16du:dateUtc="2025-09-01T13:16:00Z">
        <w:r w:rsidRPr="00367B5F">
          <w:rPr>
            <w:rFonts w:cs="Arial"/>
          </w:rPr>
          <w:t>;</w:t>
        </w:r>
      </w:ins>
    </w:p>
    <w:p w14:paraId="747213E9" w14:textId="63689D66" w:rsidR="007660EB" w:rsidRPr="00701D0B" w:rsidRDefault="002C2861" w:rsidP="007660EB">
      <w:pPr>
        <w:pStyle w:val="Clause2Sub"/>
        <w:rPr>
          <w:rFonts w:cs="Arial"/>
        </w:rPr>
      </w:pPr>
      <w:r w:rsidRPr="00701D0B">
        <w:rPr>
          <w:rFonts w:cs="Arial"/>
        </w:rPr>
        <w:t>"</w:t>
      </w:r>
      <w:r w:rsidR="007660EB" w:rsidRPr="00701D0B">
        <w:rPr>
          <w:rFonts w:cs="Arial"/>
          <w:b/>
          <w:bCs/>
        </w:rPr>
        <w:t>Customer Approved Supplier List</w:t>
      </w:r>
      <w:r w:rsidRPr="00701D0B">
        <w:rPr>
          <w:rFonts w:cs="Arial"/>
        </w:rPr>
        <w:t>"</w:t>
      </w:r>
      <w:r w:rsidR="00FF440F" w:rsidRPr="00701D0B">
        <w:rPr>
          <w:rFonts w:cs="Arial"/>
        </w:rPr>
        <w:t xml:space="preserve"> means Customer’s list of approved suppliers that must be used by the Service Provider, as more </w:t>
      </w:r>
      <w:r w:rsidR="00E42B8C" w:rsidRPr="00701D0B">
        <w:rPr>
          <w:rFonts w:cs="Arial"/>
        </w:rPr>
        <w:t xml:space="preserve">set out in Appendix C to </w:t>
      </w:r>
      <w:r w:rsidR="00E42B8C" w:rsidRPr="00701D0B">
        <w:rPr>
          <w:rFonts w:cs="Arial"/>
        </w:rPr>
        <w:lastRenderedPageBreak/>
        <w:t>the Network Build Service Schedule</w:t>
      </w:r>
      <w:r w:rsidR="00280B8B" w:rsidRPr="00701D0B">
        <w:rPr>
          <w:rFonts w:cs="Arial"/>
        </w:rPr>
        <w:t>, as may be updated by Customer from time to time</w:t>
      </w:r>
      <w:r w:rsidR="007660EB" w:rsidRPr="00701D0B">
        <w:rPr>
          <w:rFonts w:cs="Arial"/>
        </w:rPr>
        <w:t>;</w:t>
      </w:r>
    </w:p>
    <w:p w14:paraId="2A6B340E" w14:textId="7839B57C" w:rsidR="007660EB" w:rsidRPr="00701D0B" w:rsidRDefault="002C2861" w:rsidP="007660EB">
      <w:pPr>
        <w:pStyle w:val="Clause2Sub"/>
        <w:rPr>
          <w:rFonts w:cs="Arial"/>
        </w:rPr>
      </w:pPr>
      <w:r w:rsidRPr="00701D0B">
        <w:rPr>
          <w:rFonts w:cs="Arial"/>
        </w:rPr>
        <w:t>"</w:t>
      </w:r>
      <w:r w:rsidR="007660EB" w:rsidRPr="00701D0B">
        <w:rPr>
          <w:rFonts w:cs="Arial"/>
          <w:b/>
          <w:bCs/>
        </w:rPr>
        <w:t xml:space="preserve">Customer’s Code of Conduct for </w:t>
      </w:r>
      <w:r w:rsidR="00D91268" w:rsidRPr="00701D0B">
        <w:rPr>
          <w:rFonts w:cs="Arial"/>
          <w:b/>
          <w:bCs/>
        </w:rPr>
        <w:t>Service Provider</w:t>
      </w:r>
      <w:r w:rsidR="007660EB" w:rsidRPr="00701D0B">
        <w:rPr>
          <w:rFonts w:cs="Arial"/>
          <w:b/>
          <w:bCs/>
        </w:rPr>
        <w:t>s</w:t>
      </w:r>
      <w:r w:rsidRPr="00701D0B">
        <w:rPr>
          <w:rFonts w:cs="Arial"/>
        </w:rPr>
        <w:t>"</w:t>
      </w:r>
      <w:r w:rsidR="00F23308" w:rsidRPr="00701D0B">
        <w:rPr>
          <w:rFonts w:cs="Arial"/>
        </w:rPr>
        <w:t xml:space="preserve"> means Customer</w:t>
      </w:r>
      <w:r w:rsidR="00787578" w:rsidRPr="00701D0B">
        <w:rPr>
          <w:rFonts w:cs="Arial"/>
        </w:rPr>
        <w:t>’s</w:t>
      </w:r>
      <w:r w:rsidR="00F23308" w:rsidRPr="00701D0B">
        <w:rPr>
          <w:rFonts w:cs="Arial"/>
        </w:rPr>
        <w:t xml:space="preserve"> Code of Conduct </w:t>
      </w:r>
      <w:r w:rsidR="00787578" w:rsidRPr="00701D0B">
        <w:rPr>
          <w:rFonts w:cs="Arial"/>
        </w:rPr>
        <w:t xml:space="preserve">that Service Provider must adhere to in providing the Services, </w:t>
      </w:r>
      <w:r w:rsidR="00F23308" w:rsidRPr="00701D0B">
        <w:rPr>
          <w:rFonts w:cs="Arial"/>
        </w:rPr>
        <w:t>as more fully set out in Appendix E to the Network Build Service Schedule</w:t>
      </w:r>
      <w:r w:rsidR="00280B8B" w:rsidRPr="00701D0B">
        <w:rPr>
          <w:rFonts w:cs="Arial"/>
        </w:rPr>
        <w:t>, as may be updated by Customer from time to time</w:t>
      </w:r>
      <w:r w:rsidR="00F23308" w:rsidRPr="00701D0B">
        <w:rPr>
          <w:rFonts w:cs="Arial"/>
        </w:rPr>
        <w:t>;</w:t>
      </w:r>
    </w:p>
    <w:p w14:paraId="17A2E6A4" w14:textId="195D55B6" w:rsidR="00AF77B6" w:rsidRPr="00701D0B" w:rsidRDefault="00AF77B6" w:rsidP="00AF77B6">
      <w:pPr>
        <w:pStyle w:val="Clause2Sub"/>
        <w:rPr>
          <w:rFonts w:cs="Arial"/>
        </w:rPr>
      </w:pPr>
      <w:r w:rsidRPr="00701D0B">
        <w:rPr>
          <w:rFonts w:cs="Arial"/>
        </w:rPr>
        <w:t>"</w:t>
      </w:r>
      <w:r w:rsidRPr="00701D0B">
        <w:rPr>
          <w:rFonts w:cs="Arial"/>
          <w:b/>
          <w:bCs/>
        </w:rPr>
        <w:t>Customer Data</w:t>
      </w:r>
      <w:r w:rsidRPr="00701D0B">
        <w:rPr>
          <w:rFonts w:cs="Arial"/>
        </w:rPr>
        <w:t>" or "</w:t>
      </w:r>
      <w:r w:rsidRPr="00701D0B">
        <w:rPr>
          <w:rFonts w:cs="Arial"/>
          <w:b/>
        </w:rPr>
        <w:t>Data</w:t>
      </w:r>
      <w:r w:rsidRPr="00701D0B">
        <w:rPr>
          <w:rFonts w:cs="Arial"/>
        </w:rPr>
        <w:t>"</w:t>
      </w:r>
      <w:r w:rsidRPr="00701D0B">
        <w:rPr>
          <w:rFonts w:cs="Arial"/>
          <w:b/>
        </w:rPr>
        <w:t xml:space="preserve"> </w:t>
      </w:r>
      <w:r w:rsidRPr="00701D0B">
        <w:rPr>
          <w:rFonts w:cs="Arial"/>
        </w:rPr>
        <w:t>means any data of the Customer, including all personal information (as defined in relevant Data Protection Laws) supplied to the Service Provider by the Customer</w:t>
      </w:r>
      <w:r w:rsidR="00787578" w:rsidRPr="00701D0B">
        <w:rPr>
          <w:rFonts w:cs="Arial"/>
        </w:rPr>
        <w:t xml:space="preserve"> or End Users</w:t>
      </w:r>
      <w:r w:rsidRPr="00701D0B">
        <w:rPr>
          <w:rFonts w:cs="Arial"/>
        </w:rPr>
        <w:t xml:space="preserve">, or </w:t>
      </w:r>
      <w:r w:rsidR="00787578" w:rsidRPr="00701D0B">
        <w:rPr>
          <w:rFonts w:cs="Arial"/>
        </w:rPr>
        <w:t>p</w:t>
      </w:r>
      <w:r w:rsidRPr="00701D0B">
        <w:rPr>
          <w:rFonts w:cs="Arial"/>
        </w:rPr>
        <w:t>rocessed on behalf of the Customer by the Service Provider;</w:t>
      </w:r>
    </w:p>
    <w:p w14:paraId="43FA9EFB" w14:textId="1DA91C09" w:rsidR="00964502" w:rsidRPr="00F92FAC" w:rsidRDefault="00964502" w:rsidP="00964502">
      <w:pPr>
        <w:pStyle w:val="Clause2Sub"/>
        <w:rPr>
          <w:rFonts w:cs="Arial"/>
        </w:rPr>
      </w:pPr>
      <w:r w:rsidRPr="00F92FAC">
        <w:rPr>
          <w:rFonts w:cs="Arial"/>
        </w:rPr>
        <w:t>"</w:t>
      </w:r>
      <w:r w:rsidRPr="00F92FAC">
        <w:rPr>
          <w:rFonts w:cs="Arial"/>
          <w:b/>
          <w:bCs/>
        </w:rPr>
        <w:t xml:space="preserve">Customer </w:t>
      </w:r>
      <w:r w:rsidR="009C797A" w:rsidRPr="00F92FAC">
        <w:rPr>
          <w:rFonts w:cs="Arial"/>
          <w:b/>
          <w:bCs/>
        </w:rPr>
        <w:t>Equipment</w:t>
      </w:r>
      <w:r w:rsidRPr="00F92FAC">
        <w:rPr>
          <w:rFonts w:cs="Arial"/>
        </w:rPr>
        <w:t xml:space="preserve">" means </w:t>
      </w:r>
      <w:r w:rsidR="00A97747" w:rsidRPr="00F92FAC">
        <w:rPr>
          <w:rFonts w:cs="Arial"/>
        </w:rPr>
        <w:t>the</w:t>
      </w:r>
      <w:r w:rsidRPr="00F92FAC">
        <w:rPr>
          <w:rFonts w:cs="Arial"/>
        </w:rPr>
        <w:t xml:space="preserve"> </w:t>
      </w:r>
      <w:r w:rsidRPr="00F92FAC">
        <w:rPr>
          <w:rFonts w:cs="Arial"/>
          <w:bCs/>
        </w:rPr>
        <w:t xml:space="preserve">ONT </w:t>
      </w:r>
      <w:r w:rsidR="00A97747" w:rsidRPr="00F92FAC">
        <w:rPr>
          <w:rFonts w:cs="Arial"/>
          <w:bCs/>
        </w:rPr>
        <w:t>D</w:t>
      </w:r>
      <w:r w:rsidRPr="00F92FAC">
        <w:rPr>
          <w:rFonts w:cs="Arial"/>
        </w:rPr>
        <w:t>evice</w:t>
      </w:r>
      <w:r w:rsidR="009C797A" w:rsidRPr="00F92FAC">
        <w:rPr>
          <w:rFonts w:cs="Arial"/>
        </w:rPr>
        <w:t xml:space="preserve"> and any other equipment, devices or stock provided by the Customer to the Service Provider to be used as part of the Services</w:t>
      </w:r>
      <w:r w:rsidRPr="00F92FAC">
        <w:rPr>
          <w:rFonts w:cs="Arial"/>
        </w:rPr>
        <w:t>;</w:t>
      </w:r>
    </w:p>
    <w:p w14:paraId="3BB796F7" w14:textId="0CF783A1" w:rsidR="004E19D3" w:rsidRPr="00701D0B" w:rsidRDefault="004E19D3" w:rsidP="004E19D3">
      <w:pPr>
        <w:pStyle w:val="Clause2Sub"/>
        <w:rPr>
          <w:rFonts w:cs="Arial"/>
        </w:rPr>
      </w:pPr>
      <w:r w:rsidRPr="00701D0B">
        <w:rPr>
          <w:rFonts w:cs="Arial"/>
        </w:rPr>
        <w:t>"</w:t>
      </w:r>
      <w:r w:rsidRPr="00701D0B">
        <w:rPr>
          <w:rFonts w:cs="Arial"/>
          <w:b/>
          <w:bCs/>
        </w:rPr>
        <w:t>Customer Network</w:t>
      </w:r>
      <w:r w:rsidRPr="00701D0B">
        <w:rPr>
          <w:rFonts w:cs="Arial"/>
        </w:rPr>
        <w:t>"</w:t>
      </w:r>
      <w:r w:rsidR="00787578" w:rsidRPr="00701D0B">
        <w:rPr>
          <w:rFonts w:cs="Arial"/>
        </w:rPr>
        <w:t xml:space="preserve"> means</w:t>
      </w:r>
      <w:r w:rsidR="003A33C3" w:rsidRPr="00701D0B">
        <w:rPr>
          <w:rFonts w:cs="Arial"/>
        </w:rPr>
        <w:t xml:space="preserve"> </w:t>
      </w:r>
      <w:r w:rsidR="00D259F4" w:rsidRPr="00701D0B">
        <w:rPr>
          <w:rFonts w:cs="Arial"/>
        </w:rPr>
        <w:t>telecommunication and any other infrastructure, equipment and technologies that is used by the Customer to provide connectivity services</w:t>
      </w:r>
      <w:r w:rsidR="00E375A7" w:rsidRPr="00701D0B">
        <w:rPr>
          <w:rFonts w:cs="Arial"/>
        </w:rPr>
        <w:t>, which includes the Fiber Network</w:t>
      </w:r>
      <w:r w:rsidR="00EF0F2C" w:rsidRPr="00701D0B">
        <w:rPr>
          <w:rFonts w:cs="Arial"/>
        </w:rPr>
        <w:t>;</w:t>
      </w:r>
    </w:p>
    <w:p w14:paraId="6969FBCE" w14:textId="74F63FBC" w:rsidR="004E19D3" w:rsidRPr="00701D0B" w:rsidRDefault="004E19D3" w:rsidP="00037D87">
      <w:pPr>
        <w:pStyle w:val="Clause2Sub"/>
        <w:rPr>
          <w:rFonts w:cs="Arial"/>
        </w:rPr>
      </w:pPr>
      <w:bookmarkStart w:id="238" w:name="_Hlk148945623"/>
      <w:r w:rsidRPr="00701D0B">
        <w:rPr>
          <w:rFonts w:cs="Arial"/>
        </w:rPr>
        <w:t>"</w:t>
      </w:r>
      <w:r w:rsidRPr="00701D0B">
        <w:rPr>
          <w:rFonts w:cs="Arial"/>
          <w:b/>
        </w:rPr>
        <w:t>Customer Specifications</w:t>
      </w:r>
      <w:r w:rsidRPr="00701D0B">
        <w:rPr>
          <w:rFonts w:cs="Arial"/>
        </w:rPr>
        <w:t>"</w:t>
      </w:r>
      <w:r w:rsidRPr="00701D0B">
        <w:rPr>
          <w:rFonts w:cs="Arial"/>
          <w:b/>
        </w:rPr>
        <w:t xml:space="preserve"> </w:t>
      </w:r>
      <w:r w:rsidRPr="00701D0B">
        <w:rPr>
          <w:rFonts w:cs="Arial"/>
        </w:rPr>
        <w:t xml:space="preserve">means </w:t>
      </w:r>
      <w:r w:rsidR="002D4553" w:rsidRPr="00701D0B">
        <w:rPr>
          <w:rFonts w:cs="Arial"/>
        </w:rPr>
        <w:t>Customer’s build architecture</w:t>
      </w:r>
      <w:ins w:id="239" w:author="Werksmans" w:date="2025-09-01T16:29:00Z" w16du:dateUtc="2025-09-01T14:29:00Z">
        <w:r w:rsidR="00C07D13">
          <w:rPr>
            <w:rFonts w:cs="Arial"/>
          </w:rPr>
          <w:t>, requirements,</w:t>
        </w:r>
      </w:ins>
      <w:del w:id="240" w:author="Werksmans" w:date="2025-09-01T16:29:00Z" w16du:dateUtc="2025-09-01T14:29:00Z">
        <w:r w:rsidR="002D4553" w:rsidRPr="00701D0B" w:rsidDel="00C07D13">
          <w:rPr>
            <w:rFonts w:cs="Arial"/>
          </w:rPr>
          <w:delText xml:space="preserve"> /</w:delText>
        </w:r>
      </w:del>
      <w:r w:rsidR="002D4553" w:rsidRPr="00701D0B">
        <w:rPr>
          <w:rFonts w:cs="Arial"/>
        </w:rPr>
        <w:t xml:space="preserve"> </w:t>
      </w:r>
      <w:r w:rsidR="00921CC0" w:rsidRPr="00701D0B">
        <w:rPr>
          <w:rFonts w:cs="Arial"/>
        </w:rPr>
        <w:t>g</w:t>
      </w:r>
      <w:r w:rsidR="002D4553" w:rsidRPr="00701D0B">
        <w:rPr>
          <w:rFonts w:cs="Arial"/>
        </w:rPr>
        <w:t>uidelines</w:t>
      </w:r>
      <w:ins w:id="241" w:author="Werksmans" w:date="2025-09-01T16:29:00Z" w16du:dateUtc="2025-09-01T14:29:00Z">
        <w:r w:rsidR="00C07D13">
          <w:rPr>
            <w:rFonts w:cs="Arial"/>
          </w:rPr>
          <w:t xml:space="preserve"> and specification</w:t>
        </w:r>
      </w:ins>
      <w:r w:rsidR="00921CC0" w:rsidRPr="00701D0B">
        <w:rPr>
          <w:rFonts w:cs="Arial"/>
        </w:rPr>
        <w:t xml:space="preserve"> </w:t>
      </w:r>
      <w:r w:rsidRPr="00701D0B">
        <w:rPr>
          <w:rFonts w:cs="Arial"/>
        </w:rPr>
        <w:t xml:space="preserve">in accordance with which the </w:t>
      </w:r>
      <w:r w:rsidR="00921CC0" w:rsidRPr="00701D0B">
        <w:rPr>
          <w:rFonts w:cs="Arial"/>
        </w:rPr>
        <w:t xml:space="preserve">Service Provider </w:t>
      </w:r>
      <w:del w:id="242" w:author="Werksmans" w:date="2025-09-01T16:29:00Z" w16du:dateUtc="2025-09-01T14:29:00Z">
        <w:r w:rsidR="00921CC0" w:rsidRPr="00701D0B" w:rsidDel="00C07D13">
          <w:rPr>
            <w:rFonts w:cs="Arial"/>
          </w:rPr>
          <w:delText xml:space="preserve">must </w:delText>
        </w:r>
      </w:del>
      <w:ins w:id="243" w:author="Werksmans" w:date="2025-09-01T16:29:00Z" w16du:dateUtc="2025-09-01T14:29:00Z">
        <w:r w:rsidR="00C07D13">
          <w:rPr>
            <w:rFonts w:cs="Arial"/>
          </w:rPr>
          <w:t>shall</w:t>
        </w:r>
        <w:r w:rsidR="00C07D13" w:rsidRPr="00701D0B">
          <w:rPr>
            <w:rFonts w:cs="Arial"/>
          </w:rPr>
          <w:t xml:space="preserve"> </w:t>
        </w:r>
      </w:ins>
      <w:r w:rsidR="00921CC0" w:rsidRPr="00701D0B">
        <w:rPr>
          <w:rFonts w:cs="Arial"/>
        </w:rPr>
        <w:t>provide the Services</w:t>
      </w:r>
      <w:r w:rsidRPr="00701D0B">
        <w:rPr>
          <w:rFonts w:cs="Arial"/>
        </w:rPr>
        <w:t>,</w:t>
      </w:r>
      <w:r w:rsidR="00D43419" w:rsidRPr="00701D0B">
        <w:rPr>
          <w:rFonts w:cs="Arial"/>
        </w:rPr>
        <w:t xml:space="preserve"> as</w:t>
      </w:r>
      <w:ins w:id="244" w:author="Werksmans" w:date="2025-09-01T16:31:00Z" w16du:dateUtc="2025-09-01T14:31:00Z">
        <w:r w:rsidR="00C07D13">
          <w:rPr>
            <w:rFonts w:cs="Arial"/>
          </w:rPr>
          <w:t xml:space="preserve"> annexed to this Agreement and as</w:t>
        </w:r>
      </w:ins>
      <w:r w:rsidR="00D43419" w:rsidRPr="00701D0B">
        <w:rPr>
          <w:rFonts w:cs="Arial"/>
        </w:rPr>
        <w:t xml:space="preserve"> provided</w:t>
      </w:r>
      <w:ins w:id="245" w:author="Werksmans" w:date="2025-09-01T16:31:00Z" w16du:dateUtc="2025-09-01T14:31:00Z">
        <w:r w:rsidR="00C07D13">
          <w:rPr>
            <w:rFonts w:cs="Arial"/>
          </w:rPr>
          <w:t xml:space="preserve"> and updated</w:t>
        </w:r>
      </w:ins>
      <w:r w:rsidR="00D43419" w:rsidRPr="00701D0B">
        <w:rPr>
          <w:rFonts w:cs="Arial"/>
        </w:rPr>
        <w:t xml:space="preserve"> by Custom</w:t>
      </w:r>
      <w:r w:rsidR="00B47ADE" w:rsidRPr="00701D0B">
        <w:rPr>
          <w:rFonts w:cs="Arial"/>
        </w:rPr>
        <w:t xml:space="preserve">er </w:t>
      </w:r>
      <w:r w:rsidR="0059161B" w:rsidRPr="00701D0B">
        <w:rPr>
          <w:rFonts w:cs="Arial"/>
        </w:rPr>
        <w:t xml:space="preserve">to Service Provider </w:t>
      </w:r>
      <w:r w:rsidR="00B47ADE" w:rsidRPr="00701D0B">
        <w:rPr>
          <w:rFonts w:cs="Arial"/>
        </w:rPr>
        <w:t>in writing</w:t>
      </w:r>
      <w:ins w:id="246" w:author="Werksmans" w:date="2025-09-01T16:31:00Z" w16du:dateUtc="2025-09-01T14:31:00Z">
        <w:r w:rsidR="00C07D13">
          <w:rPr>
            <w:rFonts w:cs="Arial"/>
          </w:rPr>
          <w:t xml:space="preserve"> from time to time</w:t>
        </w:r>
      </w:ins>
      <w:r w:rsidRPr="00701D0B">
        <w:rPr>
          <w:rFonts w:cs="Arial"/>
        </w:rPr>
        <w:t>;</w:t>
      </w:r>
      <w:bookmarkEnd w:id="238"/>
    </w:p>
    <w:p w14:paraId="55AFDC18" w14:textId="7C686179" w:rsidR="004E19D3" w:rsidRPr="00701D0B" w:rsidDel="00DE1467" w:rsidRDefault="004E19D3" w:rsidP="004E19D3">
      <w:pPr>
        <w:pStyle w:val="Clause2Sub"/>
        <w:rPr>
          <w:moveFrom w:id="247" w:author="Werksmans" w:date="2025-09-01T15:20:00Z" w16du:dateUtc="2025-09-01T13:20:00Z"/>
          <w:rFonts w:cs="Arial"/>
        </w:rPr>
      </w:pPr>
      <w:moveFromRangeStart w:id="248" w:author="Werksmans" w:date="2025-09-01T15:20:00Z" w:name="move207632458"/>
      <w:moveFrom w:id="249" w:author="Werksmans" w:date="2025-09-01T15:20:00Z" w16du:dateUtc="2025-09-01T13:20:00Z">
        <w:r w:rsidRPr="00701D0B" w:rsidDel="00DE1467">
          <w:rPr>
            <w:rFonts w:cs="Arial"/>
          </w:rPr>
          <w:t>"</w:t>
        </w:r>
        <w:r w:rsidRPr="00701D0B" w:rsidDel="00DE1467">
          <w:rPr>
            <w:rFonts w:cs="Arial"/>
            <w:b/>
          </w:rPr>
          <w:t>Dwelling Unit</w:t>
        </w:r>
        <w:r w:rsidRPr="00701D0B" w:rsidDel="00DE1467">
          <w:rPr>
            <w:rFonts w:cs="Arial"/>
          </w:rPr>
          <w:t>" means a structure or the part of a structure that is used</w:t>
        </w:r>
        <w:r w:rsidR="00E67B47" w:rsidRPr="00701D0B" w:rsidDel="00DE1467">
          <w:rPr>
            <w:rFonts w:cs="Arial"/>
          </w:rPr>
          <w:t xml:space="preserve"> for business purposes or</w:t>
        </w:r>
        <w:r w:rsidRPr="00701D0B" w:rsidDel="00DE1467">
          <w:rPr>
            <w:rFonts w:cs="Arial"/>
          </w:rPr>
          <w:t xml:space="preserve"> as a home, residence or sleeping place by one person who maintains a household</w:t>
        </w:r>
        <w:r w:rsidR="008465C8" w:rsidRPr="00701D0B" w:rsidDel="00DE1467">
          <w:rPr>
            <w:rFonts w:cs="Arial"/>
          </w:rPr>
          <w:t>,</w:t>
        </w:r>
        <w:r w:rsidRPr="00701D0B" w:rsidDel="00DE1467">
          <w:rPr>
            <w:rFonts w:cs="Arial"/>
          </w:rPr>
          <w:t xml:space="preserve"> or by two or more persons who maintain a common household;</w:t>
        </w:r>
      </w:moveFrom>
    </w:p>
    <w:moveFromRangeEnd w:id="248"/>
    <w:p w14:paraId="6F3F7014" w14:textId="0C6BA545" w:rsidR="00AF77B6" w:rsidRPr="00701D0B" w:rsidRDefault="00AF77B6" w:rsidP="00807619">
      <w:pPr>
        <w:pStyle w:val="Clause2Sub"/>
        <w:rPr>
          <w:rFonts w:cs="Arial"/>
          <w:spacing w:val="1"/>
        </w:rPr>
      </w:pPr>
      <w:r w:rsidRPr="00701D0B">
        <w:rPr>
          <w:rFonts w:cs="Arial"/>
        </w:rPr>
        <w:t>"</w:t>
      </w:r>
      <w:r w:rsidRPr="00701D0B">
        <w:rPr>
          <w:rFonts w:cs="Arial"/>
          <w:b/>
        </w:rPr>
        <w:t>Data Protection Laws</w:t>
      </w:r>
      <w:r w:rsidRPr="00701D0B">
        <w:rPr>
          <w:rFonts w:cs="Arial"/>
        </w:rPr>
        <w:t>"</w:t>
      </w:r>
      <w:r w:rsidRPr="00701D0B">
        <w:rPr>
          <w:rFonts w:cs="Arial"/>
          <w:b/>
        </w:rPr>
        <w:t xml:space="preserve"> </w:t>
      </w:r>
      <w:r w:rsidRPr="00701D0B">
        <w:rPr>
          <w:rFonts w:cs="Arial"/>
        </w:rPr>
        <w:t xml:space="preserve">means the data protection and privacy laws that apply to the </w:t>
      </w:r>
      <w:r w:rsidR="00807619" w:rsidRPr="00701D0B">
        <w:rPr>
          <w:rFonts w:cs="Arial"/>
        </w:rPr>
        <w:t>P</w:t>
      </w:r>
      <w:r w:rsidRPr="00701D0B">
        <w:rPr>
          <w:rFonts w:cs="Arial"/>
        </w:rPr>
        <w:t xml:space="preserve">rocessing of personal information, including without limitation, the </w:t>
      </w:r>
      <w:r w:rsidRPr="00701D0B">
        <w:rPr>
          <w:rFonts w:cs="Arial"/>
          <w:i/>
          <w:iCs/>
        </w:rPr>
        <w:t>Protection of Personal Information Act, 2013</w:t>
      </w:r>
      <w:r w:rsidRPr="00701D0B">
        <w:rPr>
          <w:rFonts w:cs="Arial"/>
        </w:rPr>
        <w:t xml:space="preserve"> (</w:t>
      </w:r>
      <w:ins w:id="250" w:author="Werksmans" w:date="2025-09-01T16:29:00Z" w16du:dateUtc="2025-09-01T14:29:00Z">
        <w:r w:rsidR="00C07D13">
          <w:rPr>
            <w:rFonts w:cs="Arial"/>
          </w:rPr>
          <w:t>"</w:t>
        </w:r>
      </w:ins>
      <w:del w:id="251" w:author="Werksmans" w:date="2025-09-01T16:29:00Z" w16du:dateUtc="2025-09-01T14:29:00Z">
        <w:r w:rsidRPr="00701D0B" w:rsidDel="00C07D13">
          <w:rPr>
            <w:rFonts w:cs="Arial"/>
          </w:rPr>
          <w:delText>“</w:delText>
        </w:r>
      </w:del>
      <w:r w:rsidRPr="00701D0B">
        <w:rPr>
          <w:rFonts w:cs="Arial"/>
          <w:b/>
        </w:rPr>
        <w:t>POPIA</w:t>
      </w:r>
      <w:del w:id="252" w:author="Werksmans" w:date="2025-09-01T16:29:00Z" w16du:dateUtc="2025-09-01T14:29:00Z">
        <w:r w:rsidRPr="00701D0B" w:rsidDel="00C07D13">
          <w:rPr>
            <w:rFonts w:cs="Arial"/>
          </w:rPr>
          <w:delText>”</w:delText>
        </w:r>
      </w:del>
      <w:ins w:id="253" w:author="Werksmans" w:date="2025-09-01T16:29:00Z" w16du:dateUtc="2025-09-01T14:29:00Z">
        <w:r w:rsidR="00C07D13">
          <w:rPr>
            <w:rFonts w:cs="Arial"/>
          </w:rPr>
          <w:t>"</w:t>
        </w:r>
      </w:ins>
      <w:r w:rsidRPr="00701D0B">
        <w:rPr>
          <w:rFonts w:cs="Arial"/>
        </w:rPr>
        <w:t xml:space="preserve">) and any other </w:t>
      </w:r>
      <w:ins w:id="254" w:author="Werksmans" w:date="2025-09-01T16:29:00Z" w16du:dateUtc="2025-09-01T14:29:00Z">
        <w:r w:rsidR="00C07D13">
          <w:rPr>
            <w:rFonts w:cs="Arial"/>
          </w:rPr>
          <w:t>Applicable L</w:t>
        </w:r>
      </w:ins>
      <w:del w:id="255" w:author="Werksmans" w:date="2025-09-01T16:29:00Z" w16du:dateUtc="2025-09-01T14:29:00Z">
        <w:r w:rsidRPr="00701D0B" w:rsidDel="00C07D13">
          <w:rPr>
            <w:rFonts w:cs="Arial"/>
          </w:rPr>
          <w:delText>l</w:delText>
        </w:r>
      </w:del>
      <w:r w:rsidRPr="00701D0B">
        <w:rPr>
          <w:rFonts w:cs="Arial"/>
        </w:rPr>
        <w:t>aw which governs the protection of personal information in the jurisdiction where the Services are provided;</w:t>
      </w:r>
    </w:p>
    <w:p w14:paraId="19B3893B" w14:textId="2386347C" w:rsidR="00DE1467" w:rsidRPr="00DE1467" w:rsidRDefault="00DE1467" w:rsidP="00DE1467">
      <w:pPr>
        <w:pStyle w:val="Clause2Sub"/>
        <w:rPr>
          <w:ins w:id="256" w:author="Werksmans" w:date="2025-09-01T15:19:00Z" w16du:dateUtc="2025-09-01T13:19:00Z"/>
          <w:rFonts w:cs="Arial"/>
        </w:rPr>
      </w:pPr>
      <w:ins w:id="257" w:author="Werksmans" w:date="2025-09-01T15:19:00Z" w16du:dateUtc="2025-09-01T13:19:00Z">
        <w:r w:rsidRPr="00DE1467">
          <w:rPr>
            <w:rFonts w:cs="Arial"/>
          </w:rPr>
          <w:t>"</w:t>
        </w:r>
        <w:r w:rsidRPr="00DE1467">
          <w:rPr>
            <w:rFonts w:cs="Arial"/>
            <w:b/>
            <w:bCs/>
          </w:rPr>
          <w:t>Defects Liability Period</w:t>
        </w:r>
        <w:r w:rsidRPr="00DE1467">
          <w:rPr>
            <w:rFonts w:cs="Arial"/>
          </w:rPr>
          <w:t>" means 12 months from the date of</w:t>
        </w:r>
      </w:ins>
      <w:ins w:id="258" w:author="Werksmans" w:date="2025-09-01T15:20:00Z" w16du:dateUtc="2025-09-01T13:20:00Z">
        <w:r>
          <w:rPr>
            <w:rFonts w:cs="Arial"/>
          </w:rPr>
          <w:t xml:space="preserve"> issuance of</w:t>
        </w:r>
      </w:ins>
      <w:ins w:id="259" w:author="Werksmans" w:date="2025-09-01T15:19:00Z" w16du:dateUtc="2025-09-01T13:19:00Z">
        <w:r w:rsidRPr="00DE1467">
          <w:rPr>
            <w:rFonts w:cs="Arial"/>
          </w:rPr>
          <w:t xml:space="preserve"> </w:t>
        </w:r>
      </w:ins>
      <w:ins w:id="260" w:author="Werksmans" w:date="2025-09-01T15:20:00Z" w16du:dateUtc="2025-09-01T13:20:00Z">
        <w:r>
          <w:rPr>
            <w:rFonts w:cs="Arial"/>
          </w:rPr>
          <w:t>each Completion Checklist</w:t>
        </w:r>
      </w:ins>
      <w:ins w:id="261" w:author="Werksmans" w:date="2025-09-01T15:19:00Z" w16du:dateUtc="2025-09-01T13:19:00Z">
        <w:r w:rsidRPr="00DE1467">
          <w:rPr>
            <w:rFonts w:cs="Arial"/>
          </w:rPr>
          <w:t>;</w:t>
        </w:r>
      </w:ins>
    </w:p>
    <w:p w14:paraId="1D2B6877" w14:textId="77777777" w:rsidR="00DE1467" w:rsidRPr="00DE1467" w:rsidRDefault="00DE1467" w:rsidP="00DE1467">
      <w:pPr>
        <w:pStyle w:val="Clause2Sub"/>
        <w:rPr>
          <w:rFonts w:cs="Arial"/>
        </w:rPr>
      </w:pPr>
      <w:moveToRangeStart w:id="262" w:author="Werksmans" w:date="2025-09-01T15:20:00Z" w:name="move207632458"/>
      <w:r w:rsidRPr="00DE1467">
        <w:rPr>
          <w:rFonts w:cs="Arial"/>
        </w:rPr>
        <w:lastRenderedPageBreak/>
        <w:t>"</w:t>
      </w:r>
      <w:r w:rsidRPr="00DE1467">
        <w:rPr>
          <w:rFonts w:cs="Arial"/>
          <w:b/>
          <w:bCs/>
        </w:rPr>
        <w:t>Dwelling Unit</w:t>
      </w:r>
      <w:r w:rsidRPr="00DE1467">
        <w:rPr>
          <w:rFonts w:cs="Arial"/>
        </w:rPr>
        <w:t>" means a structure or the part of a structure that is used for business purposes or as a home, residence or sleeping place by one person who maintains a household, or by two or more persons who maintain a common household;</w:t>
      </w:r>
    </w:p>
    <w:moveToRangeEnd w:id="262"/>
    <w:p w14:paraId="367156D9" w14:textId="6D519289" w:rsidR="00EA6C60" w:rsidRPr="00701D0B" w:rsidRDefault="00EA6C60" w:rsidP="00EA6C60">
      <w:pPr>
        <w:pStyle w:val="Clause2Sub"/>
        <w:rPr>
          <w:rFonts w:cs="Arial"/>
        </w:rPr>
      </w:pPr>
      <w:r w:rsidRPr="00701D0B">
        <w:rPr>
          <w:rFonts w:cs="Arial"/>
        </w:rPr>
        <w:t>"</w:t>
      </w:r>
      <w:r w:rsidRPr="00701D0B">
        <w:rPr>
          <w:rFonts w:cs="Arial"/>
          <w:b/>
        </w:rPr>
        <w:t>End User</w:t>
      </w:r>
      <w:r w:rsidRPr="00701D0B">
        <w:rPr>
          <w:rFonts w:cs="Arial"/>
        </w:rPr>
        <w:t xml:space="preserve">" means the ultimate user of the Service/s, which may be the Customer itself for its own internal purposes; </w:t>
      </w:r>
    </w:p>
    <w:p w14:paraId="38BA91C3" w14:textId="132D17BF" w:rsidR="00AF77B6" w:rsidRPr="00701D0B" w:rsidRDefault="00AF77B6" w:rsidP="005A2B6C">
      <w:pPr>
        <w:pStyle w:val="Clause2Sub"/>
        <w:rPr>
          <w:rFonts w:cs="Arial"/>
        </w:rPr>
      </w:pPr>
      <w:r w:rsidRPr="00701D0B">
        <w:rPr>
          <w:rFonts w:cs="Arial"/>
          <w:bCs/>
        </w:rPr>
        <w:t>"</w:t>
      </w:r>
      <w:r w:rsidRPr="00701D0B">
        <w:rPr>
          <w:rFonts w:cs="Arial"/>
          <w:b/>
        </w:rPr>
        <w:t>Fees</w:t>
      </w:r>
      <w:r w:rsidRPr="00701D0B">
        <w:rPr>
          <w:rFonts w:cs="Arial"/>
          <w:bCs/>
        </w:rPr>
        <w:t>"</w:t>
      </w:r>
      <w:r w:rsidRPr="00701D0B">
        <w:rPr>
          <w:rFonts w:cs="Arial"/>
        </w:rPr>
        <w:t xml:space="preserve"> means the fees and charges payable by the Customer to the Service Provider hereunder as consideration for the Service Provider’s provision of the Services, determined in accordance with the terms of this Agreement and specified in the applicable </w:t>
      </w:r>
      <w:r w:rsidR="005A2B6C" w:rsidRPr="00701D0B">
        <w:rPr>
          <w:rFonts w:cs="Arial"/>
        </w:rPr>
        <w:t>Service Schedule</w:t>
      </w:r>
      <w:r w:rsidRPr="00701D0B">
        <w:rPr>
          <w:rFonts w:cs="Arial"/>
        </w:rPr>
        <w:t>;</w:t>
      </w:r>
    </w:p>
    <w:p w14:paraId="3EF0E4A9" w14:textId="4AC7C877" w:rsidR="00780C66" w:rsidRPr="00701D0B" w:rsidRDefault="00780C66" w:rsidP="00C052A8">
      <w:pPr>
        <w:pStyle w:val="Clause2Sub"/>
        <w:rPr>
          <w:rFonts w:cs="Arial"/>
        </w:rPr>
      </w:pPr>
      <w:r w:rsidRPr="00701D0B">
        <w:rPr>
          <w:rFonts w:cs="Arial"/>
        </w:rPr>
        <w:t>"</w:t>
      </w:r>
      <w:r w:rsidR="00FE5666" w:rsidRPr="00701D0B">
        <w:rPr>
          <w:rFonts w:cs="Arial"/>
          <w:b/>
          <w:bCs/>
        </w:rPr>
        <w:t>Fiber</w:t>
      </w:r>
      <w:r w:rsidRPr="00701D0B">
        <w:rPr>
          <w:rFonts w:cs="Arial"/>
          <w:b/>
          <w:bCs/>
        </w:rPr>
        <w:t xml:space="preserve"> Network</w:t>
      </w:r>
      <w:r w:rsidRPr="00701D0B">
        <w:rPr>
          <w:rFonts w:cs="Arial"/>
        </w:rPr>
        <w:t>" mean</w:t>
      </w:r>
      <w:r w:rsidR="00512FB4" w:rsidRPr="00701D0B">
        <w:rPr>
          <w:rFonts w:cs="Arial"/>
        </w:rPr>
        <w:t>s</w:t>
      </w:r>
      <w:r w:rsidRPr="00701D0B">
        <w:rPr>
          <w:rFonts w:cs="Arial"/>
        </w:rPr>
        <w:t xml:space="preserve"> the </w:t>
      </w:r>
      <w:r w:rsidR="00FE5666" w:rsidRPr="00701D0B">
        <w:rPr>
          <w:rFonts w:cs="Arial"/>
        </w:rPr>
        <w:t>fiber</w:t>
      </w:r>
      <w:r w:rsidRPr="00701D0B">
        <w:rPr>
          <w:rFonts w:cs="Arial"/>
        </w:rPr>
        <w:t xml:space="preserve"> network t</w:t>
      </w:r>
      <w:r w:rsidR="00512FB4" w:rsidRPr="00701D0B">
        <w:rPr>
          <w:rFonts w:cs="Arial"/>
        </w:rPr>
        <w:t>o</w:t>
      </w:r>
      <w:r w:rsidRPr="00701D0B">
        <w:rPr>
          <w:rFonts w:cs="Arial"/>
        </w:rPr>
        <w:t xml:space="preserve"> be constructed by the Service Provider </w:t>
      </w:r>
      <w:r w:rsidR="00C13A74" w:rsidRPr="00701D0B">
        <w:rPr>
          <w:rFonts w:cs="Arial"/>
        </w:rPr>
        <w:t xml:space="preserve">for the Customer as part of the Services and in accordance with Network Build Service Schedule; </w:t>
      </w:r>
    </w:p>
    <w:p w14:paraId="3C099DBC" w14:textId="3ECBE34A" w:rsidR="00DE1467" w:rsidRPr="00DE1467" w:rsidRDefault="00DE1467" w:rsidP="00DE1467">
      <w:pPr>
        <w:pStyle w:val="Clause2Sub"/>
        <w:rPr>
          <w:ins w:id="263" w:author="Werksmans" w:date="2025-09-01T15:21:00Z" w16du:dateUtc="2025-09-01T13:21:00Z"/>
          <w:rFonts w:cs="Arial"/>
        </w:rPr>
      </w:pPr>
      <w:ins w:id="264" w:author="Werksmans" w:date="2025-09-01T15:21:00Z" w16du:dateUtc="2025-09-01T13:21:00Z">
        <w:r w:rsidRPr="00DE1467">
          <w:rPr>
            <w:rFonts w:cs="Arial"/>
          </w:rPr>
          <w:t>"</w:t>
        </w:r>
        <w:r w:rsidRPr="00DE1467">
          <w:rPr>
            <w:rFonts w:cs="Arial"/>
            <w:b/>
            <w:bCs/>
          </w:rPr>
          <w:t>Final Completion</w:t>
        </w:r>
        <w:r w:rsidRPr="00DE1467">
          <w:rPr>
            <w:rFonts w:cs="Arial"/>
          </w:rPr>
          <w:t>" means that stage</w:t>
        </w:r>
      </w:ins>
      <w:ins w:id="265" w:author="Werksmans" w:date="2025-09-01T16:32:00Z" w16du:dateUtc="2025-09-01T14:32:00Z">
        <w:r w:rsidR="00C07D13">
          <w:rPr>
            <w:rFonts w:cs="Arial"/>
          </w:rPr>
          <w:t xml:space="preserve"> after the applicable Completion Checklist has been issued </w:t>
        </w:r>
      </w:ins>
      <w:ins w:id="266" w:author="Werksmans" w:date="2025-09-01T17:49:00Z" w16du:dateUtc="2025-09-01T15:49:00Z">
        <w:r w:rsidR="00C375C6">
          <w:rPr>
            <w:rFonts w:cs="Arial"/>
          </w:rPr>
          <w:t xml:space="preserve">under a Service Schedule </w:t>
        </w:r>
      </w:ins>
      <w:ins w:id="267" w:author="Werksmans" w:date="2025-09-01T16:32:00Z" w16du:dateUtc="2025-09-01T14:32:00Z">
        <w:r w:rsidR="00C07D13">
          <w:rPr>
            <w:rFonts w:cs="Arial"/>
          </w:rPr>
          <w:t>and</w:t>
        </w:r>
      </w:ins>
      <w:ins w:id="268" w:author="Werksmans" w:date="2025-09-01T15:21:00Z" w16du:dateUtc="2025-09-01T13:21:00Z">
        <w:r w:rsidRPr="00DE1467">
          <w:rPr>
            <w:rFonts w:cs="Arial"/>
          </w:rPr>
          <w:t xml:space="preserve"> when the following has occurred</w:t>
        </w:r>
      </w:ins>
      <w:ins w:id="269" w:author="Werksmans" w:date="2025-09-01T15:22:00Z" w16du:dateUtc="2025-09-01T13:22:00Z">
        <w:r>
          <w:rPr>
            <w:rFonts w:cs="Arial"/>
          </w:rPr>
          <w:t>:</w:t>
        </w:r>
      </w:ins>
    </w:p>
    <w:p w14:paraId="57F500F9" w14:textId="19E6640D" w:rsidR="00DE1467" w:rsidRPr="00DE1467" w:rsidRDefault="00C07D13" w:rsidP="00DE1467">
      <w:pPr>
        <w:pStyle w:val="Clause3Sub"/>
        <w:rPr>
          <w:ins w:id="270" w:author="Werksmans" w:date="2025-09-01T15:21:00Z" w16du:dateUtc="2025-09-01T13:21:00Z"/>
        </w:rPr>
      </w:pPr>
      <w:ins w:id="271" w:author="Werksmans" w:date="2025-09-01T16:32:00Z" w16du:dateUtc="2025-09-01T14:32:00Z">
        <w:r>
          <w:t>any</w:t>
        </w:r>
      </w:ins>
      <w:ins w:id="272" w:author="Werksmans" w:date="2025-09-01T15:21:00Z" w16du:dateUtc="2025-09-01T13:21:00Z">
        <w:r w:rsidR="00DE1467" w:rsidRPr="00DE1467">
          <w:t xml:space="preserve"> defects</w:t>
        </w:r>
      </w:ins>
      <w:ins w:id="273" w:author="Werksmans" w:date="2025-09-01T15:23:00Z" w16du:dateUtc="2025-09-01T13:23:00Z">
        <w:r w:rsidR="00DE1467">
          <w:t xml:space="preserve"> in </w:t>
        </w:r>
      </w:ins>
      <w:ins w:id="274" w:author="Werksmans" w:date="2025-09-01T16:32:00Z" w16du:dateUtc="2025-09-01T14:32:00Z">
        <w:r>
          <w:t xml:space="preserve">respect of </w:t>
        </w:r>
      </w:ins>
      <w:ins w:id="275" w:author="Werksmans" w:date="2025-09-01T15:23:00Z" w16du:dateUtc="2025-09-01T13:23:00Z">
        <w:r w:rsidR="00DE1467">
          <w:t>the Services</w:t>
        </w:r>
      </w:ins>
      <w:ins w:id="276" w:author="Werksmans" w:date="2025-09-01T15:21:00Z" w16du:dateUtc="2025-09-01T13:21:00Z">
        <w:r w:rsidR="00DE1467" w:rsidRPr="00DE1467">
          <w:t xml:space="preserve"> </w:t>
        </w:r>
      </w:ins>
      <w:ins w:id="277" w:author="Werksmans" w:date="2025-09-01T15:24:00Z" w16du:dateUtc="2025-09-01T13:24:00Z">
        <w:r w:rsidR="00DE1467">
          <w:t>notified</w:t>
        </w:r>
      </w:ins>
      <w:ins w:id="278" w:author="Werksmans" w:date="2025-09-01T16:33:00Z" w16du:dateUtc="2025-09-01T14:33:00Z">
        <w:r>
          <w:t xml:space="preserve"> by the Customer</w:t>
        </w:r>
      </w:ins>
      <w:ins w:id="279" w:author="Werksmans" w:date="2025-09-01T15:21:00Z" w16du:dateUtc="2025-09-01T13:21:00Z">
        <w:r w:rsidR="00DE1467" w:rsidRPr="00DE1467">
          <w:t xml:space="preserve"> </w:t>
        </w:r>
      </w:ins>
      <w:ins w:id="280" w:author="Werksmans" w:date="2025-09-01T15:23:00Z" w16du:dateUtc="2025-09-01T13:23:00Z">
        <w:r w:rsidR="00DE1467">
          <w:t>during</w:t>
        </w:r>
      </w:ins>
      <w:ins w:id="281" w:author="Werksmans" w:date="2025-09-01T15:21:00Z" w16du:dateUtc="2025-09-01T13:21:00Z">
        <w:r w:rsidR="00DE1467" w:rsidRPr="00DE1467">
          <w:t xml:space="preserve"> the Defects Liability Period </w:t>
        </w:r>
      </w:ins>
      <w:ins w:id="282" w:author="Werksmans" w:date="2025-09-01T16:33:00Z" w16du:dateUtc="2025-09-01T14:33:00Z">
        <w:r>
          <w:t>have been</w:t>
        </w:r>
      </w:ins>
      <w:ins w:id="283" w:author="Werksmans" w:date="2025-09-01T15:21:00Z" w16du:dateUtc="2025-09-01T13:21:00Z">
        <w:r w:rsidR="00DE1467" w:rsidRPr="00DE1467">
          <w:t xml:space="preserve"> remedied</w:t>
        </w:r>
      </w:ins>
      <w:ins w:id="284" w:author="Werksmans" w:date="2025-09-01T16:33:00Z" w16du:dateUtc="2025-09-01T14:33:00Z">
        <w:r>
          <w:t xml:space="preserve"> by the Service Provider</w:t>
        </w:r>
      </w:ins>
      <w:ins w:id="285" w:author="Werksmans" w:date="2025-09-01T15:21:00Z" w16du:dateUtc="2025-09-01T13:21:00Z">
        <w:r w:rsidR="00DE1467" w:rsidRPr="00DE1467">
          <w:t>; and</w:t>
        </w:r>
      </w:ins>
    </w:p>
    <w:p w14:paraId="6D333BD4" w14:textId="77777777" w:rsidR="00DE1467" w:rsidRPr="00DE1467" w:rsidRDefault="00DE1467" w:rsidP="00DE1467">
      <w:pPr>
        <w:pStyle w:val="Clause3Sub"/>
        <w:rPr>
          <w:ins w:id="286" w:author="Werksmans" w:date="2025-09-01T15:21:00Z" w16du:dateUtc="2025-09-01T13:21:00Z"/>
        </w:rPr>
      </w:pPr>
      <w:ins w:id="287" w:author="Werksmans" w:date="2025-09-01T15:21:00Z" w16du:dateUtc="2025-09-01T13:21:00Z">
        <w:r w:rsidRPr="00DE1467">
          <w:t>the Defects Liability Period has expired;</w:t>
        </w:r>
      </w:ins>
    </w:p>
    <w:p w14:paraId="4AF18D2B" w14:textId="72C787C7" w:rsidR="00F57E04" w:rsidRPr="00F57E04" w:rsidRDefault="00F57E04" w:rsidP="00F57E04">
      <w:pPr>
        <w:pStyle w:val="Clause2Sub"/>
        <w:rPr>
          <w:ins w:id="288" w:author="Werksmans" w:date="2025-09-01T15:28:00Z" w16du:dateUtc="2025-09-01T13:28:00Z"/>
          <w:rFonts w:cs="Arial"/>
        </w:rPr>
      </w:pPr>
      <w:ins w:id="289" w:author="Werksmans" w:date="2025-09-01T15:28:00Z" w16du:dateUtc="2025-09-01T13:28:00Z">
        <w:r w:rsidRPr="00F57E04">
          <w:rPr>
            <w:rFonts w:cs="Arial"/>
          </w:rPr>
          <w:t>"</w:t>
        </w:r>
        <w:r w:rsidRPr="00F57E04">
          <w:rPr>
            <w:rFonts w:cs="Arial"/>
            <w:b/>
            <w:bCs/>
          </w:rPr>
          <w:t>Government Authority</w:t>
        </w:r>
        <w:r w:rsidRPr="00F57E04">
          <w:rPr>
            <w:rFonts w:cs="Arial"/>
          </w:rPr>
          <w:t xml:space="preserve">" means any national, local, regional, territorial or municipal government, ministry, governmental department, commission, board, bureau, agency, instrumentality, executive, legislative, judicial or administrative body, having jurisdiction over the </w:t>
        </w:r>
        <w:r>
          <w:rPr>
            <w:rFonts w:cs="Arial"/>
          </w:rPr>
          <w:t>Services</w:t>
        </w:r>
        <w:r w:rsidRPr="00F57E04">
          <w:rPr>
            <w:rFonts w:cs="Arial"/>
          </w:rPr>
          <w:t xml:space="preserve"> and/or the </w:t>
        </w:r>
        <w:r>
          <w:rPr>
            <w:rFonts w:cs="Arial"/>
          </w:rPr>
          <w:t>Parties</w:t>
        </w:r>
        <w:r w:rsidRPr="00F57E04">
          <w:rPr>
            <w:rFonts w:cs="Arial"/>
          </w:rPr>
          <w:t>;</w:t>
        </w:r>
      </w:ins>
    </w:p>
    <w:p w14:paraId="2C17C53E" w14:textId="6F73399E" w:rsidR="00AF77B6" w:rsidRPr="00701D0B" w:rsidRDefault="00AF77B6" w:rsidP="00C052A8">
      <w:pPr>
        <w:pStyle w:val="Clause2Sub"/>
        <w:rPr>
          <w:rFonts w:cs="Arial"/>
        </w:rPr>
      </w:pPr>
      <w:r w:rsidRPr="00701D0B">
        <w:rPr>
          <w:rFonts w:cs="Arial"/>
        </w:rPr>
        <w:t>"</w:t>
      </w:r>
      <w:r w:rsidRPr="00701D0B">
        <w:rPr>
          <w:rFonts w:cs="Arial"/>
          <w:b/>
          <w:bCs/>
        </w:rPr>
        <w:t>Intellectual Property</w:t>
      </w:r>
      <w:r w:rsidRPr="00701D0B">
        <w:rPr>
          <w:rFonts w:cs="Arial"/>
        </w:rPr>
        <w:t xml:space="preserve">" means all intellectual property rights of any kind whatsoever, including without limitation, patents, trademarks, service marks, design rights, trade names, present and future copyrights, trade secrets, </w:t>
      </w:r>
      <w:r w:rsidR="002B4082" w:rsidRPr="00701D0B">
        <w:rPr>
          <w:rFonts w:cs="Arial"/>
        </w:rPr>
        <w:t xml:space="preserve">network design, network architecture, </w:t>
      </w:r>
      <w:r w:rsidRPr="00701D0B">
        <w:rPr>
          <w:rFonts w:cs="Arial"/>
        </w:rPr>
        <w:t>know-how, processes, process methodology and all other identical or similar intellectual property rights or obligations, as may exist anywhere in the world, whether or not registrable or registered and any applications for registration of such intellectual property;</w:t>
      </w:r>
    </w:p>
    <w:p w14:paraId="26F69D50" w14:textId="77777777" w:rsidR="00AF77B6" w:rsidRPr="00701D0B" w:rsidRDefault="00AF77B6" w:rsidP="008E7FD8">
      <w:pPr>
        <w:pStyle w:val="Clause2Sub"/>
        <w:rPr>
          <w:rFonts w:cs="Arial"/>
        </w:rPr>
      </w:pPr>
      <w:r w:rsidRPr="00701D0B">
        <w:rPr>
          <w:rFonts w:cs="Arial"/>
        </w:rPr>
        <w:t>"</w:t>
      </w:r>
      <w:r w:rsidRPr="00701D0B">
        <w:rPr>
          <w:rFonts w:cs="Arial"/>
          <w:b/>
        </w:rPr>
        <w:t>Losses</w:t>
      </w:r>
      <w:r w:rsidRPr="00701D0B">
        <w:rPr>
          <w:rFonts w:cs="Arial"/>
        </w:rPr>
        <w:t>" means all losses, liabilities, damages and claims, and all related costs and expenses (including any and all reasonable legal fees and reasonable costs of investigation, litigation, settlement, judgment, appeal, interest and penalties);</w:t>
      </w:r>
    </w:p>
    <w:p w14:paraId="0669DA58" w14:textId="38CD6DE2" w:rsidR="00187388" w:rsidRPr="00701D0B" w:rsidRDefault="00187388" w:rsidP="00187388">
      <w:pPr>
        <w:pStyle w:val="Clause2Sub"/>
        <w:rPr>
          <w:rFonts w:cs="Arial"/>
        </w:rPr>
      </w:pPr>
      <w:r w:rsidRPr="00701D0B">
        <w:rPr>
          <w:rFonts w:cs="Arial"/>
        </w:rPr>
        <w:lastRenderedPageBreak/>
        <w:t>"</w:t>
      </w:r>
      <w:r w:rsidR="00760766" w:rsidRPr="00701D0B">
        <w:rPr>
          <w:rFonts w:cs="Arial"/>
          <w:b/>
          <w:bCs/>
        </w:rPr>
        <w:t>Maintenance and Support</w:t>
      </w:r>
      <w:r w:rsidRPr="00701D0B">
        <w:rPr>
          <w:rFonts w:cs="Arial"/>
          <w:b/>
          <w:bCs/>
        </w:rPr>
        <w:t xml:space="preserve"> Service Schedule</w:t>
      </w:r>
      <w:r w:rsidRPr="00701D0B">
        <w:rPr>
          <w:rFonts w:cs="Arial"/>
        </w:rPr>
        <w:t xml:space="preserve">" means </w:t>
      </w:r>
      <w:r w:rsidR="00272BA8" w:rsidRPr="00701D0B">
        <w:rPr>
          <w:rFonts w:cs="Arial"/>
        </w:rPr>
        <w:t>a</w:t>
      </w:r>
      <w:r w:rsidRPr="00701D0B">
        <w:rPr>
          <w:rFonts w:cs="Arial"/>
        </w:rPr>
        <w:t xml:space="preserve"> </w:t>
      </w:r>
      <w:r w:rsidR="00323A3A" w:rsidRPr="00701D0B">
        <w:rPr>
          <w:rFonts w:cs="Arial"/>
        </w:rPr>
        <w:t xml:space="preserve">Maintenance and Support Service Schedule </w:t>
      </w:r>
      <w:r w:rsidR="009A025D" w:rsidRPr="00701D0B">
        <w:rPr>
          <w:rFonts w:cs="Arial"/>
        </w:rPr>
        <w:t>entered into between the Parties</w:t>
      </w:r>
      <w:r w:rsidR="00272BA8" w:rsidRPr="00701D0B">
        <w:rPr>
          <w:rFonts w:cs="Arial"/>
        </w:rPr>
        <w:t xml:space="preserve"> from time to time</w:t>
      </w:r>
      <w:r w:rsidR="009A025D" w:rsidRPr="00701D0B">
        <w:rPr>
          <w:rFonts w:cs="Arial"/>
        </w:rPr>
        <w:t>;</w:t>
      </w:r>
    </w:p>
    <w:p w14:paraId="04408488" w14:textId="13F0A744" w:rsidR="000E2DAE" w:rsidRPr="00701D0B" w:rsidRDefault="00393F59" w:rsidP="002C6D8E">
      <w:pPr>
        <w:pStyle w:val="Clause2Sub"/>
        <w:numPr>
          <w:ilvl w:val="1"/>
          <w:numId w:val="1"/>
        </w:numPr>
        <w:rPr>
          <w:rFonts w:cs="Arial"/>
        </w:rPr>
      </w:pPr>
      <w:bookmarkStart w:id="290" w:name="_Hlk148945686"/>
      <w:r w:rsidRPr="00701D0B">
        <w:rPr>
          <w:rFonts w:cs="Arial"/>
        </w:rPr>
        <w:t>"</w:t>
      </w:r>
      <w:bookmarkEnd w:id="290"/>
      <w:r w:rsidR="000E2DAE" w:rsidRPr="00701D0B">
        <w:rPr>
          <w:rFonts w:cs="Arial"/>
          <w:b/>
          <w:bCs/>
        </w:rPr>
        <w:t>Network Build Service Schedule</w:t>
      </w:r>
      <w:r w:rsidR="000E2DAE" w:rsidRPr="00701D0B">
        <w:rPr>
          <w:rFonts w:cs="Arial"/>
        </w:rPr>
        <w:t>" means</w:t>
      </w:r>
      <w:r w:rsidR="00607106" w:rsidRPr="00701D0B">
        <w:rPr>
          <w:rFonts w:cs="Arial"/>
        </w:rPr>
        <w:t xml:space="preserve"> </w:t>
      </w:r>
      <w:r w:rsidR="00272BA8" w:rsidRPr="00701D0B">
        <w:rPr>
          <w:rFonts w:cs="Arial"/>
        </w:rPr>
        <w:t>a</w:t>
      </w:r>
      <w:r w:rsidR="00607106" w:rsidRPr="00701D0B">
        <w:rPr>
          <w:rFonts w:cs="Arial"/>
        </w:rPr>
        <w:t xml:space="preserve"> </w:t>
      </w:r>
      <w:r w:rsidR="009A025D" w:rsidRPr="00701D0B">
        <w:rPr>
          <w:rFonts w:cs="Arial"/>
        </w:rPr>
        <w:t>Network Build Service Schedule entered into between the Parties</w:t>
      </w:r>
      <w:r w:rsidR="0092383C" w:rsidRPr="00701D0B">
        <w:rPr>
          <w:rFonts w:cs="Arial"/>
        </w:rPr>
        <w:t xml:space="preserve"> from time to time</w:t>
      </w:r>
      <w:r w:rsidR="009A025D" w:rsidRPr="00701D0B">
        <w:rPr>
          <w:rFonts w:cs="Arial"/>
        </w:rPr>
        <w:t>;</w:t>
      </w:r>
    </w:p>
    <w:p w14:paraId="37885A19" w14:textId="7BB348C4" w:rsidR="00A97747" w:rsidRPr="00F92FAC" w:rsidRDefault="0092383C" w:rsidP="00A97747">
      <w:pPr>
        <w:pStyle w:val="Clause2Sub"/>
        <w:numPr>
          <w:ilvl w:val="1"/>
          <w:numId w:val="1"/>
        </w:numPr>
        <w:rPr>
          <w:rFonts w:cs="Arial"/>
        </w:rPr>
      </w:pPr>
      <w:r w:rsidRPr="00F92FAC">
        <w:rPr>
          <w:rFonts w:cs="Arial"/>
        </w:rPr>
        <w:t>"</w:t>
      </w:r>
      <w:r w:rsidR="00A97747" w:rsidRPr="00F92FAC">
        <w:rPr>
          <w:rFonts w:cs="Arial"/>
          <w:b/>
          <w:bCs/>
        </w:rPr>
        <w:t>ONT Device</w:t>
      </w:r>
      <w:r w:rsidRPr="00F92FAC">
        <w:rPr>
          <w:rFonts w:cs="Arial"/>
        </w:rPr>
        <w:t>"</w:t>
      </w:r>
      <w:r w:rsidR="00A97747" w:rsidRPr="00F92FAC">
        <w:rPr>
          <w:rFonts w:cs="Arial"/>
        </w:rPr>
        <w:t xml:space="preserve"> means </w:t>
      </w:r>
      <w:r w:rsidRPr="00F92FAC">
        <w:rPr>
          <w:rFonts w:cs="Arial"/>
        </w:rPr>
        <w:t xml:space="preserve">an </w:t>
      </w:r>
      <w:r w:rsidR="00DE1D20" w:rsidRPr="00F92FAC">
        <w:rPr>
          <w:rFonts w:cs="Arial"/>
        </w:rPr>
        <w:t>o</w:t>
      </w:r>
      <w:r w:rsidR="00A97747" w:rsidRPr="00F92FAC">
        <w:rPr>
          <w:rFonts w:cs="Arial"/>
        </w:rPr>
        <w:t xml:space="preserve">ptical </w:t>
      </w:r>
      <w:r w:rsidR="00DE1D20" w:rsidRPr="00F92FAC">
        <w:rPr>
          <w:rFonts w:cs="Arial"/>
        </w:rPr>
        <w:t>n</w:t>
      </w:r>
      <w:r w:rsidR="00A97747" w:rsidRPr="00F92FAC">
        <w:rPr>
          <w:rFonts w:cs="Arial"/>
        </w:rPr>
        <w:t xml:space="preserve">etwork </w:t>
      </w:r>
      <w:r w:rsidR="00DE1D20" w:rsidRPr="00F92FAC">
        <w:rPr>
          <w:rFonts w:cs="Arial"/>
        </w:rPr>
        <w:t>t</w:t>
      </w:r>
      <w:r w:rsidR="00A97747" w:rsidRPr="00F92FAC">
        <w:rPr>
          <w:rFonts w:cs="Arial"/>
        </w:rPr>
        <w:t>erminal</w:t>
      </w:r>
      <w:r w:rsidR="009C797A" w:rsidRPr="00F92FAC">
        <w:rPr>
          <w:rFonts w:cs="Arial"/>
        </w:rPr>
        <w:t xml:space="preserve">, which is an optical network terminal with an integrated WiFi router, </w:t>
      </w:r>
      <w:r w:rsidR="00A97747" w:rsidRPr="00F92FAC">
        <w:rPr>
          <w:rFonts w:cs="Arial"/>
        </w:rPr>
        <w:t>supplied by the Customer</w:t>
      </w:r>
      <w:r w:rsidR="009C797A" w:rsidRPr="00F92FAC">
        <w:rPr>
          <w:rFonts w:cs="Arial"/>
        </w:rPr>
        <w:t xml:space="preserve"> and which the Service Provider is to install at the End-User’s Dwelling Unit</w:t>
      </w:r>
      <w:r w:rsidR="00A97747" w:rsidRPr="00F92FAC">
        <w:rPr>
          <w:rFonts w:cs="Arial"/>
        </w:rPr>
        <w:t>;</w:t>
      </w:r>
    </w:p>
    <w:p w14:paraId="5DCC64C0" w14:textId="1AF6253D" w:rsidR="00614365" w:rsidRDefault="00614365" w:rsidP="00414D5D">
      <w:pPr>
        <w:pStyle w:val="Clause2Sub"/>
        <w:rPr>
          <w:ins w:id="291" w:author="Werksmans" w:date="2025-09-24T21:33:00Z" w16du:dateUtc="2025-09-24T19:33:00Z"/>
          <w:rFonts w:cs="Arial"/>
        </w:rPr>
      </w:pPr>
      <w:ins w:id="292" w:author="Werksmans" w:date="2025-09-24T21:33:00Z" w16du:dateUtc="2025-09-24T19:33:00Z">
        <w:r>
          <w:rPr>
            <w:rFonts w:cs="Arial"/>
          </w:rPr>
          <w:t>"</w:t>
        </w:r>
        <w:r w:rsidRPr="00614365">
          <w:rPr>
            <w:rFonts w:cs="Arial"/>
            <w:b/>
            <w:bCs/>
          </w:rPr>
          <w:t>Original Agreement</w:t>
        </w:r>
        <w:r>
          <w:rPr>
            <w:rFonts w:cs="Arial"/>
          </w:rPr>
          <w:t>" me</w:t>
        </w:r>
      </w:ins>
      <w:ins w:id="293" w:author="Werksmans" w:date="2025-09-24T21:34:00Z" w16du:dateUtc="2025-09-24T19:34:00Z">
        <w:r>
          <w:rPr>
            <w:rFonts w:cs="Arial"/>
          </w:rPr>
          <w:t>ans the Master Services Agreement concluded between the Customer and the Service Pro</w:t>
        </w:r>
      </w:ins>
      <w:ins w:id="294" w:author="Werksmans" w:date="2025-09-24T21:35:00Z" w16du:dateUtc="2025-09-24T19:35:00Z">
        <w:r>
          <w:rPr>
            <w:rFonts w:cs="Arial"/>
          </w:rPr>
          <w:t>vider on or about [●];</w:t>
        </w:r>
      </w:ins>
    </w:p>
    <w:p w14:paraId="64C49049" w14:textId="2F5EAAD4" w:rsidR="00414D5D" w:rsidRPr="00701D0B" w:rsidRDefault="00414D5D" w:rsidP="00414D5D">
      <w:pPr>
        <w:pStyle w:val="Clause2Sub"/>
        <w:rPr>
          <w:rFonts w:cs="Arial"/>
        </w:rPr>
      </w:pPr>
      <w:r w:rsidRPr="00701D0B">
        <w:rPr>
          <w:rFonts w:cs="Arial"/>
        </w:rPr>
        <w:t>"</w:t>
      </w:r>
      <w:r w:rsidRPr="00701D0B">
        <w:rPr>
          <w:rFonts w:cs="Arial"/>
          <w:b/>
          <w:bCs/>
        </w:rPr>
        <w:t>Parties</w:t>
      </w:r>
      <w:r w:rsidRPr="00701D0B">
        <w:rPr>
          <w:rFonts w:cs="Arial"/>
        </w:rPr>
        <w:t>" means the Customer and Service Provider and "</w:t>
      </w:r>
      <w:r w:rsidRPr="00701D0B">
        <w:rPr>
          <w:rFonts w:cs="Arial"/>
          <w:b/>
          <w:bCs/>
        </w:rPr>
        <w:t>Party</w:t>
      </w:r>
      <w:r w:rsidRPr="00701D0B">
        <w:rPr>
          <w:rFonts w:cs="Arial"/>
        </w:rPr>
        <w:t xml:space="preserve">" means any one of them as the context may indicate; </w:t>
      </w:r>
    </w:p>
    <w:p w14:paraId="7CA92DD5" w14:textId="104ADC63" w:rsidR="00614F6B" w:rsidRPr="00701D0B" w:rsidRDefault="00614F6B" w:rsidP="00614F6B">
      <w:pPr>
        <w:pStyle w:val="Clause2Sub"/>
        <w:rPr>
          <w:rFonts w:cs="Arial"/>
        </w:rPr>
      </w:pPr>
      <w:r w:rsidRPr="00701D0B">
        <w:rPr>
          <w:rFonts w:cs="Arial"/>
        </w:rPr>
        <w:t>"</w:t>
      </w:r>
      <w:r w:rsidRPr="00701D0B">
        <w:rPr>
          <w:rFonts w:cs="Arial"/>
          <w:b/>
        </w:rPr>
        <w:t>Project Schedule</w:t>
      </w:r>
      <w:r w:rsidRPr="00701D0B">
        <w:rPr>
          <w:rFonts w:cs="Arial"/>
        </w:rPr>
        <w:t xml:space="preserve">" means the project schedule pertaining to the construction and deployment of a </w:t>
      </w:r>
      <w:r w:rsidR="00FE5666" w:rsidRPr="00701D0B">
        <w:rPr>
          <w:rFonts w:cs="Arial"/>
        </w:rPr>
        <w:t>Fiber</w:t>
      </w:r>
      <w:r w:rsidRPr="00701D0B">
        <w:rPr>
          <w:rFonts w:cs="Arial"/>
        </w:rPr>
        <w:t xml:space="preserve"> </w:t>
      </w:r>
      <w:r w:rsidR="00C13A74" w:rsidRPr="00701D0B">
        <w:rPr>
          <w:rFonts w:cs="Arial"/>
        </w:rPr>
        <w:t>N</w:t>
      </w:r>
      <w:r w:rsidRPr="00701D0B">
        <w:rPr>
          <w:rFonts w:cs="Arial"/>
        </w:rPr>
        <w:t xml:space="preserve">etwork in respect of the Dwelling Units for a specific </w:t>
      </w:r>
      <w:r w:rsidR="00C5546D">
        <w:rPr>
          <w:rFonts w:cs="Arial"/>
        </w:rPr>
        <w:t>Area</w:t>
      </w:r>
      <w:r w:rsidRPr="00701D0B">
        <w:rPr>
          <w:rFonts w:cs="Arial"/>
        </w:rPr>
        <w:t xml:space="preserve">, including the </w:t>
      </w:r>
      <w:ins w:id="295" w:author="Werksmans" w:date="2025-09-01T16:35:00Z">
        <w:r w:rsidR="00E22B9F" w:rsidRPr="00E22B9F">
          <w:rPr>
            <w:rFonts w:cs="Arial"/>
            <w:bCs/>
          </w:rPr>
          <w:t>Service Schedule Effective Date</w:t>
        </w:r>
        <w:r w:rsidR="00E22B9F" w:rsidRPr="00E22B9F" w:rsidDel="00E22B9F">
          <w:rPr>
            <w:rFonts w:cs="Arial"/>
          </w:rPr>
          <w:t xml:space="preserve"> </w:t>
        </w:r>
      </w:ins>
      <w:del w:id="296" w:author="Werksmans" w:date="2025-09-01T16:35:00Z" w16du:dateUtc="2025-09-01T14:35:00Z">
        <w:r w:rsidRPr="00701D0B" w:rsidDel="00E22B9F">
          <w:rPr>
            <w:rFonts w:cs="Arial"/>
          </w:rPr>
          <w:delText xml:space="preserve">Services commencement date </w:delText>
        </w:r>
      </w:del>
      <w:r w:rsidRPr="00701D0B">
        <w:rPr>
          <w:rFonts w:cs="Arial"/>
        </w:rPr>
        <w:t xml:space="preserve">and </w:t>
      </w:r>
      <w:del w:id="297" w:author="Werksmans" w:date="2025-09-01T16:34:00Z" w16du:dateUtc="2025-09-01T14:34:00Z">
        <w:r w:rsidRPr="00701D0B" w:rsidDel="00C07D13">
          <w:rPr>
            <w:rFonts w:cs="Arial"/>
          </w:rPr>
          <w:delText>Services completion date</w:delText>
        </w:r>
      </w:del>
      <w:ins w:id="298" w:author="Werksmans" w:date="2025-09-01T16:34:00Z" w16du:dateUtc="2025-09-01T14:34:00Z">
        <w:r w:rsidR="00C07D13">
          <w:rPr>
            <w:rFonts w:cs="Arial"/>
          </w:rPr>
          <w:t>the Time for Completion</w:t>
        </w:r>
      </w:ins>
      <w:r w:rsidRPr="00701D0B">
        <w:rPr>
          <w:rFonts w:cs="Arial"/>
        </w:rPr>
        <w:t xml:space="preserve"> as more fully set out in the Network Build Service Schedule;</w:t>
      </w:r>
    </w:p>
    <w:p w14:paraId="17F61CB0" w14:textId="3EEFEA13" w:rsidR="00AF77B6" w:rsidRPr="00701D0B" w:rsidRDefault="00AF77B6" w:rsidP="00980DF4">
      <w:pPr>
        <w:pStyle w:val="Clause2Sub"/>
        <w:rPr>
          <w:rFonts w:cs="Arial"/>
        </w:rPr>
      </w:pPr>
      <w:r w:rsidRPr="00701D0B">
        <w:rPr>
          <w:rFonts w:cs="Arial"/>
        </w:rPr>
        <w:t>"</w:t>
      </w:r>
      <w:r w:rsidRPr="00701D0B">
        <w:rPr>
          <w:rFonts w:cs="Arial"/>
          <w:b/>
          <w:bCs/>
        </w:rPr>
        <w:t>Services</w:t>
      </w:r>
      <w:r w:rsidRPr="00701D0B">
        <w:rPr>
          <w:rFonts w:cs="Arial"/>
        </w:rPr>
        <w:t>" means the</w:t>
      </w:r>
      <w:ins w:id="299" w:author="Werksmans" w:date="2025-09-01T15:52:00Z" w16du:dateUtc="2025-09-01T13:52:00Z">
        <w:r w:rsidR="00141411">
          <w:rPr>
            <w:rFonts w:cs="Arial"/>
          </w:rPr>
          <w:t xml:space="preserve"> scope of</w:t>
        </w:r>
      </w:ins>
      <w:r w:rsidRPr="00701D0B">
        <w:rPr>
          <w:rFonts w:cs="Arial"/>
        </w:rPr>
        <w:t xml:space="preserve"> services to be provided by the Service Provider from time to time in terms of this Agreement and any </w:t>
      </w:r>
      <w:r w:rsidR="00980DF4" w:rsidRPr="00701D0B">
        <w:rPr>
          <w:rFonts w:cs="Arial"/>
        </w:rPr>
        <w:t xml:space="preserve">Service Schedule </w:t>
      </w:r>
      <w:r w:rsidRPr="00701D0B">
        <w:rPr>
          <w:rFonts w:cs="Arial"/>
        </w:rPr>
        <w:t>in force from time to time;</w:t>
      </w:r>
    </w:p>
    <w:p w14:paraId="23AB6F05" w14:textId="77777777" w:rsidR="00915B99" w:rsidRPr="00701D0B" w:rsidRDefault="00915B99" w:rsidP="00915B99">
      <w:pPr>
        <w:pStyle w:val="Clause2Sub"/>
        <w:rPr>
          <w:rFonts w:cs="Arial"/>
        </w:rPr>
      </w:pPr>
      <w:r w:rsidRPr="00701D0B">
        <w:rPr>
          <w:rFonts w:cs="Arial"/>
        </w:rPr>
        <w:t>"</w:t>
      </w:r>
      <w:r w:rsidRPr="00701D0B">
        <w:rPr>
          <w:rFonts w:cs="Arial"/>
          <w:b/>
          <w:bCs/>
        </w:rPr>
        <w:t>Service Levels</w:t>
      </w:r>
      <w:r w:rsidRPr="00701D0B">
        <w:rPr>
          <w:rFonts w:cs="Arial"/>
        </w:rPr>
        <w:t>" means the qualitative and quantitative standards according to which the Services are to be provided as specified in each SLA;</w:t>
      </w:r>
    </w:p>
    <w:p w14:paraId="66F7EBF7" w14:textId="3F2A394F" w:rsidR="00915B99" w:rsidRPr="00701D0B" w:rsidRDefault="00915B99" w:rsidP="00915B99">
      <w:pPr>
        <w:pStyle w:val="Clause2Sub"/>
        <w:rPr>
          <w:rFonts w:cs="Arial"/>
        </w:rPr>
      </w:pPr>
      <w:r w:rsidRPr="00701D0B">
        <w:rPr>
          <w:rFonts w:cs="Arial"/>
        </w:rPr>
        <w:t>"</w:t>
      </w:r>
      <w:r w:rsidRPr="00701D0B">
        <w:rPr>
          <w:rFonts w:cs="Arial"/>
          <w:b/>
          <w:bCs/>
        </w:rPr>
        <w:t>Service Level Credit</w:t>
      </w:r>
      <w:r w:rsidRPr="00701D0B">
        <w:rPr>
          <w:rFonts w:cs="Arial"/>
        </w:rPr>
        <w:t xml:space="preserve">" means a service level credit given pursuant to </w:t>
      </w:r>
      <w:r w:rsidR="006D55FD" w:rsidRPr="00701D0B">
        <w:rPr>
          <w:rFonts w:cs="Arial"/>
        </w:rPr>
        <w:t>a</w:t>
      </w:r>
      <w:r w:rsidRPr="00701D0B">
        <w:rPr>
          <w:rFonts w:cs="Arial"/>
        </w:rPr>
        <w:t xml:space="preserve"> </w:t>
      </w:r>
      <w:r w:rsidR="006D55FD" w:rsidRPr="00701D0B">
        <w:rPr>
          <w:rFonts w:cs="Arial"/>
        </w:rPr>
        <w:t>Service Schedule</w:t>
      </w:r>
      <w:r w:rsidRPr="00701D0B">
        <w:rPr>
          <w:rFonts w:cs="Arial"/>
        </w:rPr>
        <w:t>, which, at the Customer’s election, will be payable by the Service</w:t>
      </w:r>
      <w:ins w:id="300" w:author="Werksmans" w:date="2025-09-01T16:35:00Z" w16du:dateUtc="2025-09-01T14:35:00Z">
        <w:r w:rsidR="00E22B9F">
          <w:rPr>
            <w:rFonts w:cs="Arial"/>
          </w:rPr>
          <w:t> </w:t>
        </w:r>
      </w:ins>
      <w:del w:id="301" w:author="Werksmans" w:date="2025-09-01T16:35:00Z" w16du:dateUtc="2025-09-01T14:35:00Z">
        <w:r w:rsidRPr="00701D0B" w:rsidDel="00E22B9F">
          <w:rPr>
            <w:rFonts w:cs="Arial"/>
          </w:rPr>
          <w:delText xml:space="preserve"> </w:delText>
        </w:r>
      </w:del>
      <w:r w:rsidRPr="00701D0B">
        <w:rPr>
          <w:rFonts w:cs="Arial"/>
        </w:rPr>
        <w:t>Provider for its failure to meet any Service Level;</w:t>
      </w:r>
    </w:p>
    <w:p w14:paraId="58D3D5AF" w14:textId="4071B9FC" w:rsidR="002F6085" w:rsidRPr="00701D0B" w:rsidRDefault="002F6085" w:rsidP="00915B99">
      <w:pPr>
        <w:pStyle w:val="Clause2Sub"/>
        <w:rPr>
          <w:rFonts w:cs="Arial"/>
        </w:rPr>
      </w:pPr>
      <w:r w:rsidRPr="00701D0B">
        <w:rPr>
          <w:rFonts w:cs="Arial"/>
        </w:rPr>
        <w:t>"</w:t>
      </w:r>
      <w:r w:rsidRPr="00701D0B">
        <w:rPr>
          <w:rFonts w:cs="Arial"/>
          <w:b/>
        </w:rPr>
        <w:t>Service Schedule</w:t>
      </w:r>
      <w:r w:rsidRPr="00701D0B">
        <w:rPr>
          <w:rFonts w:cs="Arial"/>
        </w:rPr>
        <w:t>" means</w:t>
      </w:r>
      <w:r w:rsidR="002E5683" w:rsidRPr="00701D0B">
        <w:rPr>
          <w:rFonts w:cs="Arial"/>
        </w:rPr>
        <w:t xml:space="preserve"> the service schedules executed by the Parties, specifying, amongst other things Services to be provided by the Service Provider to the Customer under and upon the terms and conditions of this Agreement, which can include a Network Build Service Schedule and/or a Maintenance and Support Service Schedule</w:t>
      </w:r>
      <w:r w:rsidR="000E2DAE" w:rsidRPr="00701D0B">
        <w:rPr>
          <w:rFonts w:cs="Arial"/>
        </w:rPr>
        <w:t>;</w:t>
      </w:r>
    </w:p>
    <w:p w14:paraId="2ED32D85" w14:textId="5775B618" w:rsidR="00512192" w:rsidRPr="00701D0B" w:rsidRDefault="00512192" w:rsidP="00915B99">
      <w:pPr>
        <w:pStyle w:val="Clause2Sub"/>
        <w:rPr>
          <w:rFonts w:cs="Arial"/>
        </w:rPr>
      </w:pPr>
      <w:r w:rsidRPr="00701D0B">
        <w:rPr>
          <w:rFonts w:cs="Arial"/>
        </w:rPr>
        <w:t>"</w:t>
      </w:r>
      <w:r w:rsidRPr="00701D0B">
        <w:rPr>
          <w:rFonts w:cs="Arial"/>
          <w:b/>
        </w:rPr>
        <w:t xml:space="preserve">Service Schedule </w:t>
      </w:r>
      <w:r w:rsidRPr="00701D0B">
        <w:rPr>
          <w:rFonts w:cs="Arial"/>
          <w:b/>
          <w:bCs/>
        </w:rPr>
        <w:t>Effective Date</w:t>
      </w:r>
      <w:r w:rsidRPr="00701D0B">
        <w:rPr>
          <w:rFonts w:cs="Arial"/>
        </w:rPr>
        <w:t xml:space="preserve">" means the date stipulated in </w:t>
      </w:r>
      <w:r w:rsidR="00A5102A" w:rsidRPr="00701D0B">
        <w:rPr>
          <w:rFonts w:cs="Arial"/>
        </w:rPr>
        <w:t>a</w:t>
      </w:r>
      <w:r w:rsidRPr="00701D0B">
        <w:rPr>
          <w:rFonts w:cs="Arial"/>
        </w:rPr>
        <w:t xml:space="preserve"> Service Schedule as being the date on which the Services stipulated in that Service Schedule are to become effective;</w:t>
      </w:r>
    </w:p>
    <w:p w14:paraId="7686032E" w14:textId="40B44E62" w:rsidR="00512192" w:rsidRPr="00701D0B" w:rsidRDefault="00512192" w:rsidP="00915B99">
      <w:pPr>
        <w:pStyle w:val="Clause2Sub"/>
        <w:rPr>
          <w:rFonts w:cs="Arial"/>
        </w:rPr>
      </w:pPr>
      <w:r w:rsidRPr="00701D0B">
        <w:rPr>
          <w:rFonts w:cs="Arial"/>
        </w:rPr>
        <w:lastRenderedPageBreak/>
        <w:t>"</w:t>
      </w:r>
      <w:r w:rsidRPr="00701D0B">
        <w:rPr>
          <w:rFonts w:cs="Arial"/>
          <w:b/>
          <w:bCs/>
        </w:rPr>
        <w:t>Service Schedule Term</w:t>
      </w:r>
      <w:r w:rsidRPr="00701D0B">
        <w:rPr>
          <w:rFonts w:cs="Arial"/>
        </w:rPr>
        <w:t xml:space="preserve">" means the period stipulated in </w:t>
      </w:r>
      <w:r w:rsidR="00A5102A" w:rsidRPr="00701D0B">
        <w:rPr>
          <w:rFonts w:cs="Arial"/>
        </w:rPr>
        <w:t>a</w:t>
      </w:r>
      <w:r w:rsidRPr="00701D0B">
        <w:rPr>
          <w:rFonts w:cs="Arial"/>
        </w:rPr>
        <w:t xml:space="preserve"> Service Schedule as the period for which that Service Schedule is to endure, including any renewal period thereof, it being recorded that there may be a different term for each different category of Services which may be subject to an Service Schedule;</w:t>
      </w:r>
    </w:p>
    <w:p w14:paraId="5F4953AE" w14:textId="4E4769CE" w:rsidR="007C3729" w:rsidRPr="00701D0B" w:rsidRDefault="007C3729" w:rsidP="00980DF4">
      <w:pPr>
        <w:pStyle w:val="Clause2Sub"/>
        <w:rPr>
          <w:rFonts w:cs="Arial"/>
        </w:rPr>
      </w:pPr>
      <w:r w:rsidRPr="00701D0B">
        <w:rPr>
          <w:rFonts w:cs="Arial"/>
        </w:rPr>
        <w:t>"</w:t>
      </w:r>
      <w:r w:rsidRPr="00701D0B">
        <w:rPr>
          <w:rFonts w:cs="Arial"/>
          <w:b/>
          <w:bCs/>
        </w:rPr>
        <w:t>Signature Date</w:t>
      </w:r>
      <w:r w:rsidRPr="00701D0B">
        <w:rPr>
          <w:rFonts w:cs="Arial"/>
        </w:rPr>
        <w:t xml:space="preserve">" means </w:t>
      </w:r>
      <w:r w:rsidR="00491CA6" w:rsidRPr="00701D0B">
        <w:rPr>
          <w:rFonts w:cs="Arial"/>
        </w:rPr>
        <w:t xml:space="preserve">the date of signature of the Party last signing this Agreement; </w:t>
      </w:r>
    </w:p>
    <w:p w14:paraId="57B74C73" w14:textId="6E341653" w:rsidR="00AF77B6" w:rsidRPr="00701D0B" w:rsidRDefault="00AF77B6" w:rsidP="00980DF4">
      <w:pPr>
        <w:pStyle w:val="Clause2Sub"/>
        <w:rPr>
          <w:rFonts w:cs="Arial"/>
        </w:rPr>
      </w:pPr>
      <w:r w:rsidRPr="00701D0B">
        <w:rPr>
          <w:rFonts w:cs="Arial"/>
        </w:rPr>
        <w:t>"</w:t>
      </w:r>
      <w:r w:rsidRPr="00701D0B">
        <w:rPr>
          <w:rFonts w:cs="Arial"/>
          <w:b/>
        </w:rPr>
        <w:t>SLA</w:t>
      </w:r>
      <w:r w:rsidRPr="00701D0B">
        <w:rPr>
          <w:rFonts w:cs="Arial"/>
        </w:rPr>
        <w:t xml:space="preserve">" </w:t>
      </w:r>
      <w:r w:rsidR="006F6DE3" w:rsidRPr="00701D0B">
        <w:rPr>
          <w:rFonts w:cs="Arial"/>
        </w:rPr>
        <w:t xml:space="preserve">means a Service Level Agreement attached </w:t>
      </w:r>
      <w:r w:rsidR="00007F21" w:rsidRPr="00701D0B">
        <w:rPr>
          <w:rFonts w:cs="Arial"/>
        </w:rPr>
        <w:t>to a Service Schedule</w:t>
      </w:r>
      <w:r w:rsidRPr="00701D0B">
        <w:rPr>
          <w:rFonts w:cs="Arial"/>
        </w:rPr>
        <w:t xml:space="preserve">; </w:t>
      </w:r>
    </w:p>
    <w:p w14:paraId="2DFCC0AE" w14:textId="4E85B9C5" w:rsidR="00AF77B6" w:rsidRPr="00701D0B" w:rsidRDefault="00AF77B6" w:rsidP="00980DF4">
      <w:pPr>
        <w:pStyle w:val="Clause2Sub"/>
        <w:rPr>
          <w:rFonts w:cs="Arial"/>
        </w:rPr>
      </w:pPr>
      <w:r w:rsidRPr="00701D0B">
        <w:rPr>
          <w:rFonts w:cs="Arial"/>
        </w:rPr>
        <w:t>"</w:t>
      </w:r>
      <w:r w:rsidRPr="00701D0B">
        <w:rPr>
          <w:rFonts w:cs="Arial"/>
          <w:b/>
          <w:bCs/>
        </w:rPr>
        <w:t>SLA Representative</w:t>
      </w:r>
      <w:r w:rsidRPr="00701D0B">
        <w:rPr>
          <w:rFonts w:cs="Arial"/>
        </w:rPr>
        <w:t>" means the individual representative of the Service Provider or the Customer, as the case may be, contemplated in each SLA and who is assigned the primary responsibility of managing a particular SLA;</w:t>
      </w:r>
      <w:del w:id="302" w:author="Werksmans" w:date="2025-09-01T16:16:00Z" w16du:dateUtc="2025-09-01T14:16:00Z">
        <w:r w:rsidRPr="00701D0B" w:rsidDel="00F60B74">
          <w:rPr>
            <w:rFonts w:cs="Arial"/>
          </w:rPr>
          <w:delText xml:space="preserve"> </w:delText>
        </w:r>
        <w:r w:rsidR="00564219" w:rsidRPr="00701D0B" w:rsidDel="00F60B74">
          <w:rPr>
            <w:rFonts w:cs="Arial"/>
          </w:rPr>
          <w:delText xml:space="preserve">and </w:delText>
        </w:r>
      </w:del>
    </w:p>
    <w:p w14:paraId="4747EBCE" w14:textId="09680EF6" w:rsidR="00F60B74" w:rsidRDefault="008C0987" w:rsidP="008C0987">
      <w:pPr>
        <w:pStyle w:val="Clause2Sub"/>
        <w:rPr>
          <w:ins w:id="303" w:author="Werksmans" w:date="2025-09-01T16:16:00Z" w16du:dateUtc="2025-09-01T14:16:00Z"/>
          <w:rFonts w:cs="Arial"/>
        </w:rPr>
      </w:pPr>
      <w:r w:rsidRPr="00701D0B">
        <w:rPr>
          <w:rFonts w:cs="Arial"/>
        </w:rPr>
        <w:t>"</w:t>
      </w:r>
      <w:r w:rsidRPr="00701D0B">
        <w:rPr>
          <w:rFonts w:cs="Arial"/>
          <w:b/>
        </w:rPr>
        <w:t>Subarea</w:t>
      </w:r>
      <w:r w:rsidRPr="00701D0B">
        <w:rPr>
          <w:rFonts w:cs="Arial"/>
        </w:rPr>
        <w:t>" means a</w:t>
      </w:r>
      <w:r w:rsidR="000A1996" w:rsidRPr="00701D0B">
        <w:rPr>
          <w:rFonts w:cs="Arial"/>
        </w:rPr>
        <w:t xml:space="preserve"> </w:t>
      </w:r>
      <w:r w:rsidR="008C3131" w:rsidRPr="00701D0B">
        <w:rPr>
          <w:rFonts w:cs="Arial"/>
        </w:rPr>
        <w:t>zone within an Area</w:t>
      </w:r>
      <w:r w:rsidR="00EA4DBA" w:rsidRPr="00701D0B">
        <w:rPr>
          <w:rFonts w:cs="Arial"/>
        </w:rPr>
        <w:t>,</w:t>
      </w:r>
      <w:r w:rsidR="008C3131" w:rsidRPr="00701D0B">
        <w:rPr>
          <w:rFonts w:cs="Arial"/>
        </w:rPr>
        <w:t xml:space="preserve"> as </w:t>
      </w:r>
      <w:r w:rsidR="00EA4DBA" w:rsidRPr="00701D0B">
        <w:rPr>
          <w:rFonts w:cs="Arial"/>
        </w:rPr>
        <w:t xml:space="preserve">may be </w:t>
      </w:r>
      <w:r w:rsidR="008C3131" w:rsidRPr="00701D0B">
        <w:rPr>
          <w:rFonts w:cs="Arial"/>
        </w:rPr>
        <w:t>indicated by the Customer from time to time</w:t>
      </w:r>
      <w:ins w:id="304" w:author="Werksmans" w:date="2025-09-01T16:16:00Z" w16du:dateUtc="2025-09-01T14:16:00Z">
        <w:r w:rsidR="00F60B74">
          <w:rPr>
            <w:rFonts w:cs="Arial"/>
          </w:rPr>
          <w:t>;</w:t>
        </w:r>
      </w:ins>
    </w:p>
    <w:p w14:paraId="147C55CF" w14:textId="77777777" w:rsidR="002429DC" w:rsidRDefault="00F60B74" w:rsidP="008C0987">
      <w:pPr>
        <w:pStyle w:val="Clause2Sub"/>
        <w:rPr>
          <w:ins w:id="305" w:author="Werksmans" w:date="2025-09-01T16:39:00Z" w16du:dateUtc="2025-09-01T14:39:00Z"/>
          <w:rFonts w:cs="Arial"/>
        </w:rPr>
      </w:pPr>
      <w:ins w:id="306" w:author="Werksmans" w:date="2025-09-01T16:16:00Z" w16du:dateUtc="2025-09-01T14:16:00Z">
        <w:r w:rsidRPr="00F60B74">
          <w:rPr>
            <w:rFonts w:cs="Arial"/>
          </w:rPr>
          <w:t>"</w:t>
        </w:r>
        <w:r w:rsidRPr="00F60B74">
          <w:rPr>
            <w:rFonts w:cs="Arial"/>
            <w:b/>
            <w:bCs/>
          </w:rPr>
          <w:t>Time for Completion</w:t>
        </w:r>
        <w:r w:rsidRPr="00F60B74">
          <w:rPr>
            <w:rFonts w:cs="Arial"/>
          </w:rPr>
          <w:t>" means the time from the</w:t>
        </w:r>
      </w:ins>
      <w:ins w:id="307" w:author="Werksmans" w:date="2025-09-01T16:18:00Z" w16du:dateUtc="2025-09-01T14:18:00Z">
        <w:r>
          <w:rPr>
            <w:rFonts w:cs="Arial"/>
          </w:rPr>
          <w:t xml:space="preserve"> </w:t>
        </w:r>
      </w:ins>
      <w:ins w:id="308" w:author="Werksmans" w:date="2025-09-01T16:16:00Z" w16du:dateUtc="2025-09-01T14:16:00Z">
        <w:r>
          <w:rPr>
            <w:rFonts w:cs="Arial"/>
          </w:rPr>
          <w:t>Effective Date</w:t>
        </w:r>
        <w:r w:rsidRPr="00F60B74">
          <w:rPr>
            <w:rFonts w:cs="Arial"/>
          </w:rPr>
          <w:t xml:space="preserve"> by which </w:t>
        </w:r>
      </w:ins>
      <w:ins w:id="309" w:author="Werksmans" w:date="2025-09-01T16:17:00Z" w16du:dateUtc="2025-09-01T14:17:00Z">
        <w:r>
          <w:rPr>
            <w:rFonts w:cs="Arial"/>
          </w:rPr>
          <w:t>Completion</w:t>
        </w:r>
      </w:ins>
      <w:ins w:id="310" w:author="Werksmans" w:date="2025-09-01T16:16:00Z" w16du:dateUtc="2025-09-01T14:16:00Z">
        <w:r>
          <w:rPr>
            <w:rFonts w:cs="Arial"/>
          </w:rPr>
          <w:t xml:space="preserve"> C</w:t>
        </w:r>
      </w:ins>
      <w:ins w:id="311" w:author="Werksmans" w:date="2025-09-01T16:17:00Z" w16du:dateUtc="2025-09-01T14:17:00Z">
        <w:r>
          <w:rPr>
            <w:rFonts w:cs="Arial"/>
          </w:rPr>
          <w:t>hecklist</w:t>
        </w:r>
      </w:ins>
      <w:ins w:id="312" w:author="Werksmans" w:date="2025-09-01T16:16:00Z" w16du:dateUtc="2025-09-01T14:16:00Z">
        <w:r w:rsidRPr="00F60B74">
          <w:rPr>
            <w:rFonts w:cs="Arial"/>
          </w:rPr>
          <w:t xml:space="preserve"> must be achieved as specified in the </w:t>
        </w:r>
      </w:ins>
      <w:ins w:id="313" w:author="Werksmans" w:date="2025-09-01T16:17:00Z">
        <w:r w:rsidRPr="00F60B74">
          <w:rPr>
            <w:rFonts w:cs="Arial"/>
          </w:rPr>
          <w:t xml:space="preserve">as specified in the </w:t>
        </w:r>
      </w:ins>
      <w:ins w:id="314" w:author="Werksmans" w:date="2025-09-01T16:23:00Z">
        <w:r w:rsidRPr="00F60B74">
          <w:rPr>
            <w:rFonts w:cs="Arial"/>
          </w:rPr>
          <w:t>Network Build Service Schedule</w:t>
        </w:r>
      </w:ins>
      <w:ins w:id="315" w:author="Werksmans" w:date="2025-09-01T16:17:00Z">
        <w:r w:rsidRPr="00F60B74">
          <w:rPr>
            <w:rFonts w:cs="Arial"/>
          </w:rPr>
          <w:t>,</w:t>
        </w:r>
      </w:ins>
      <w:ins w:id="316" w:author="Werksmans" w:date="2025-09-01T16:16:00Z" w16du:dateUtc="2025-09-01T14:16:00Z">
        <w:r w:rsidRPr="00F60B74">
          <w:rPr>
            <w:rFonts w:cs="Arial"/>
          </w:rPr>
          <w:t xml:space="preserve"> which may be extended in accordance with </w:t>
        </w:r>
      </w:ins>
      <w:ins w:id="317" w:author="Werksmans" w:date="2025-09-01T16:18:00Z" w16du:dateUtc="2025-09-01T14:18:00Z">
        <w:r>
          <w:rPr>
            <w:rFonts w:cs="Arial"/>
          </w:rPr>
          <w:t>this Agreement</w:t>
        </w:r>
      </w:ins>
      <w:ins w:id="318" w:author="Werksmans" w:date="2025-09-01T16:16:00Z" w16du:dateUtc="2025-09-01T14:16:00Z">
        <w:r w:rsidRPr="00F60B74">
          <w:rPr>
            <w:rFonts w:cs="Arial"/>
          </w:rPr>
          <w:t>;</w:t>
        </w:r>
      </w:ins>
      <w:ins w:id="319" w:author="Werksmans" w:date="2025-09-01T16:39:00Z" w16du:dateUtc="2025-09-01T14:39:00Z">
        <w:r w:rsidR="002429DC">
          <w:rPr>
            <w:rFonts w:cs="Arial"/>
          </w:rPr>
          <w:t xml:space="preserve"> and</w:t>
        </w:r>
      </w:ins>
    </w:p>
    <w:p w14:paraId="32BB1A35" w14:textId="7B115054" w:rsidR="008C0987" w:rsidRPr="002429DC" w:rsidRDefault="002429DC" w:rsidP="002429DC">
      <w:pPr>
        <w:pStyle w:val="Clause2Sub"/>
        <w:rPr>
          <w:rFonts w:cs="Arial"/>
        </w:rPr>
      </w:pPr>
      <w:ins w:id="320" w:author="Werksmans" w:date="2025-09-01T16:39:00Z" w16du:dateUtc="2025-09-01T14:39:00Z">
        <w:r w:rsidRPr="002429DC">
          <w:rPr>
            <w:rFonts w:cs="Arial"/>
          </w:rPr>
          <w:t>"</w:t>
        </w:r>
        <w:r w:rsidRPr="002429DC">
          <w:rPr>
            <w:rFonts w:cs="Arial"/>
            <w:b/>
            <w:bCs/>
          </w:rPr>
          <w:t>VAT</w:t>
        </w:r>
        <w:r w:rsidRPr="002429DC">
          <w:rPr>
            <w:rFonts w:cs="Arial"/>
          </w:rPr>
          <w:t xml:space="preserve">" means value added tax imposed pursuant to </w:t>
        </w:r>
        <w:r>
          <w:rPr>
            <w:rFonts w:cs="Arial"/>
          </w:rPr>
          <w:t>A</w:t>
        </w:r>
        <w:r w:rsidRPr="002429DC">
          <w:rPr>
            <w:rFonts w:cs="Arial"/>
          </w:rPr>
          <w:t xml:space="preserve">pplicable </w:t>
        </w:r>
        <w:r>
          <w:rPr>
            <w:rFonts w:cs="Arial"/>
          </w:rPr>
          <w:t>L</w:t>
        </w:r>
        <w:r w:rsidRPr="002429DC">
          <w:rPr>
            <w:rFonts w:cs="Arial"/>
          </w:rPr>
          <w:t>aw</w:t>
        </w:r>
      </w:ins>
      <w:r w:rsidR="00564219" w:rsidRPr="002429DC">
        <w:rPr>
          <w:rFonts w:cs="Arial"/>
        </w:rPr>
        <w:t xml:space="preserve">. </w:t>
      </w:r>
    </w:p>
    <w:p w14:paraId="12B23628" w14:textId="2B66C000" w:rsidR="00AF77B6" w:rsidRPr="00701D0B" w:rsidRDefault="00AF77B6" w:rsidP="006D2168">
      <w:pPr>
        <w:pStyle w:val="Clause2Sub"/>
        <w:rPr>
          <w:rFonts w:cs="Arial"/>
        </w:rPr>
      </w:pPr>
      <w:r w:rsidRPr="00701D0B">
        <w:rPr>
          <w:rFonts w:cs="Arial"/>
        </w:rPr>
        <w:t>Unless a contrary intention appears</w:t>
      </w:r>
      <w:r w:rsidR="00AB616C" w:rsidRPr="00701D0B">
        <w:rPr>
          <w:rFonts w:cs="Arial"/>
        </w:rPr>
        <w:t>:</w:t>
      </w:r>
      <w:r w:rsidRPr="00701D0B">
        <w:rPr>
          <w:rFonts w:cs="Arial"/>
        </w:rPr>
        <w:t> </w:t>
      </w:r>
    </w:p>
    <w:p w14:paraId="5272D06E" w14:textId="5A3BFC6D" w:rsidR="005E4FC6" w:rsidRPr="00701D0B" w:rsidRDefault="00331778" w:rsidP="006D2168">
      <w:pPr>
        <w:pStyle w:val="Clause3Sub"/>
        <w:rPr>
          <w:rFonts w:cs="Arial"/>
        </w:rPr>
      </w:pPr>
      <w:r w:rsidRPr="00701D0B">
        <w:rPr>
          <w:rFonts w:cs="Arial"/>
        </w:rPr>
        <w:t>clause headings are for convenience and are not to be used in the interpretation of the Agreement in which such headings appear;</w:t>
      </w:r>
    </w:p>
    <w:p w14:paraId="450200E0" w14:textId="3307EF44" w:rsidR="00AF77B6" w:rsidRPr="00701D0B" w:rsidRDefault="00AF77B6" w:rsidP="006D2168">
      <w:pPr>
        <w:pStyle w:val="Clause3Sub"/>
        <w:rPr>
          <w:rFonts w:cs="Arial"/>
        </w:rPr>
      </w:pPr>
      <w:r w:rsidRPr="00701D0B">
        <w:rPr>
          <w:rFonts w:cs="Arial"/>
        </w:rPr>
        <w:t>any reference to an enactment is to that enactment as at the Signature Date and as amended or re-enacted thereafter from time to time;</w:t>
      </w:r>
    </w:p>
    <w:p w14:paraId="78E871F4" w14:textId="788BFACE" w:rsidR="00AF77B6" w:rsidRPr="00701D0B" w:rsidRDefault="00AF77B6" w:rsidP="006D2168">
      <w:pPr>
        <w:pStyle w:val="Clause3Sub"/>
        <w:rPr>
          <w:rFonts w:cs="Arial"/>
        </w:rPr>
      </w:pPr>
      <w:r w:rsidRPr="00701D0B">
        <w:rPr>
          <w:rFonts w:cs="Arial"/>
        </w:rPr>
        <w:t xml:space="preserve">if any provision in a definition is a substantive provision conferring rights or imposing duties on a Party, notwithstanding that it is only in the definition clause, effect shall be given to it as if it were a substantive provision in the body of this Agreement, any annexure or any </w:t>
      </w:r>
      <w:r w:rsidR="009D146B" w:rsidRPr="00701D0B">
        <w:rPr>
          <w:rFonts w:cs="Arial"/>
        </w:rPr>
        <w:t>Service Schedule</w:t>
      </w:r>
      <w:r w:rsidRPr="00701D0B">
        <w:rPr>
          <w:rFonts w:cs="Arial"/>
        </w:rPr>
        <w:t>;</w:t>
      </w:r>
    </w:p>
    <w:p w14:paraId="0868A304" w14:textId="56A85CCA" w:rsidR="00AF77B6" w:rsidRPr="00701D0B" w:rsidRDefault="00AF77B6" w:rsidP="006D2168">
      <w:pPr>
        <w:pStyle w:val="Clause3Sub"/>
        <w:rPr>
          <w:rFonts w:cs="Arial"/>
        </w:rPr>
      </w:pPr>
      <w:r w:rsidRPr="00701D0B">
        <w:rPr>
          <w:rFonts w:cs="Arial"/>
        </w:rPr>
        <w:t>when any number of days is prescribed, same shall be reckoned excluding the first and including the last day, unless the last day falls o</w:t>
      </w:r>
      <w:r w:rsidR="007A312D" w:rsidRPr="00701D0B">
        <w:rPr>
          <w:rFonts w:cs="Arial"/>
        </w:rPr>
        <w:t xml:space="preserve">utside of </w:t>
      </w:r>
      <w:r w:rsidRPr="00701D0B">
        <w:rPr>
          <w:rFonts w:cs="Arial"/>
        </w:rPr>
        <w:t xml:space="preserve">a </w:t>
      </w:r>
      <w:r w:rsidR="007A312D" w:rsidRPr="00701D0B">
        <w:rPr>
          <w:rFonts w:cs="Arial"/>
        </w:rPr>
        <w:t>Business Day</w:t>
      </w:r>
      <w:r w:rsidRPr="00701D0B">
        <w:rPr>
          <w:rFonts w:cs="Arial"/>
        </w:rPr>
        <w:t xml:space="preserve">, in which case the last day shall be the next succeeding </w:t>
      </w:r>
      <w:r w:rsidR="007A312D" w:rsidRPr="00701D0B">
        <w:rPr>
          <w:rFonts w:cs="Arial"/>
        </w:rPr>
        <w:t>Business D</w:t>
      </w:r>
      <w:r w:rsidRPr="00701D0B">
        <w:rPr>
          <w:rFonts w:cs="Arial"/>
        </w:rPr>
        <w:t>ay;</w:t>
      </w:r>
    </w:p>
    <w:p w14:paraId="61A37DEC" w14:textId="77777777" w:rsidR="00AF77B6" w:rsidRPr="00701D0B" w:rsidRDefault="00AF77B6" w:rsidP="006D2168">
      <w:pPr>
        <w:pStyle w:val="Clause3Sub"/>
        <w:rPr>
          <w:rFonts w:cs="Arial"/>
        </w:rPr>
      </w:pPr>
      <w:r w:rsidRPr="00701D0B">
        <w:rPr>
          <w:rFonts w:cs="Arial"/>
        </w:rPr>
        <w:lastRenderedPageBreak/>
        <w:t>an expression defined in this Agreement shall bear the same meaning in schedules or annexures to this Agreement which do not themselves contain a definition of that expression;</w:t>
      </w:r>
    </w:p>
    <w:p w14:paraId="1E80BE85" w14:textId="77777777" w:rsidR="00AF77B6" w:rsidRPr="00701D0B" w:rsidRDefault="00AF77B6" w:rsidP="00CA0752">
      <w:pPr>
        <w:pStyle w:val="Clause3Sub"/>
        <w:rPr>
          <w:rFonts w:cs="Arial"/>
        </w:rPr>
      </w:pPr>
      <w:r w:rsidRPr="00701D0B">
        <w:rPr>
          <w:rFonts w:cs="Arial"/>
        </w:rPr>
        <w:t>where any expression is defined within the context of any particular clause in this Agreement, the expression so defined, unless it is clear from that clause that the expression so defined has limited application to that clause, shall bear the meaning ascribed to it for all purposes of this Agreement, notwithstanding that that expression has not been defined in this interpretation clause;</w:t>
      </w:r>
    </w:p>
    <w:p w14:paraId="4C19BCFF" w14:textId="5A5BFC8B" w:rsidR="00AF77B6" w:rsidRPr="00701D0B" w:rsidRDefault="00AF77B6" w:rsidP="00CA0752">
      <w:pPr>
        <w:pStyle w:val="Clause3Sub"/>
        <w:rPr>
          <w:rFonts w:cs="Arial"/>
        </w:rPr>
      </w:pPr>
      <w:r w:rsidRPr="00701D0B">
        <w:rPr>
          <w:rFonts w:cs="Arial"/>
        </w:rPr>
        <w:t xml:space="preserve">the rule of construction that this </w:t>
      </w:r>
      <w:r w:rsidR="00537EBA" w:rsidRPr="00701D0B">
        <w:rPr>
          <w:rFonts w:cs="Arial"/>
        </w:rPr>
        <w:t>Agreement</w:t>
      </w:r>
      <w:r w:rsidRPr="00701D0B">
        <w:rPr>
          <w:rFonts w:cs="Arial"/>
        </w:rPr>
        <w:t xml:space="preserve"> shall be interpreted against the Party responsible for the drafting or preparation of the </w:t>
      </w:r>
      <w:r w:rsidR="00852AE8" w:rsidRPr="00701D0B">
        <w:rPr>
          <w:rFonts w:cs="Arial"/>
        </w:rPr>
        <w:t>Agreement</w:t>
      </w:r>
      <w:r w:rsidRPr="00701D0B">
        <w:rPr>
          <w:rFonts w:cs="Arial"/>
        </w:rPr>
        <w:t>, shall not apply;</w:t>
      </w:r>
    </w:p>
    <w:p w14:paraId="127463D2" w14:textId="552CA9E3" w:rsidR="00AF77B6" w:rsidRPr="00701D0B" w:rsidRDefault="00AF77B6" w:rsidP="00CA0752">
      <w:pPr>
        <w:pStyle w:val="Clause3Sub"/>
        <w:rPr>
          <w:rFonts w:cs="Arial"/>
        </w:rPr>
      </w:pPr>
      <w:bookmarkStart w:id="321" w:name="_Ref373010817"/>
      <w:r w:rsidRPr="00701D0B">
        <w:rPr>
          <w:rFonts w:cs="Arial"/>
        </w:rPr>
        <w:t xml:space="preserve">the expiration or termination of this Agreement shall not affect the provisions of this Agreement </w:t>
      </w:r>
      <w:r w:rsidR="00852AE8" w:rsidRPr="00701D0B">
        <w:rPr>
          <w:rFonts w:cs="Arial"/>
        </w:rPr>
        <w:t>that</w:t>
      </w:r>
      <w:r w:rsidRPr="00701D0B">
        <w:rPr>
          <w:rFonts w:cs="Arial"/>
        </w:rPr>
        <w:t xml:space="preserve"> expressly provide that they will operate after any such expiration or termination, or which of necessity must continue to have effect after such expiration or termination, notwithstanding that the clauses themselves do not expressly provide for this;</w:t>
      </w:r>
      <w:bookmarkEnd w:id="321"/>
      <w:r w:rsidRPr="00701D0B">
        <w:rPr>
          <w:rFonts w:cs="Arial"/>
        </w:rPr>
        <w:t xml:space="preserve"> </w:t>
      </w:r>
    </w:p>
    <w:p w14:paraId="16263952" w14:textId="2D7E54EA" w:rsidR="00AF77B6" w:rsidRPr="00701D0B" w:rsidRDefault="00AF77B6" w:rsidP="00285E23">
      <w:pPr>
        <w:pStyle w:val="Clause3Sub"/>
        <w:rPr>
          <w:rFonts w:cs="Arial"/>
        </w:rPr>
      </w:pPr>
      <w:r w:rsidRPr="00701D0B">
        <w:rPr>
          <w:rFonts w:cs="Arial"/>
        </w:rPr>
        <w:t xml:space="preserve">a reference to an annexure or schedule is a reference to an annexure or schedule to this Agreement or a </w:t>
      </w:r>
      <w:r w:rsidR="009D146B" w:rsidRPr="00701D0B">
        <w:rPr>
          <w:rFonts w:cs="Arial"/>
        </w:rPr>
        <w:t>Service Schedule</w:t>
      </w:r>
      <w:r w:rsidRPr="00701D0B">
        <w:rPr>
          <w:rFonts w:cs="Arial"/>
        </w:rPr>
        <w:t>, as the case may be, as that annexure or schedule may be amended in terms of this Agreement from time to time;</w:t>
      </w:r>
    </w:p>
    <w:p w14:paraId="237B9A79" w14:textId="03E35E59" w:rsidR="00D9033F" w:rsidRPr="00701D0B" w:rsidRDefault="00D9033F" w:rsidP="00285E23">
      <w:pPr>
        <w:pStyle w:val="Clause3Sub"/>
        <w:rPr>
          <w:rFonts w:cs="Arial"/>
        </w:rPr>
      </w:pPr>
      <w:r w:rsidRPr="00701D0B">
        <w:rPr>
          <w:rFonts w:cs="Arial"/>
        </w:rPr>
        <w:t>the words "include", "includes", and "including" means "include without limitation", "includes without limitation", and "including without limitation". The use of the word "including" followed by a specific example/s shall not be construed as limiting the meaning of the general wording preceding it;</w:t>
      </w:r>
      <w:r w:rsidR="00511ADE" w:rsidRPr="00701D0B">
        <w:rPr>
          <w:rFonts w:cs="Arial"/>
        </w:rPr>
        <w:t xml:space="preserve"> </w:t>
      </w:r>
    </w:p>
    <w:p w14:paraId="18EAD31D" w14:textId="326E75C2" w:rsidR="0030321A" w:rsidRPr="0030321A" w:rsidRDefault="0030321A" w:rsidP="0030321A">
      <w:pPr>
        <w:pStyle w:val="Clause3Sub"/>
        <w:rPr>
          <w:ins w:id="322" w:author="Werksmans" w:date="2025-09-01T16:24:00Z" w16du:dateUtc="2025-09-01T14:24:00Z"/>
          <w:rFonts w:cs="Arial"/>
        </w:rPr>
      </w:pPr>
      <w:ins w:id="323" w:author="Werksmans" w:date="2025-09-01T16:24:00Z" w16du:dateUtc="2025-09-01T14:24:00Z">
        <w:r>
          <w:rPr>
            <w:rFonts w:cs="Arial"/>
          </w:rPr>
          <w:t xml:space="preserve">any reference to </w:t>
        </w:r>
        <w:r w:rsidRPr="0030321A">
          <w:rPr>
            <w:rFonts w:cs="Arial"/>
          </w:rPr>
          <w:t>person means any person, company, close corporation, trust, partnership or other entity whether or not having separate legal personality</w:t>
        </w:r>
        <w:r>
          <w:rPr>
            <w:rFonts w:cs="Arial"/>
          </w:rPr>
          <w:t>;</w:t>
        </w:r>
      </w:ins>
    </w:p>
    <w:p w14:paraId="71DB0E31" w14:textId="023A9063" w:rsidR="00511ADE" w:rsidRPr="00701D0B" w:rsidRDefault="00511ADE" w:rsidP="00285E23">
      <w:pPr>
        <w:pStyle w:val="Clause3Sub"/>
        <w:rPr>
          <w:rFonts w:cs="Arial"/>
        </w:rPr>
      </w:pPr>
      <w:r w:rsidRPr="00701D0B">
        <w:rPr>
          <w:rFonts w:cs="Arial"/>
        </w:rPr>
        <w:t xml:space="preserve">where figures are referred to in numerals and in words, and there is any conflict between the two, the words shall prevail; </w:t>
      </w:r>
      <w:r w:rsidR="00AB616C" w:rsidRPr="00701D0B">
        <w:rPr>
          <w:rFonts w:cs="Arial"/>
        </w:rPr>
        <w:t>and</w:t>
      </w:r>
    </w:p>
    <w:p w14:paraId="7310C6C7" w14:textId="3D7D2F6C" w:rsidR="00AF77B6" w:rsidRPr="00701D0B" w:rsidRDefault="00AF77B6" w:rsidP="00285E23">
      <w:pPr>
        <w:pStyle w:val="Clause3Sub"/>
        <w:rPr>
          <w:rFonts w:cs="Arial"/>
        </w:rPr>
      </w:pPr>
      <w:r w:rsidRPr="00701D0B">
        <w:rPr>
          <w:rFonts w:cs="Arial"/>
        </w:rPr>
        <w:lastRenderedPageBreak/>
        <w:t>any reference in this Agreement to a Party shall include a reference to that Party’s assigns and, if such Party is liquidated or sequestrated, be applicable also to and binding upon that Party’s liquidator</w:t>
      </w:r>
      <w:r w:rsidR="009B589C" w:rsidRPr="00701D0B">
        <w:rPr>
          <w:rFonts w:cs="Arial"/>
        </w:rPr>
        <w:t xml:space="preserve"> to the extent that they are expressly permitted under this Agreement</w:t>
      </w:r>
      <w:r w:rsidR="00285E23" w:rsidRPr="00701D0B">
        <w:rPr>
          <w:rFonts w:cs="Arial"/>
        </w:rPr>
        <w:t>.</w:t>
      </w:r>
    </w:p>
    <w:p w14:paraId="18A3ECCE" w14:textId="2EB5E984" w:rsidR="00614365" w:rsidRDefault="00614365" w:rsidP="00285E23">
      <w:pPr>
        <w:pStyle w:val="Clause1Head"/>
        <w:rPr>
          <w:ins w:id="324" w:author="Werksmans" w:date="2025-09-24T21:38:00Z" w16du:dateUtc="2025-09-24T19:38:00Z"/>
          <w:rFonts w:cs="Arial"/>
        </w:rPr>
      </w:pPr>
      <w:bookmarkStart w:id="325" w:name="_Toc209645575"/>
      <w:bookmarkStart w:id="326" w:name="_Ref116718017"/>
      <w:bookmarkStart w:id="327" w:name="_Toc116879788"/>
      <w:bookmarkStart w:id="328" w:name="_Toc116880066"/>
      <w:bookmarkStart w:id="329" w:name="_Toc119316080"/>
      <w:bookmarkStart w:id="330" w:name="_Toc126389360"/>
      <w:bookmarkStart w:id="331" w:name="_Toc129662098"/>
      <w:bookmarkStart w:id="332" w:name="_Toc129670685"/>
      <w:bookmarkStart w:id="333" w:name="_Toc132012487"/>
      <w:bookmarkStart w:id="334" w:name="_Toc132176186"/>
      <w:bookmarkStart w:id="335" w:name="_Toc134865362"/>
      <w:bookmarkStart w:id="336" w:name="_Toc136061164"/>
      <w:bookmarkStart w:id="337" w:name="_Toc141239054"/>
      <w:bookmarkStart w:id="338" w:name="_Toc157502051"/>
      <w:bookmarkStart w:id="339" w:name="_Toc157584661"/>
      <w:bookmarkStart w:id="340" w:name="_Toc157593114"/>
      <w:bookmarkStart w:id="341" w:name="_Toc157593571"/>
      <w:bookmarkStart w:id="342" w:name="_Toc157593668"/>
      <w:ins w:id="343" w:author="Werksmans" w:date="2025-09-24T21:38:00Z" w16du:dateUtc="2025-09-24T19:38:00Z">
        <w:r>
          <w:rPr>
            <w:rFonts w:cs="Arial"/>
          </w:rPr>
          <w:t>CANCELLATION AND REPLACEMENT OF THE ORIGINAL AGREEMENT</w:t>
        </w:r>
        <w:bookmarkEnd w:id="325"/>
      </w:ins>
    </w:p>
    <w:p w14:paraId="23B57DC6" w14:textId="338D686D" w:rsidR="00614365" w:rsidRPr="00A41121" w:rsidRDefault="00614365" w:rsidP="00A41121">
      <w:pPr>
        <w:pStyle w:val="Clause2Sub"/>
        <w:numPr>
          <w:ilvl w:val="0"/>
          <w:numId w:val="0"/>
        </w:numPr>
        <w:ind w:left="1440"/>
        <w:rPr>
          <w:ins w:id="344" w:author="Werksmans" w:date="2025-09-24T21:37:00Z" w16du:dateUtc="2025-09-24T19:37:00Z"/>
        </w:rPr>
      </w:pPr>
      <w:ins w:id="345" w:author="Werksmans" w:date="2025-09-24T21:38:00Z" w16du:dateUtc="2025-09-24T19:38:00Z">
        <w:r>
          <w:t xml:space="preserve">The </w:t>
        </w:r>
      </w:ins>
      <w:ins w:id="346" w:author="Werksmans" w:date="2025-09-24T21:39:00Z" w16du:dateUtc="2025-09-24T19:39:00Z">
        <w:r>
          <w:t>Parties hereby agree to cancel the Original Agreement and to replace it with this Agreement. For the avoidance of doubt, this Agreement supersedes and replaces the Original Agreement and all prior commitments, undertakings an</w:t>
        </w:r>
      </w:ins>
      <w:ins w:id="347" w:author="Werksmans" w:date="2025-09-24T21:40:00Z" w16du:dateUtc="2025-09-24T19:40:00Z">
        <w:r>
          <w:t xml:space="preserve">d representations, whether oral or written, between the Parties </w:t>
        </w:r>
      </w:ins>
      <w:ins w:id="348" w:author="Werksmans" w:date="2025-09-24T21:53:00Z" w16du:dateUtc="2025-09-24T19:53:00Z">
        <w:r w:rsidR="0043668F">
          <w:t xml:space="preserve">(and other persons, as may be applicable) </w:t>
        </w:r>
      </w:ins>
      <w:ins w:id="349" w:author="Werksmans" w:date="2025-09-24T21:40:00Z" w16du:dateUtc="2025-09-24T19:40:00Z">
        <w:r>
          <w:t xml:space="preserve">in respect of the subject matter hereof. Such supersession shall be retrospective to </w:t>
        </w:r>
        <w:r w:rsidR="00A41121">
          <w:t>[</w:t>
        </w:r>
        <w:commentRangeStart w:id="350"/>
        <w:r w:rsidR="00A41121">
          <w:t>insert signature date of the Original Agreement</w:t>
        </w:r>
      </w:ins>
      <w:commentRangeEnd w:id="350"/>
      <w:ins w:id="351" w:author="Werksmans" w:date="2025-09-24T21:42:00Z" w16du:dateUtc="2025-09-24T19:42:00Z">
        <w:r w:rsidR="00A41121">
          <w:rPr>
            <w:rStyle w:val="CommentReference"/>
            <w:b/>
          </w:rPr>
          <w:commentReference w:id="350"/>
        </w:r>
      </w:ins>
      <w:ins w:id="352" w:author="Werksmans" w:date="2025-09-24T21:40:00Z" w16du:dateUtc="2025-09-24T19:40:00Z">
        <w:r w:rsidR="00A41121">
          <w:t>]</w:t>
        </w:r>
      </w:ins>
      <w:ins w:id="353" w:author="Werksmans" w:date="2025-09-24T21:41:00Z" w16du:dateUtc="2025-09-24T19:41:00Z">
        <w:r w:rsidR="00A41121">
          <w:t xml:space="preserve"> and shall accordingly be deemed to have taken place on that date. This Agreement shall accordingly be binding on the Parties in accordance with its terms and conditions.</w:t>
        </w:r>
      </w:ins>
    </w:p>
    <w:p w14:paraId="65A6BF4B" w14:textId="672BDC00" w:rsidR="00AF77B6" w:rsidRPr="00701D0B" w:rsidRDefault="00AF77B6" w:rsidP="00285E23">
      <w:pPr>
        <w:pStyle w:val="Clause1Head"/>
        <w:rPr>
          <w:rFonts w:cs="Arial"/>
        </w:rPr>
      </w:pPr>
      <w:bookmarkStart w:id="354" w:name="_Toc209645576"/>
      <w:r w:rsidRPr="00701D0B">
        <w:rPr>
          <w:rFonts w:cs="Arial"/>
        </w:rPr>
        <w:t>APPOINTMENT</w:t>
      </w:r>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54"/>
    </w:p>
    <w:p w14:paraId="49059BF4" w14:textId="06911BC7" w:rsidR="00AF77B6" w:rsidRPr="00701D0B" w:rsidRDefault="00AF77B6" w:rsidP="00285E23">
      <w:pPr>
        <w:pStyle w:val="Clause2Sub"/>
        <w:rPr>
          <w:rFonts w:cs="Arial"/>
        </w:rPr>
      </w:pPr>
      <w:r w:rsidRPr="00701D0B">
        <w:rPr>
          <w:rFonts w:cs="Arial"/>
        </w:rPr>
        <w:t>The Customer appoints the Service Provider</w:t>
      </w:r>
      <w:r w:rsidR="009A7E95" w:rsidRPr="00701D0B">
        <w:rPr>
          <w:rFonts w:cs="Arial"/>
        </w:rPr>
        <w:t>,</w:t>
      </w:r>
      <w:r w:rsidRPr="00701D0B">
        <w:rPr>
          <w:rFonts w:cs="Arial"/>
        </w:rPr>
        <w:t xml:space="preserve"> </w:t>
      </w:r>
      <w:r w:rsidR="009A7E95" w:rsidRPr="00701D0B">
        <w:rPr>
          <w:rFonts w:cs="Arial"/>
        </w:rPr>
        <w:t xml:space="preserve">on a non-exclusive basis, </w:t>
      </w:r>
      <w:r w:rsidRPr="00701D0B">
        <w:rPr>
          <w:rFonts w:cs="Arial"/>
        </w:rPr>
        <w:t xml:space="preserve">to provide the Services to the Customer, subject to the provisions of this Agreement and otherwise in accordance with each </w:t>
      </w:r>
      <w:r w:rsidR="009D146B" w:rsidRPr="00701D0B">
        <w:rPr>
          <w:rFonts w:cs="Arial"/>
        </w:rPr>
        <w:t>Service Schedule</w:t>
      </w:r>
      <w:r w:rsidRPr="00701D0B">
        <w:rPr>
          <w:rFonts w:cs="Arial"/>
        </w:rPr>
        <w:t xml:space="preserve"> as such </w:t>
      </w:r>
      <w:r w:rsidR="009D146B" w:rsidRPr="00701D0B">
        <w:rPr>
          <w:rFonts w:cs="Arial"/>
        </w:rPr>
        <w:t>Service Schedule</w:t>
      </w:r>
      <w:r w:rsidRPr="00701D0B">
        <w:rPr>
          <w:rFonts w:cs="Arial"/>
        </w:rPr>
        <w:t xml:space="preserve"> applies from time to time.</w:t>
      </w:r>
    </w:p>
    <w:p w14:paraId="773CB535" w14:textId="69B3D463" w:rsidR="00AF77B6" w:rsidRPr="00701D0B" w:rsidRDefault="00AF77B6" w:rsidP="004A0F9D">
      <w:pPr>
        <w:pStyle w:val="Clause2Sub"/>
        <w:rPr>
          <w:rFonts w:cs="Arial"/>
        </w:rPr>
      </w:pPr>
      <w:r w:rsidRPr="00701D0B">
        <w:rPr>
          <w:rFonts w:cs="Arial"/>
        </w:rPr>
        <w:t xml:space="preserve">The Customer shall be entitled to elect to enter into a separate </w:t>
      </w:r>
      <w:r w:rsidR="009D146B" w:rsidRPr="00701D0B">
        <w:rPr>
          <w:rFonts w:cs="Arial"/>
        </w:rPr>
        <w:t>Service Schedule</w:t>
      </w:r>
      <w:r w:rsidRPr="00701D0B">
        <w:rPr>
          <w:rFonts w:cs="Arial"/>
        </w:rPr>
        <w:t xml:space="preserve"> for any one or more or all of the Services.</w:t>
      </w:r>
    </w:p>
    <w:p w14:paraId="058969C2" w14:textId="77777777" w:rsidR="00AF77B6" w:rsidRPr="00701D0B" w:rsidRDefault="00AF77B6" w:rsidP="0041157F">
      <w:pPr>
        <w:pStyle w:val="Clause1Head"/>
        <w:rPr>
          <w:rFonts w:cs="Arial"/>
        </w:rPr>
      </w:pPr>
      <w:bookmarkStart w:id="355" w:name="_Toc157502052"/>
      <w:bookmarkStart w:id="356" w:name="_Toc157584662"/>
      <w:bookmarkStart w:id="357" w:name="_Toc157593115"/>
      <w:bookmarkStart w:id="358" w:name="_Toc157593572"/>
      <w:bookmarkStart w:id="359" w:name="_Toc157593669"/>
      <w:bookmarkStart w:id="360" w:name="_Toc209645577"/>
      <w:r w:rsidRPr="00701D0B">
        <w:rPr>
          <w:rFonts w:cs="Arial"/>
        </w:rPr>
        <w:t>DURATION</w:t>
      </w:r>
      <w:bookmarkEnd w:id="355"/>
      <w:bookmarkEnd w:id="356"/>
      <w:bookmarkEnd w:id="357"/>
      <w:bookmarkEnd w:id="358"/>
      <w:bookmarkEnd w:id="359"/>
      <w:bookmarkEnd w:id="360"/>
    </w:p>
    <w:p w14:paraId="03AAF765" w14:textId="3B61E451" w:rsidR="00AF77B6" w:rsidRPr="00701D0B" w:rsidRDefault="00AF77B6" w:rsidP="0041157F">
      <w:pPr>
        <w:pStyle w:val="Clause2Sub"/>
        <w:rPr>
          <w:rFonts w:cs="Arial"/>
        </w:rPr>
      </w:pPr>
      <w:bookmarkStart w:id="361" w:name="_Ref271286114"/>
      <w:r w:rsidRPr="00701D0B">
        <w:rPr>
          <w:rFonts w:cs="Arial"/>
        </w:rPr>
        <w:t>Th</w:t>
      </w:r>
      <w:r w:rsidR="0046076E" w:rsidRPr="00701D0B">
        <w:rPr>
          <w:rFonts w:cs="Arial"/>
        </w:rPr>
        <w:t>is</w:t>
      </w:r>
      <w:r w:rsidRPr="00701D0B">
        <w:rPr>
          <w:rFonts w:cs="Arial"/>
        </w:rPr>
        <w:t xml:space="preserve"> Agreement shall commence as of the Effective Date and shall endure indefinitely for so long as any </w:t>
      </w:r>
      <w:r w:rsidR="009D146B" w:rsidRPr="00701D0B">
        <w:rPr>
          <w:rFonts w:cs="Arial"/>
        </w:rPr>
        <w:t>Service Schedule</w:t>
      </w:r>
      <w:r w:rsidRPr="00701D0B">
        <w:rPr>
          <w:rFonts w:cs="Arial"/>
        </w:rPr>
        <w:t xml:space="preserve"> remains in effect.</w:t>
      </w:r>
    </w:p>
    <w:p w14:paraId="50E18ED8" w14:textId="1A4F56AB" w:rsidR="00AF77B6" w:rsidRPr="00701D0B" w:rsidRDefault="00AF77B6" w:rsidP="0041157F">
      <w:pPr>
        <w:pStyle w:val="Clause2Sub"/>
        <w:rPr>
          <w:rFonts w:cs="Arial"/>
        </w:rPr>
      </w:pPr>
      <w:bookmarkStart w:id="362" w:name="_Ref116730013"/>
      <w:bookmarkEnd w:id="361"/>
      <w:r w:rsidRPr="00701D0B">
        <w:rPr>
          <w:rFonts w:cs="Arial"/>
        </w:rPr>
        <w:t xml:space="preserve">The termination or expiration of any part of, or the whole of, any </w:t>
      </w:r>
      <w:r w:rsidR="009D146B" w:rsidRPr="00701D0B">
        <w:rPr>
          <w:rFonts w:cs="Arial"/>
        </w:rPr>
        <w:t>Service Schedule</w:t>
      </w:r>
      <w:r w:rsidRPr="00701D0B">
        <w:rPr>
          <w:rFonts w:cs="Arial"/>
        </w:rPr>
        <w:t xml:space="preserve"> shall not affect the continued existence of this Agreement or the remainder of that </w:t>
      </w:r>
      <w:r w:rsidR="009D146B" w:rsidRPr="00701D0B">
        <w:rPr>
          <w:rFonts w:cs="Arial"/>
        </w:rPr>
        <w:t>Service</w:t>
      </w:r>
      <w:ins w:id="363" w:author="Werksmans" w:date="2025-09-01T16:40:00Z" w16du:dateUtc="2025-09-01T14:40:00Z">
        <w:r w:rsidR="00B73FB5">
          <w:rPr>
            <w:rFonts w:cs="Arial"/>
          </w:rPr>
          <w:t> </w:t>
        </w:r>
      </w:ins>
      <w:del w:id="364" w:author="Werksmans" w:date="2025-09-01T16:40:00Z" w16du:dateUtc="2025-09-01T14:40:00Z">
        <w:r w:rsidR="009D146B" w:rsidRPr="00701D0B" w:rsidDel="00B73FB5">
          <w:rPr>
            <w:rFonts w:cs="Arial"/>
          </w:rPr>
          <w:delText xml:space="preserve"> </w:delText>
        </w:r>
      </w:del>
      <w:r w:rsidR="009D146B" w:rsidRPr="00701D0B">
        <w:rPr>
          <w:rFonts w:cs="Arial"/>
        </w:rPr>
        <w:t>Schedule</w:t>
      </w:r>
      <w:r w:rsidRPr="00701D0B">
        <w:rPr>
          <w:rFonts w:cs="Arial"/>
        </w:rPr>
        <w:t xml:space="preserve"> or of any other </w:t>
      </w:r>
      <w:r w:rsidR="009D146B" w:rsidRPr="00701D0B">
        <w:rPr>
          <w:rFonts w:cs="Arial"/>
        </w:rPr>
        <w:t>Service Schedule</w:t>
      </w:r>
      <w:r w:rsidRPr="00701D0B">
        <w:rPr>
          <w:rFonts w:cs="Arial"/>
        </w:rPr>
        <w:t>/s which have not been terminated or have not expired.</w:t>
      </w:r>
      <w:del w:id="365" w:author="Werksmans" w:date="2025-09-01T16:36:00Z" w16du:dateUtc="2025-09-01T14:36:00Z">
        <w:r w:rsidRPr="00701D0B" w:rsidDel="00E22B9F">
          <w:rPr>
            <w:rFonts w:cs="Arial"/>
          </w:rPr>
          <w:delText xml:space="preserve">  </w:delText>
        </w:r>
      </w:del>
    </w:p>
    <w:p w14:paraId="7831D44D" w14:textId="77777777" w:rsidR="00AF77B6" w:rsidRPr="00701D0B" w:rsidRDefault="00AF77B6" w:rsidP="00C64129">
      <w:pPr>
        <w:pStyle w:val="Clause1Head"/>
        <w:rPr>
          <w:rFonts w:cs="Arial"/>
        </w:rPr>
      </w:pPr>
      <w:bookmarkStart w:id="366" w:name="_Toc116879787"/>
      <w:bookmarkStart w:id="367" w:name="_Toc116880065"/>
      <w:bookmarkStart w:id="368" w:name="_Toc119316079"/>
      <w:bookmarkStart w:id="369" w:name="_Toc126389359"/>
      <w:bookmarkStart w:id="370" w:name="_Toc129662097"/>
      <w:bookmarkStart w:id="371" w:name="_Toc129670684"/>
      <w:bookmarkStart w:id="372" w:name="_Toc132012486"/>
      <w:bookmarkStart w:id="373" w:name="_Toc132176185"/>
      <w:bookmarkStart w:id="374" w:name="_Toc134865361"/>
      <w:bookmarkStart w:id="375" w:name="_Toc136061163"/>
      <w:bookmarkStart w:id="376" w:name="_Toc141239053"/>
      <w:bookmarkStart w:id="377" w:name="_Toc157502053"/>
      <w:bookmarkStart w:id="378" w:name="_Toc157584663"/>
      <w:bookmarkStart w:id="379" w:name="_Toc157593116"/>
      <w:bookmarkStart w:id="380" w:name="_Toc157593573"/>
      <w:bookmarkStart w:id="381" w:name="_Toc157593670"/>
      <w:bookmarkStart w:id="382" w:name="_Toc209645578"/>
      <w:bookmarkStart w:id="383" w:name="_Ref116718023"/>
      <w:bookmarkStart w:id="384" w:name="_Toc116879791"/>
      <w:bookmarkStart w:id="385" w:name="_Toc116880069"/>
      <w:bookmarkStart w:id="386" w:name="_Toc119316083"/>
      <w:bookmarkStart w:id="387" w:name="_Toc126389363"/>
      <w:bookmarkStart w:id="388" w:name="_Toc129662101"/>
      <w:bookmarkStart w:id="389" w:name="_Toc129670688"/>
      <w:bookmarkStart w:id="390" w:name="_Toc132012490"/>
      <w:bookmarkStart w:id="391" w:name="_Toc132176189"/>
      <w:bookmarkStart w:id="392" w:name="_Toc134865365"/>
      <w:bookmarkStart w:id="393" w:name="_Toc136061167"/>
      <w:bookmarkStart w:id="394" w:name="_Toc141239057"/>
      <w:bookmarkEnd w:id="362"/>
      <w:r w:rsidRPr="00701D0B">
        <w:rPr>
          <w:rFonts w:cs="Arial"/>
        </w:rPr>
        <w:t>SERVICE TERMS AND CONDITIONS</w:t>
      </w:r>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p>
    <w:p w14:paraId="2AAA7407" w14:textId="551B82E4" w:rsidR="00AF77B6" w:rsidRPr="00701D0B" w:rsidRDefault="00AF77B6" w:rsidP="00C64129">
      <w:pPr>
        <w:pStyle w:val="Clause2Sub"/>
        <w:rPr>
          <w:rFonts w:cs="Arial"/>
        </w:rPr>
      </w:pPr>
      <w:r w:rsidRPr="00701D0B">
        <w:rPr>
          <w:rFonts w:cs="Arial"/>
        </w:rPr>
        <w:t xml:space="preserve">This Agreement contains general provisions for the provision of the Services.  Specific provisions for the provision of the Services to the Customer are to be contained in each separate </w:t>
      </w:r>
      <w:r w:rsidR="009D146B" w:rsidRPr="00701D0B">
        <w:rPr>
          <w:rFonts w:cs="Arial"/>
        </w:rPr>
        <w:t>Service Schedule</w:t>
      </w:r>
      <w:r w:rsidRPr="00701D0B">
        <w:rPr>
          <w:rFonts w:cs="Arial"/>
        </w:rPr>
        <w:t xml:space="preserve">, as such </w:t>
      </w:r>
      <w:r w:rsidR="009D146B" w:rsidRPr="00701D0B">
        <w:rPr>
          <w:rFonts w:cs="Arial"/>
        </w:rPr>
        <w:t>Service Schedule</w:t>
      </w:r>
      <w:r w:rsidRPr="00701D0B">
        <w:rPr>
          <w:rFonts w:cs="Arial"/>
        </w:rPr>
        <w:t xml:space="preserve"> applies to the Customer in question.</w:t>
      </w:r>
    </w:p>
    <w:p w14:paraId="6831F34D" w14:textId="28BF2C5C" w:rsidR="00AF77B6" w:rsidRPr="00701D0B" w:rsidRDefault="00AF77B6" w:rsidP="00C64129">
      <w:pPr>
        <w:pStyle w:val="Clause2Sub"/>
        <w:rPr>
          <w:rFonts w:cs="Arial"/>
        </w:rPr>
      </w:pPr>
      <w:r w:rsidRPr="00701D0B">
        <w:rPr>
          <w:rFonts w:cs="Arial"/>
        </w:rPr>
        <w:lastRenderedPageBreak/>
        <w:t xml:space="preserve">Except as otherwise expressly stipulated in this Agreement, the rights and duties of the Parties regarding the provision of Services shall be suspended during any period in which no </w:t>
      </w:r>
      <w:r w:rsidR="009D146B" w:rsidRPr="00701D0B">
        <w:rPr>
          <w:rFonts w:cs="Arial"/>
        </w:rPr>
        <w:t>Service Schedule</w:t>
      </w:r>
      <w:r w:rsidRPr="00701D0B">
        <w:rPr>
          <w:rFonts w:cs="Arial"/>
        </w:rPr>
        <w:t xml:space="preserve"> is in effect</w:t>
      </w:r>
      <w:ins w:id="395" w:author="Werksmans" w:date="2025-09-01T16:41:00Z" w16du:dateUtc="2025-09-01T14:41:00Z">
        <w:r w:rsidR="00B73FB5">
          <w:rPr>
            <w:rFonts w:cs="Arial"/>
          </w:rPr>
          <w:t xml:space="preserve"> or if the Customer instructs the Service Provide</w:t>
        </w:r>
      </w:ins>
      <w:ins w:id="396" w:author="Heike  Beck" w:date="2025-10-21T09:55:00Z" w16du:dateUtc="2025-10-21T07:55:00Z">
        <w:r w:rsidR="002A686E">
          <w:rPr>
            <w:rFonts w:cs="Arial"/>
          </w:rPr>
          <w:t>r</w:t>
        </w:r>
      </w:ins>
      <w:ins w:id="397" w:author="Werksmans" w:date="2025-09-01T16:41:00Z" w16du:dateUtc="2025-09-01T14:41:00Z">
        <w:r w:rsidR="00B73FB5">
          <w:rPr>
            <w:rFonts w:cs="Arial"/>
          </w:rPr>
          <w:t xml:space="preserve"> to suspend the Services under the applicable Service Schedules</w:t>
        </w:r>
      </w:ins>
      <w:r w:rsidRPr="00701D0B">
        <w:rPr>
          <w:rFonts w:cs="Arial"/>
        </w:rPr>
        <w:t>.</w:t>
      </w:r>
    </w:p>
    <w:p w14:paraId="5F4FCB1B" w14:textId="4F695F29" w:rsidR="00AF77B6" w:rsidRPr="00701D0B" w:rsidRDefault="00AF77B6" w:rsidP="00A301B7">
      <w:pPr>
        <w:pStyle w:val="Clause2Sub"/>
        <w:rPr>
          <w:rFonts w:cs="Arial"/>
        </w:rPr>
      </w:pPr>
      <w:r w:rsidRPr="00701D0B">
        <w:rPr>
          <w:rFonts w:cs="Arial"/>
        </w:rPr>
        <w:t xml:space="preserve">The provisions of this Agreement apply to each and every </w:t>
      </w:r>
      <w:r w:rsidR="009D146B" w:rsidRPr="00701D0B">
        <w:rPr>
          <w:rFonts w:cs="Arial"/>
        </w:rPr>
        <w:t>Service Schedule</w:t>
      </w:r>
      <w:r w:rsidRPr="00701D0B">
        <w:rPr>
          <w:rFonts w:cs="Arial"/>
        </w:rPr>
        <w:t xml:space="preserve"> issued under this Agreement unless specifically excluded in the applicable </w:t>
      </w:r>
      <w:r w:rsidR="009D146B" w:rsidRPr="00701D0B">
        <w:rPr>
          <w:rFonts w:cs="Arial"/>
        </w:rPr>
        <w:t>Service Schedule</w:t>
      </w:r>
      <w:r w:rsidRPr="00701D0B">
        <w:rPr>
          <w:rFonts w:cs="Arial"/>
        </w:rPr>
        <w:t xml:space="preserve">. </w:t>
      </w:r>
    </w:p>
    <w:bookmarkEnd w:id="383"/>
    <w:bookmarkEnd w:id="384"/>
    <w:bookmarkEnd w:id="385"/>
    <w:bookmarkEnd w:id="386"/>
    <w:bookmarkEnd w:id="387"/>
    <w:bookmarkEnd w:id="388"/>
    <w:bookmarkEnd w:id="389"/>
    <w:bookmarkEnd w:id="390"/>
    <w:bookmarkEnd w:id="391"/>
    <w:bookmarkEnd w:id="392"/>
    <w:bookmarkEnd w:id="393"/>
    <w:bookmarkEnd w:id="394"/>
    <w:p w14:paraId="68E30A8C" w14:textId="39DC705D" w:rsidR="00AF77B6" w:rsidRPr="00701D0B" w:rsidRDefault="00AF77B6" w:rsidP="00AF0522">
      <w:pPr>
        <w:pStyle w:val="Clause2Sub"/>
        <w:rPr>
          <w:rFonts w:cs="Arial"/>
        </w:rPr>
      </w:pPr>
      <w:r w:rsidRPr="00701D0B">
        <w:rPr>
          <w:rFonts w:cs="Arial"/>
        </w:rPr>
        <w:t xml:space="preserve">The specific Services to be provided by the Service Provider, particular exclusions from the Services, Service Levels, Service Level Credits, the </w:t>
      </w:r>
      <w:r w:rsidR="009D146B" w:rsidRPr="00701D0B">
        <w:rPr>
          <w:rFonts w:cs="Arial"/>
        </w:rPr>
        <w:t>Service Schedule</w:t>
      </w:r>
      <w:r w:rsidRPr="00701D0B">
        <w:rPr>
          <w:rFonts w:cs="Arial"/>
        </w:rPr>
        <w:t xml:space="preserve"> Term and other related matters as well as other matters specific to the Services covered by that </w:t>
      </w:r>
      <w:r w:rsidR="009D146B" w:rsidRPr="00701D0B">
        <w:rPr>
          <w:rFonts w:cs="Arial"/>
        </w:rPr>
        <w:t>Service Schedule</w:t>
      </w:r>
      <w:r w:rsidRPr="00701D0B">
        <w:rPr>
          <w:rFonts w:cs="Arial"/>
        </w:rPr>
        <w:t xml:space="preserve">, shall be expressed in each </w:t>
      </w:r>
      <w:r w:rsidR="009D146B" w:rsidRPr="00701D0B">
        <w:rPr>
          <w:rFonts w:cs="Arial"/>
        </w:rPr>
        <w:t>Service Schedule</w:t>
      </w:r>
      <w:del w:id="398" w:author="Werksmans" w:date="2025-09-01T16:42:00Z" w16du:dateUtc="2025-09-01T14:42:00Z">
        <w:r w:rsidRPr="00701D0B" w:rsidDel="00B73FB5">
          <w:rPr>
            <w:rFonts w:cs="Arial"/>
          </w:rPr>
          <w:delText xml:space="preserve"> and/or its annexures</w:delText>
        </w:r>
      </w:del>
      <w:r w:rsidRPr="00701D0B">
        <w:rPr>
          <w:rFonts w:cs="Arial"/>
        </w:rPr>
        <w:t xml:space="preserve">.  Each </w:t>
      </w:r>
      <w:r w:rsidR="009D146B" w:rsidRPr="00701D0B">
        <w:rPr>
          <w:rFonts w:cs="Arial"/>
        </w:rPr>
        <w:t>Service Schedule</w:t>
      </w:r>
      <w:r w:rsidRPr="00701D0B">
        <w:rPr>
          <w:rFonts w:cs="Arial"/>
        </w:rPr>
        <w:t xml:space="preserve"> shall incorporate by reference, and shall be subject to, the terms and conditions of this Agreement.</w:t>
      </w:r>
    </w:p>
    <w:p w14:paraId="69187C3E" w14:textId="46FB1412" w:rsidR="00AF77B6" w:rsidRPr="00701D0B" w:rsidRDefault="00AF77B6" w:rsidP="003C672B">
      <w:pPr>
        <w:pStyle w:val="Clause2Sub"/>
        <w:rPr>
          <w:rFonts w:cs="Arial"/>
        </w:rPr>
      </w:pPr>
      <w:r w:rsidRPr="00701D0B">
        <w:rPr>
          <w:rFonts w:cs="Arial"/>
        </w:rPr>
        <w:t xml:space="preserve">Except as otherwise expressly provided in this Agreement or a </w:t>
      </w:r>
      <w:r w:rsidR="009D146B" w:rsidRPr="00701D0B">
        <w:rPr>
          <w:rFonts w:cs="Arial"/>
        </w:rPr>
        <w:t>Service Schedule</w:t>
      </w:r>
      <w:r w:rsidRPr="00701D0B">
        <w:rPr>
          <w:rFonts w:cs="Arial"/>
        </w:rPr>
        <w:t xml:space="preserve"> or as otherwise agreed by the Parties in writing from time to time, the Service Provider shall procure or otherwise provide, at its expense, all of the</w:t>
      </w:r>
      <w:ins w:id="399" w:author="Werksmans" w:date="2025-09-01T16:03:00Z" w16du:dateUtc="2025-09-01T14:03:00Z">
        <w:r w:rsidR="00C1559E">
          <w:rPr>
            <w:rFonts w:cs="Arial"/>
          </w:rPr>
          <w:t xml:space="preserve"> </w:t>
        </w:r>
      </w:ins>
      <w:ins w:id="400" w:author="Werksmans" w:date="2025-09-01T16:04:00Z" w16du:dateUtc="2025-09-01T14:04:00Z">
        <w:r w:rsidR="00C1559E">
          <w:rPr>
            <w:rFonts w:cs="Arial"/>
          </w:rPr>
          <w:t>Balance</w:t>
        </w:r>
      </w:ins>
      <w:ins w:id="401" w:author="Werksmans" w:date="2025-09-01T16:03:00Z" w16du:dateUtc="2025-09-01T14:03:00Z">
        <w:r w:rsidR="00C1559E">
          <w:rPr>
            <w:rFonts w:cs="Arial"/>
          </w:rPr>
          <w:t xml:space="preserve"> of </w:t>
        </w:r>
      </w:ins>
      <w:ins w:id="402" w:author="Werksmans" w:date="2025-09-01T16:04:00Z" w16du:dateUtc="2025-09-01T14:04:00Z">
        <w:r w:rsidR="00C1559E">
          <w:rPr>
            <w:rFonts w:cs="Arial"/>
          </w:rPr>
          <w:t>Plant</w:t>
        </w:r>
      </w:ins>
      <w:r w:rsidRPr="00701D0B">
        <w:rPr>
          <w:rFonts w:cs="Arial"/>
        </w:rPr>
        <w:t xml:space="preserve"> </w:t>
      </w:r>
      <w:del w:id="403" w:author="Werksmans" w:date="2025-09-01T16:04:00Z" w16du:dateUtc="2025-09-01T14:04:00Z">
        <w:r w:rsidRPr="00701D0B" w:rsidDel="00C1559E">
          <w:rPr>
            <w:rFonts w:cs="Arial"/>
          </w:rPr>
          <w:delText xml:space="preserve">facilities, personnel, equipment, hardware, network facilities, software, services </w:delText>
        </w:r>
      </w:del>
      <w:r w:rsidRPr="00701D0B">
        <w:rPr>
          <w:rFonts w:cs="Arial"/>
        </w:rPr>
        <w:t>and other resources necessary to provide the Services and otherwise to perform its obligations in accordance with this Agreement, all of which shall be deemed included in the Fees.</w:t>
      </w:r>
    </w:p>
    <w:p w14:paraId="1996242B" w14:textId="338BDFF1" w:rsidR="00C1559E" w:rsidRPr="00C1559E" w:rsidRDefault="00C1559E" w:rsidP="00C1559E">
      <w:pPr>
        <w:pStyle w:val="Clause2Sub"/>
        <w:rPr>
          <w:ins w:id="404" w:author="Werksmans" w:date="2025-09-01T16:05:00Z" w16du:dateUtc="2025-09-01T14:05:00Z"/>
          <w:rFonts w:cs="Arial"/>
        </w:rPr>
      </w:pPr>
      <w:ins w:id="405" w:author="Werksmans" w:date="2025-09-01T16:05:00Z" w16du:dateUtc="2025-09-01T14:05:00Z">
        <w:r w:rsidRPr="00C1559E">
          <w:rPr>
            <w:rFonts w:cs="Arial"/>
          </w:rPr>
          <w:t xml:space="preserve">The </w:t>
        </w:r>
        <w:r>
          <w:rPr>
            <w:rFonts w:cs="Arial"/>
          </w:rPr>
          <w:t>Service Provider</w:t>
        </w:r>
        <w:r w:rsidRPr="00C1559E">
          <w:rPr>
            <w:rFonts w:cs="Arial"/>
          </w:rPr>
          <w:t xml:space="preserve"> expressly acknowledges that it has reviewed the terms of the </w:t>
        </w:r>
      </w:ins>
      <w:ins w:id="406" w:author="Werksmans" w:date="2025-09-01T16:06:00Z">
        <w:r w:rsidRPr="00C1559E">
          <w:rPr>
            <w:rFonts w:cs="Arial"/>
          </w:rPr>
          <w:t>Customer Specifications</w:t>
        </w:r>
      </w:ins>
      <w:ins w:id="407" w:author="Werksmans" w:date="2025-09-01T16:07:00Z" w16du:dateUtc="2025-09-01T14:07:00Z">
        <w:r>
          <w:rPr>
            <w:rFonts w:cs="Arial"/>
          </w:rPr>
          <w:t xml:space="preserve"> and the</w:t>
        </w:r>
      </w:ins>
      <w:ins w:id="408" w:author="Werksmans" w:date="2025-09-01T16:06:00Z">
        <w:r w:rsidRPr="00C1559E">
          <w:rPr>
            <w:rFonts w:cs="Arial"/>
          </w:rPr>
          <w:t xml:space="preserve"> Customer’s Code of Conduct for Service Providers </w:t>
        </w:r>
      </w:ins>
      <w:ins w:id="409" w:author="Werksmans" w:date="2025-09-01T16:05:00Z" w16du:dateUtc="2025-09-01T14:05:00Z">
        <w:r w:rsidRPr="00C1559E">
          <w:rPr>
            <w:rFonts w:cs="Arial"/>
          </w:rPr>
          <w:t xml:space="preserve">and will carry out its obligations under this Agreement and in accordance with the </w:t>
        </w:r>
      </w:ins>
      <w:ins w:id="410" w:author="Werksmans" w:date="2025-09-01T16:06:00Z">
        <w:r w:rsidRPr="00C1559E">
          <w:rPr>
            <w:rFonts w:cs="Arial"/>
          </w:rPr>
          <w:t>Customer Specifications</w:t>
        </w:r>
      </w:ins>
      <w:ins w:id="411" w:author="Werksmans" w:date="2025-09-01T16:06:00Z" w16du:dateUtc="2025-09-01T14:06:00Z">
        <w:r>
          <w:rPr>
            <w:rFonts w:cs="Arial"/>
          </w:rPr>
          <w:t xml:space="preserve"> and</w:t>
        </w:r>
      </w:ins>
      <w:ins w:id="412" w:author="Werksmans" w:date="2025-09-01T16:06:00Z">
        <w:r w:rsidRPr="00C1559E">
          <w:rPr>
            <w:rFonts w:cs="Arial"/>
          </w:rPr>
          <w:t xml:space="preserve"> Customer’s Code of Conduct for Service Providers</w:t>
        </w:r>
      </w:ins>
      <w:ins w:id="413" w:author="Werksmans" w:date="2025-09-01T16:05:00Z" w16du:dateUtc="2025-09-01T14:05:00Z">
        <w:r w:rsidRPr="00C1559E">
          <w:rPr>
            <w:rFonts w:cs="Arial"/>
          </w:rPr>
          <w:t>.</w:t>
        </w:r>
      </w:ins>
    </w:p>
    <w:p w14:paraId="12FF3102" w14:textId="58DDD029" w:rsidR="00C1559E" w:rsidRPr="00C1559E" w:rsidRDefault="00C1559E" w:rsidP="00C1559E">
      <w:pPr>
        <w:pStyle w:val="Clause2Sub"/>
        <w:rPr>
          <w:ins w:id="414" w:author="Werksmans" w:date="2025-09-01T16:05:00Z" w16du:dateUtc="2025-09-01T14:05:00Z"/>
          <w:rFonts w:cs="Arial"/>
        </w:rPr>
      </w:pPr>
      <w:ins w:id="415" w:author="Werksmans" w:date="2025-09-01T16:05:00Z" w16du:dateUtc="2025-09-01T14:05:00Z">
        <w:r w:rsidRPr="00C1559E">
          <w:rPr>
            <w:rFonts w:cs="Arial"/>
          </w:rPr>
          <w:t xml:space="preserve">The </w:t>
        </w:r>
      </w:ins>
      <w:ins w:id="416" w:author="Werksmans" w:date="2025-09-01T16:07:00Z" w16du:dateUtc="2025-09-01T14:07:00Z">
        <w:r>
          <w:rPr>
            <w:rFonts w:cs="Arial"/>
          </w:rPr>
          <w:t xml:space="preserve">Service Provider </w:t>
        </w:r>
      </w:ins>
      <w:ins w:id="417" w:author="Werksmans" w:date="2025-09-01T16:05:00Z" w16du:dateUtc="2025-09-01T14:05:00Z">
        <w:r w:rsidRPr="00C1559E">
          <w:rPr>
            <w:rFonts w:cs="Arial"/>
          </w:rPr>
          <w:t xml:space="preserve">shall appoint and notify </w:t>
        </w:r>
      </w:ins>
      <w:ins w:id="418" w:author="Werksmans" w:date="2025-09-01T16:07:00Z" w16du:dateUtc="2025-09-01T14:07:00Z">
        <w:r>
          <w:rPr>
            <w:rFonts w:cs="Arial"/>
          </w:rPr>
          <w:t>the Customer</w:t>
        </w:r>
      </w:ins>
      <w:ins w:id="419" w:author="Werksmans" w:date="2025-09-01T16:05:00Z" w16du:dateUtc="2025-09-01T14:05:00Z">
        <w:r w:rsidRPr="00C1559E">
          <w:rPr>
            <w:rFonts w:cs="Arial"/>
          </w:rPr>
          <w:t xml:space="preserve"> of the name of, the </w:t>
        </w:r>
      </w:ins>
      <w:ins w:id="420" w:author="Werksmans" w:date="2025-09-01T16:07:00Z" w16du:dateUtc="2025-09-01T14:07:00Z">
        <w:r>
          <w:rPr>
            <w:rFonts w:cs="Arial"/>
          </w:rPr>
          <w:t>Service</w:t>
        </w:r>
      </w:ins>
      <w:ins w:id="421" w:author="Werksmans" w:date="2025-09-01T16:09:00Z" w16du:dateUtc="2025-09-01T14:09:00Z">
        <w:r>
          <w:rPr>
            <w:rFonts w:cs="Arial"/>
          </w:rPr>
          <w:t> </w:t>
        </w:r>
      </w:ins>
      <w:ins w:id="422" w:author="Werksmans" w:date="2025-09-01T16:07:00Z" w16du:dateUtc="2025-09-01T14:07:00Z">
        <w:r>
          <w:rPr>
            <w:rFonts w:cs="Arial"/>
          </w:rPr>
          <w:t>Provider</w:t>
        </w:r>
      </w:ins>
      <w:ins w:id="423" w:author="Werksmans" w:date="2025-09-01T16:05:00Z" w16du:dateUtc="2025-09-01T14:05:00Z">
        <w:r w:rsidRPr="00C1559E">
          <w:rPr>
            <w:rFonts w:cs="Arial"/>
          </w:rPr>
          <w:t xml:space="preserve">'s representative. The </w:t>
        </w:r>
      </w:ins>
      <w:ins w:id="424" w:author="Werksmans" w:date="2025-09-01T16:07:00Z" w16du:dateUtc="2025-09-01T14:07:00Z">
        <w:r>
          <w:rPr>
            <w:rFonts w:cs="Arial"/>
          </w:rPr>
          <w:t xml:space="preserve">Service Provider </w:t>
        </w:r>
      </w:ins>
      <w:ins w:id="425" w:author="Werksmans" w:date="2025-09-01T16:05:00Z" w16du:dateUtc="2025-09-01T14:05:00Z">
        <w:r w:rsidRPr="00C1559E">
          <w:rPr>
            <w:rFonts w:cs="Arial"/>
          </w:rPr>
          <w:t xml:space="preserve">may from time to time appoint some other person as the </w:t>
        </w:r>
      </w:ins>
      <w:ins w:id="426" w:author="Werksmans" w:date="2025-09-01T16:07:00Z" w16du:dateUtc="2025-09-01T14:07:00Z">
        <w:r>
          <w:rPr>
            <w:rFonts w:cs="Arial"/>
          </w:rPr>
          <w:t>Service Provider's</w:t>
        </w:r>
      </w:ins>
      <w:ins w:id="427" w:author="Werksmans" w:date="2025-09-01T16:05:00Z" w16du:dateUtc="2025-09-01T14:05:00Z">
        <w:r w:rsidRPr="00C1559E">
          <w:rPr>
            <w:rFonts w:cs="Arial"/>
          </w:rPr>
          <w:t xml:space="preserve"> representative in place of the person previously appointed and shall give notice of the name of that person to </w:t>
        </w:r>
      </w:ins>
      <w:ins w:id="428" w:author="Werksmans" w:date="2025-09-01T16:11:00Z" w16du:dateUtc="2025-09-01T14:11:00Z">
        <w:r w:rsidR="00053CD5">
          <w:rPr>
            <w:rFonts w:cs="Arial"/>
          </w:rPr>
          <w:t>the Customer</w:t>
        </w:r>
      </w:ins>
      <w:ins w:id="429" w:author="Werksmans" w:date="2025-09-01T16:05:00Z" w16du:dateUtc="2025-09-01T14:05:00Z">
        <w:r w:rsidRPr="00C1559E">
          <w:rPr>
            <w:rFonts w:cs="Arial"/>
          </w:rPr>
          <w:t xml:space="preserve"> without delay.</w:t>
        </w:r>
      </w:ins>
    </w:p>
    <w:p w14:paraId="6307DA03" w14:textId="2D38278D" w:rsidR="00C1559E" w:rsidRPr="00C1559E" w:rsidRDefault="00C1559E" w:rsidP="00C1559E">
      <w:pPr>
        <w:pStyle w:val="Clause2Sub"/>
        <w:rPr>
          <w:ins w:id="430" w:author="Werksmans" w:date="2025-09-01T16:05:00Z" w16du:dateUtc="2025-09-01T14:05:00Z"/>
          <w:rFonts w:cs="Arial"/>
        </w:rPr>
      </w:pPr>
      <w:ins w:id="431" w:author="Werksmans" w:date="2025-09-01T16:05:00Z" w16du:dateUtc="2025-09-01T14:05:00Z">
        <w:r w:rsidRPr="00C1559E">
          <w:rPr>
            <w:rFonts w:cs="Arial"/>
          </w:rPr>
          <w:t xml:space="preserve">The </w:t>
        </w:r>
      </w:ins>
      <w:ins w:id="432" w:author="Werksmans" w:date="2025-09-01T16:08:00Z" w16du:dateUtc="2025-09-01T14:08:00Z">
        <w:r>
          <w:rPr>
            <w:rFonts w:cs="Arial"/>
          </w:rPr>
          <w:t>Service Provider's</w:t>
        </w:r>
      </w:ins>
      <w:ins w:id="433" w:author="Werksmans" w:date="2025-09-01T16:05:00Z" w16du:dateUtc="2025-09-01T14:05:00Z">
        <w:r w:rsidRPr="00C1559E">
          <w:rPr>
            <w:rFonts w:cs="Arial"/>
          </w:rPr>
          <w:t xml:space="preserve"> representative represents and acts for the </w:t>
        </w:r>
      </w:ins>
      <w:ins w:id="434" w:author="Werksmans" w:date="2025-09-01T16:08:00Z" w16du:dateUtc="2025-09-01T14:08:00Z">
        <w:r>
          <w:rPr>
            <w:rFonts w:cs="Arial"/>
          </w:rPr>
          <w:t>Service Provider</w:t>
        </w:r>
      </w:ins>
      <w:ins w:id="435" w:author="Werksmans" w:date="2025-09-01T16:05:00Z" w16du:dateUtc="2025-09-01T14:05:00Z">
        <w:r w:rsidRPr="00C1559E">
          <w:rPr>
            <w:rFonts w:cs="Arial"/>
          </w:rPr>
          <w:t xml:space="preserve"> at all times in its interactions with the Customer</w:t>
        </w:r>
      </w:ins>
      <w:ins w:id="436" w:author="Werksmans" w:date="2025-09-01T16:09:00Z" w16du:dateUtc="2025-09-01T14:09:00Z">
        <w:r>
          <w:rPr>
            <w:rFonts w:cs="Arial"/>
          </w:rPr>
          <w:t xml:space="preserve"> and shall be the SLA Representative</w:t>
        </w:r>
      </w:ins>
      <w:ins w:id="437" w:author="Werksmans" w:date="2025-09-01T16:05:00Z" w16du:dateUtc="2025-09-01T14:05:00Z">
        <w:r w:rsidRPr="00C1559E">
          <w:rPr>
            <w:rFonts w:cs="Arial"/>
          </w:rPr>
          <w:t>.</w:t>
        </w:r>
      </w:ins>
    </w:p>
    <w:p w14:paraId="3F439F73" w14:textId="0CACC61D" w:rsidR="00C1559E" w:rsidRPr="00C1559E" w:rsidRDefault="00C1559E" w:rsidP="00C1559E">
      <w:pPr>
        <w:pStyle w:val="Clause2Sub"/>
        <w:rPr>
          <w:ins w:id="438" w:author="Werksmans" w:date="2025-09-01T16:05:00Z" w16du:dateUtc="2025-09-01T14:05:00Z"/>
          <w:rFonts w:cs="Arial"/>
        </w:rPr>
      </w:pPr>
      <w:ins w:id="439" w:author="Werksmans" w:date="2025-09-01T16:09:00Z" w16du:dateUtc="2025-09-01T14:09:00Z">
        <w:r>
          <w:rPr>
            <w:rFonts w:cs="Arial"/>
          </w:rPr>
          <w:t>The Cus</w:t>
        </w:r>
      </w:ins>
      <w:ins w:id="440" w:author="Werksmans" w:date="2025-09-01T16:10:00Z" w16du:dateUtc="2025-09-01T14:10:00Z">
        <w:r>
          <w:rPr>
            <w:rFonts w:cs="Arial"/>
          </w:rPr>
          <w:t>tomer</w:t>
        </w:r>
      </w:ins>
      <w:ins w:id="441" w:author="Werksmans" w:date="2025-09-01T16:05:00Z" w16du:dateUtc="2025-09-01T14:05:00Z">
        <w:r w:rsidRPr="00C1559E">
          <w:rPr>
            <w:rFonts w:cs="Arial"/>
          </w:rPr>
          <w:t xml:space="preserve"> has no responsibility</w:t>
        </w:r>
      </w:ins>
      <w:ins w:id="442" w:author="Werksmans" w:date="2025-09-02T17:58:00Z" w16du:dateUtc="2025-09-02T15:58:00Z">
        <w:r w:rsidR="0063543F">
          <w:rPr>
            <w:rFonts w:cs="Arial"/>
          </w:rPr>
          <w:t xml:space="preserve"> whatsoever</w:t>
        </w:r>
      </w:ins>
      <w:ins w:id="443" w:author="Werksmans" w:date="2025-09-01T16:05:00Z" w16du:dateUtc="2025-09-01T14:05:00Z">
        <w:r w:rsidRPr="00C1559E">
          <w:rPr>
            <w:rFonts w:cs="Arial"/>
          </w:rPr>
          <w:t xml:space="preserve"> to the </w:t>
        </w:r>
      </w:ins>
      <w:ins w:id="444" w:author="Werksmans" w:date="2025-09-01T16:10:00Z" w16du:dateUtc="2025-09-01T14:10:00Z">
        <w:r>
          <w:rPr>
            <w:rFonts w:cs="Arial"/>
          </w:rPr>
          <w:t>Service Provider</w:t>
        </w:r>
      </w:ins>
      <w:ins w:id="445" w:author="Werksmans" w:date="2025-09-01T16:05:00Z" w16du:dateUtc="2025-09-01T14:05:00Z">
        <w:r w:rsidRPr="00C1559E">
          <w:rPr>
            <w:rFonts w:cs="Arial"/>
          </w:rPr>
          <w:t xml:space="preserve">, or any person employed by the </w:t>
        </w:r>
      </w:ins>
      <w:ins w:id="446" w:author="Werksmans" w:date="2025-09-01T16:10:00Z" w16du:dateUtc="2025-09-01T14:10:00Z">
        <w:r>
          <w:rPr>
            <w:rFonts w:cs="Arial"/>
          </w:rPr>
          <w:t>Service Provider</w:t>
        </w:r>
      </w:ins>
      <w:ins w:id="447" w:author="Werksmans" w:date="2025-09-02T18:16:00Z" w16du:dateUtc="2025-09-02T16:16:00Z">
        <w:r w:rsidR="006207EA">
          <w:rPr>
            <w:rFonts w:cs="Arial"/>
          </w:rPr>
          <w:t>,</w:t>
        </w:r>
      </w:ins>
      <w:ins w:id="448" w:author="Werksmans" w:date="2025-09-01T16:10:00Z" w16du:dateUtc="2025-09-01T14:10:00Z">
        <w:r>
          <w:rPr>
            <w:rFonts w:cs="Arial"/>
          </w:rPr>
          <w:t xml:space="preserve"> </w:t>
        </w:r>
      </w:ins>
      <w:ins w:id="449" w:author="Werksmans" w:date="2025-09-01T16:05:00Z" w16du:dateUtc="2025-09-01T14:05:00Z">
        <w:r w:rsidRPr="00C1559E">
          <w:rPr>
            <w:rFonts w:cs="Arial"/>
          </w:rPr>
          <w:t>including</w:t>
        </w:r>
      </w:ins>
      <w:ins w:id="450" w:author="Werksmans" w:date="2025-09-02T17:54:00Z" w16du:dateUtc="2025-09-02T15:54:00Z">
        <w:r w:rsidR="0063543F">
          <w:rPr>
            <w:rFonts w:cs="Arial"/>
          </w:rPr>
          <w:t xml:space="preserve"> but not limited to</w:t>
        </w:r>
      </w:ins>
      <w:ins w:id="451" w:author="Werksmans" w:date="2025-09-01T16:05:00Z" w16du:dateUtc="2025-09-01T14:05:00Z">
        <w:r w:rsidRPr="00C1559E">
          <w:rPr>
            <w:rFonts w:cs="Arial"/>
          </w:rPr>
          <w:t xml:space="preserve"> any subcontractors, regarding remuneration, annual sick leave, long service leave, public holidays, redundancy payments or any other similar benefits</w:t>
        </w:r>
      </w:ins>
      <w:ins w:id="452" w:author="Werksmans" w:date="2025-09-02T18:16:00Z" w16du:dateUtc="2025-09-02T16:16:00Z">
        <w:r w:rsidR="006207EA">
          <w:rPr>
            <w:rFonts w:cs="Arial"/>
          </w:rPr>
          <w:t xml:space="preserve"> and/or responsibilities</w:t>
        </w:r>
      </w:ins>
      <w:ins w:id="453" w:author="Werksmans" w:date="2025-09-01T16:05:00Z" w16du:dateUtc="2025-09-01T14:05:00Z">
        <w:r w:rsidRPr="00C1559E">
          <w:rPr>
            <w:rFonts w:cs="Arial"/>
          </w:rPr>
          <w:t xml:space="preserve"> under any </w:t>
        </w:r>
      </w:ins>
      <w:ins w:id="454" w:author="Werksmans" w:date="2025-09-01T16:10:00Z" w16du:dateUtc="2025-09-01T14:10:00Z">
        <w:r>
          <w:rPr>
            <w:rFonts w:cs="Arial"/>
          </w:rPr>
          <w:t>Applicable L</w:t>
        </w:r>
      </w:ins>
      <w:ins w:id="455" w:author="Werksmans" w:date="2025-09-01T16:05:00Z" w16du:dateUtc="2025-09-01T14:05:00Z">
        <w:r w:rsidRPr="00C1559E">
          <w:rPr>
            <w:rFonts w:cs="Arial"/>
          </w:rPr>
          <w:t>aw</w:t>
        </w:r>
      </w:ins>
      <w:ins w:id="456" w:author="Werksmans" w:date="2025-09-01T16:10:00Z" w16du:dateUtc="2025-09-01T14:10:00Z">
        <w:r>
          <w:rPr>
            <w:rFonts w:cs="Arial"/>
          </w:rPr>
          <w:t>s</w:t>
        </w:r>
      </w:ins>
      <w:ins w:id="457" w:author="Werksmans" w:date="2025-09-01T16:05:00Z" w16du:dateUtc="2025-09-01T14:05:00Z">
        <w:r w:rsidRPr="00C1559E">
          <w:rPr>
            <w:rFonts w:cs="Arial"/>
          </w:rPr>
          <w:t>.</w:t>
        </w:r>
      </w:ins>
    </w:p>
    <w:p w14:paraId="6B633920" w14:textId="516954DA" w:rsidR="00AF77B6" w:rsidRPr="00701D0B" w:rsidRDefault="00AF77B6" w:rsidP="00FC2142">
      <w:pPr>
        <w:pStyle w:val="Clause2Sub"/>
        <w:rPr>
          <w:rFonts w:cs="Arial"/>
        </w:rPr>
      </w:pPr>
      <w:r w:rsidRPr="00701D0B">
        <w:rPr>
          <w:rFonts w:cs="Arial"/>
        </w:rPr>
        <w:lastRenderedPageBreak/>
        <w:t xml:space="preserve">The Service Provider shall be responsible for obtaining and maintaining all applicable </w:t>
      </w:r>
      <w:del w:id="458" w:author="Werksmans" w:date="2025-09-01T15:57:00Z" w16du:dateUtc="2025-09-01T13:57:00Z">
        <w:r w:rsidRPr="00701D0B" w:rsidDel="00141411">
          <w:rPr>
            <w:rFonts w:cs="Arial"/>
          </w:rPr>
          <w:delText>licenses, authorizations, and permits</w:delText>
        </w:r>
      </w:del>
      <w:ins w:id="459" w:author="Werksmans" w:date="2025-09-01T15:57:00Z" w16du:dateUtc="2025-09-01T13:57:00Z">
        <w:r w:rsidR="00141411">
          <w:rPr>
            <w:rFonts w:cs="Arial"/>
          </w:rPr>
          <w:t>Consents</w:t>
        </w:r>
      </w:ins>
      <w:r w:rsidRPr="00701D0B">
        <w:rPr>
          <w:rFonts w:cs="Arial"/>
        </w:rPr>
        <w:t xml:space="preserve"> which it is required to obtain and maintain in terms of Applicable Law</w:t>
      </w:r>
      <w:r w:rsidR="002C0320" w:rsidRPr="00701D0B">
        <w:rPr>
          <w:rFonts w:cs="Arial"/>
        </w:rPr>
        <w:t>s</w:t>
      </w:r>
      <w:r w:rsidRPr="00701D0B">
        <w:rPr>
          <w:rFonts w:cs="Arial"/>
        </w:rPr>
        <w:t xml:space="preserve"> in each relevant jurisdiction in connection with the provision of the Services and to otherwise carry out its duties under each </w:t>
      </w:r>
      <w:r w:rsidR="009D146B" w:rsidRPr="00701D0B">
        <w:rPr>
          <w:rFonts w:cs="Arial"/>
        </w:rPr>
        <w:t>Service Schedule</w:t>
      </w:r>
      <w:r w:rsidRPr="00701D0B">
        <w:rPr>
          <w:rFonts w:cs="Arial"/>
        </w:rPr>
        <w:t xml:space="preserve"> and shall have financial responsibility for, and shall pay, all fees and taxes associated with such </w:t>
      </w:r>
      <w:del w:id="460" w:author="Werksmans" w:date="2025-09-01T15:58:00Z" w16du:dateUtc="2025-09-01T13:58:00Z">
        <w:r w:rsidRPr="00701D0B" w:rsidDel="00141411">
          <w:rPr>
            <w:rFonts w:cs="Arial"/>
          </w:rPr>
          <w:delText>licenses, authorizations, and permits</w:delText>
        </w:r>
      </w:del>
      <w:ins w:id="461" w:author="Werksmans" w:date="2025-09-01T15:58:00Z" w16du:dateUtc="2025-09-01T13:58:00Z">
        <w:r w:rsidR="00141411">
          <w:rPr>
            <w:rFonts w:cs="Arial"/>
          </w:rPr>
          <w:t>Consents</w:t>
        </w:r>
      </w:ins>
      <w:r w:rsidRPr="00701D0B">
        <w:rPr>
          <w:rFonts w:cs="Arial"/>
        </w:rPr>
        <w:t xml:space="preserve">. </w:t>
      </w:r>
    </w:p>
    <w:p w14:paraId="34F9612E" w14:textId="086319FE" w:rsidR="005C1B1C" w:rsidRPr="00701D0B" w:rsidRDefault="00D869A4" w:rsidP="00F6257D">
      <w:pPr>
        <w:pStyle w:val="Clause1Head"/>
        <w:rPr>
          <w:rFonts w:cs="Arial"/>
          <w:lang w:val="en-US"/>
        </w:rPr>
      </w:pPr>
      <w:bookmarkStart w:id="462" w:name="DPbm_interpretationtable"/>
      <w:bookmarkStart w:id="463" w:name="_Toc157416498"/>
      <w:bookmarkStart w:id="464" w:name="_Toc157584664"/>
      <w:bookmarkStart w:id="465" w:name="_Toc157593117"/>
      <w:bookmarkStart w:id="466" w:name="_Toc157593574"/>
      <w:bookmarkStart w:id="467" w:name="_Toc157593671"/>
      <w:bookmarkStart w:id="468" w:name="_Toc209645579"/>
      <w:bookmarkEnd w:id="462"/>
      <w:r w:rsidRPr="00701D0B">
        <w:rPr>
          <w:rFonts w:cs="Arial"/>
          <w:lang w:val="en-US"/>
        </w:rPr>
        <w:t xml:space="preserve">CONCLUSION OF </w:t>
      </w:r>
      <w:r w:rsidR="005C1B1C" w:rsidRPr="00701D0B">
        <w:rPr>
          <w:rFonts w:cs="Arial"/>
          <w:lang w:val="en-US"/>
        </w:rPr>
        <w:t>SERVICE</w:t>
      </w:r>
      <w:bookmarkEnd w:id="463"/>
      <w:r w:rsidR="003A0DFE" w:rsidRPr="00701D0B">
        <w:rPr>
          <w:rFonts w:cs="Arial"/>
          <w:lang w:val="en-US"/>
        </w:rPr>
        <w:t xml:space="preserve"> SCHEDULES</w:t>
      </w:r>
      <w:bookmarkEnd w:id="464"/>
      <w:bookmarkEnd w:id="465"/>
      <w:bookmarkEnd w:id="466"/>
      <w:bookmarkEnd w:id="467"/>
      <w:bookmarkEnd w:id="468"/>
    </w:p>
    <w:p w14:paraId="5E11F927" w14:textId="26009353" w:rsidR="005C1B1C" w:rsidRPr="00701D0B" w:rsidRDefault="002C0320" w:rsidP="00663F58">
      <w:pPr>
        <w:pStyle w:val="Clause2Sub"/>
        <w:rPr>
          <w:rFonts w:cs="Arial"/>
        </w:rPr>
      </w:pPr>
      <w:bookmarkStart w:id="469" w:name="_Toc101796337"/>
      <w:r w:rsidRPr="00701D0B">
        <w:rPr>
          <w:rFonts w:cs="Arial"/>
        </w:rPr>
        <w:t xml:space="preserve">The </w:t>
      </w:r>
      <w:r w:rsidR="00C8101E" w:rsidRPr="00701D0B">
        <w:rPr>
          <w:rFonts w:cs="Arial"/>
        </w:rPr>
        <w:t>Customer</w:t>
      </w:r>
      <w:r w:rsidR="005C1B1C" w:rsidRPr="00701D0B">
        <w:rPr>
          <w:rFonts w:cs="Arial"/>
        </w:rPr>
        <w:t xml:space="preserve"> </w:t>
      </w:r>
      <w:r w:rsidR="008127DA" w:rsidRPr="00701D0B">
        <w:rPr>
          <w:rFonts w:cs="Arial"/>
        </w:rPr>
        <w:t xml:space="preserve">and </w:t>
      </w:r>
      <w:r w:rsidRPr="00701D0B">
        <w:rPr>
          <w:rFonts w:cs="Arial"/>
        </w:rPr>
        <w:t xml:space="preserve">the </w:t>
      </w:r>
      <w:r w:rsidR="00C8101E" w:rsidRPr="00701D0B">
        <w:rPr>
          <w:rFonts w:cs="Arial"/>
        </w:rPr>
        <w:t>Service Provider</w:t>
      </w:r>
      <w:r w:rsidR="005C1B1C" w:rsidRPr="00701D0B">
        <w:rPr>
          <w:rFonts w:cs="Arial"/>
        </w:rPr>
        <w:t xml:space="preserve"> </w:t>
      </w:r>
      <w:r w:rsidR="00E20B38" w:rsidRPr="00701D0B">
        <w:rPr>
          <w:rFonts w:cs="Arial"/>
        </w:rPr>
        <w:t>may</w:t>
      </w:r>
      <w:r w:rsidR="005C2BBB" w:rsidRPr="00701D0B">
        <w:rPr>
          <w:rFonts w:cs="Arial"/>
        </w:rPr>
        <w:t xml:space="preserve"> </w:t>
      </w:r>
      <w:r w:rsidR="008127DA" w:rsidRPr="00701D0B">
        <w:rPr>
          <w:rFonts w:cs="Arial"/>
        </w:rPr>
        <w:t xml:space="preserve">sign </w:t>
      </w:r>
      <w:r w:rsidR="00E92278" w:rsidRPr="00701D0B">
        <w:rPr>
          <w:rFonts w:cs="Arial"/>
        </w:rPr>
        <w:t>Service Schedule</w:t>
      </w:r>
      <w:r w:rsidR="008127DA" w:rsidRPr="00701D0B">
        <w:rPr>
          <w:rFonts w:cs="Arial"/>
        </w:rPr>
        <w:t>s</w:t>
      </w:r>
      <w:r w:rsidR="005C1B1C" w:rsidRPr="00701D0B">
        <w:rPr>
          <w:rFonts w:cs="Arial"/>
        </w:rPr>
        <w:t xml:space="preserve"> </w:t>
      </w:r>
      <w:r w:rsidR="00A7299C" w:rsidRPr="00701D0B">
        <w:rPr>
          <w:rFonts w:cs="Arial"/>
        </w:rPr>
        <w:t xml:space="preserve">for each Subarea </w:t>
      </w:r>
      <w:r w:rsidR="00AB616C" w:rsidRPr="00701D0B">
        <w:rPr>
          <w:rFonts w:cs="Arial"/>
        </w:rPr>
        <w:t xml:space="preserve">in </w:t>
      </w:r>
      <w:r w:rsidR="00A7299C" w:rsidRPr="00701D0B">
        <w:rPr>
          <w:rFonts w:cs="Arial"/>
        </w:rPr>
        <w:t xml:space="preserve">which the Service Provider is to deliver </w:t>
      </w:r>
      <w:r w:rsidR="005C1B1C" w:rsidRPr="00701D0B">
        <w:rPr>
          <w:rFonts w:cs="Arial"/>
        </w:rPr>
        <w:t>the Services.</w:t>
      </w:r>
      <w:bookmarkEnd w:id="469"/>
      <w:r w:rsidR="00AB6278" w:rsidRPr="00701D0B">
        <w:rPr>
          <w:rFonts w:cs="Arial"/>
        </w:rPr>
        <w:t xml:space="preserve"> This may include a Network Build Service Schedule and a Maintenance and S</w:t>
      </w:r>
      <w:r w:rsidR="004377CF" w:rsidRPr="00701D0B">
        <w:rPr>
          <w:rFonts w:cs="Arial"/>
        </w:rPr>
        <w:t>upport Service Schedule.</w:t>
      </w:r>
      <w:r w:rsidR="00E20B38" w:rsidRPr="00701D0B">
        <w:rPr>
          <w:rFonts w:cs="Arial"/>
        </w:rPr>
        <w:t xml:space="preserve"> Nothing in this Agreement places any obligation on the Customer to enter into Service Schedules with the Service Provider for any specific Area, or at all.</w:t>
      </w:r>
    </w:p>
    <w:p w14:paraId="72902608" w14:textId="2E3CD94D" w:rsidR="005C1B1C" w:rsidRPr="00701D0B" w:rsidRDefault="005C1B1C" w:rsidP="00663F58">
      <w:pPr>
        <w:pStyle w:val="Clause2Sub"/>
        <w:rPr>
          <w:rFonts w:cs="Arial"/>
        </w:rPr>
      </w:pPr>
      <w:bookmarkStart w:id="470" w:name="_z337ya" w:colFirst="0" w:colLast="0"/>
      <w:bookmarkStart w:id="471" w:name="_Toc101796338"/>
      <w:bookmarkStart w:id="472" w:name="_Ref101800180"/>
      <w:bookmarkEnd w:id="470"/>
      <w:r w:rsidRPr="00701D0B">
        <w:rPr>
          <w:rFonts w:cs="Arial"/>
        </w:rPr>
        <w:t xml:space="preserve">The </w:t>
      </w:r>
      <w:r w:rsidR="004377CF" w:rsidRPr="00701D0B">
        <w:rPr>
          <w:rFonts w:cs="Arial"/>
        </w:rPr>
        <w:t xml:space="preserve">Network Build </w:t>
      </w:r>
      <w:r w:rsidR="00E92278" w:rsidRPr="00701D0B">
        <w:rPr>
          <w:rFonts w:cs="Arial"/>
        </w:rPr>
        <w:t>Service Schedule</w:t>
      </w:r>
      <w:r w:rsidRPr="00701D0B">
        <w:rPr>
          <w:rFonts w:cs="Arial"/>
        </w:rPr>
        <w:t xml:space="preserve"> will contain, amongst others, the following information:</w:t>
      </w:r>
      <w:bookmarkEnd w:id="471"/>
      <w:bookmarkEnd w:id="472"/>
    </w:p>
    <w:p w14:paraId="6D09E66B" w14:textId="77777777" w:rsidR="00173EB1" w:rsidRPr="00701D0B" w:rsidRDefault="00173EB1" w:rsidP="00173EB1">
      <w:pPr>
        <w:pStyle w:val="Clause3Sub"/>
        <w:rPr>
          <w:rFonts w:cs="Arial"/>
        </w:rPr>
      </w:pPr>
      <w:bookmarkStart w:id="473" w:name="_Toc101796339"/>
      <w:r w:rsidRPr="00701D0B">
        <w:rPr>
          <w:rFonts w:cs="Arial"/>
        </w:rPr>
        <w:t>a Project Schedule, including:</w:t>
      </w:r>
    </w:p>
    <w:p w14:paraId="2FD97ECC" w14:textId="045A357D" w:rsidR="00173EB1" w:rsidRPr="00701D0B" w:rsidRDefault="00173EB1" w:rsidP="00173EB1">
      <w:pPr>
        <w:pStyle w:val="Clause4Sub"/>
        <w:rPr>
          <w:rFonts w:cs="Arial"/>
        </w:rPr>
      </w:pPr>
      <w:r w:rsidRPr="00701D0B">
        <w:rPr>
          <w:rFonts w:cs="Arial"/>
        </w:rPr>
        <w:t xml:space="preserve">the specific Subarea </w:t>
      </w:r>
      <w:r w:rsidR="00AB616C" w:rsidRPr="00701D0B">
        <w:rPr>
          <w:rFonts w:cs="Arial"/>
        </w:rPr>
        <w:t>where</w:t>
      </w:r>
      <w:r w:rsidRPr="00701D0B">
        <w:rPr>
          <w:rFonts w:cs="Arial"/>
        </w:rPr>
        <w:t xml:space="preserve"> the Services are to be rendered;</w:t>
      </w:r>
    </w:p>
    <w:p w14:paraId="45E22F8D" w14:textId="4E97B81C" w:rsidR="00173EB1" w:rsidRPr="00701D0B" w:rsidRDefault="00173EB1" w:rsidP="00173EB1">
      <w:pPr>
        <w:pStyle w:val="Clause4Sub"/>
        <w:rPr>
          <w:rFonts w:cs="Arial"/>
        </w:rPr>
      </w:pPr>
      <w:bookmarkStart w:id="474" w:name="_Toc101796340"/>
      <w:r w:rsidRPr="00701D0B">
        <w:rPr>
          <w:rFonts w:cs="Arial"/>
        </w:rPr>
        <w:t>the number of Dwelling Units to be connected</w:t>
      </w:r>
      <w:r w:rsidR="00CD18B4" w:rsidRPr="00701D0B">
        <w:rPr>
          <w:rFonts w:cs="Arial"/>
        </w:rPr>
        <w:t xml:space="preserve"> in the Subarea</w:t>
      </w:r>
      <w:r w:rsidRPr="00701D0B">
        <w:rPr>
          <w:rFonts w:cs="Arial"/>
        </w:rPr>
        <w:t>;</w:t>
      </w:r>
      <w:bookmarkEnd w:id="474"/>
    </w:p>
    <w:p w14:paraId="11470D17" w14:textId="691FFD18" w:rsidR="00173EB1" w:rsidRPr="00701D0B" w:rsidRDefault="00173EB1" w:rsidP="00173EB1">
      <w:pPr>
        <w:pStyle w:val="Clause4Sub"/>
        <w:rPr>
          <w:rFonts w:cs="Arial"/>
        </w:rPr>
      </w:pPr>
      <w:bookmarkStart w:id="475" w:name="_Toc101796342"/>
      <w:r w:rsidRPr="00701D0B">
        <w:rPr>
          <w:rFonts w:cs="Arial"/>
        </w:rPr>
        <w:t xml:space="preserve">the </w:t>
      </w:r>
      <w:ins w:id="476" w:author="Werksmans" w:date="2025-09-01T16:37:00Z" w16du:dateUtc="2025-09-01T14:37:00Z">
        <w:r w:rsidR="00E22B9F" w:rsidRPr="00E22B9F">
          <w:rPr>
            <w:rFonts w:cs="Arial"/>
          </w:rPr>
          <w:t>Service Schedule Effective Date</w:t>
        </w:r>
        <w:r w:rsidR="00E22B9F" w:rsidRPr="00E22B9F" w:rsidDel="00E22B9F">
          <w:rPr>
            <w:rFonts w:cs="Arial"/>
          </w:rPr>
          <w:t xml:space="preserve"> </w:t>
        </w:r>
      </w:ins>
      <w:del w:id="477" w:author="Werksmans" w:date="2025-09-01T16:37:00Z" w16du:dateUtc="2025-09-01T14:37:00Z">
        <w:r w:rsidRPr="00701D0B" w:rsidDel="00E22B9F">
          <w:rPr>
            <w:rFonts w:cs="Arial"/>
          </w:rPr>
          <w:delText xml:space="preserve">date on which the Service Provider must commence with the Services </w:delText>
        </w:r>
      </w:del>
      <w:r w:rsidRPr="00701D0B">
        <w:rPr>
          <w:rFonts w:cs="Arial"/>
        </w:rPr>
        <w:t>in the Subarea;</w:t>
      </w:r>
      <w:bookmarkEnd w:id="475"/>
    </w:p>
    <w:p w14:paraId="6DCDEF2A" w14:textId="3BC00DFC" w:rsidR="00173EB1" w:rsidRPr="00701D0B" w:rsidRDefault="00173EB1" w:rsidP="00173EB1">
      <w:pPr>
        <w:pStyle w:val="Clause4Sub"/>
        <w:rPr>
          <w:rFonts w:cs="Arial"/>
        </w:rPr>
      </w:pPr>
      <w:bookmarkStart w:id="478" w:name="_Toc101796343"/>
      <w:r w:rsidRPr="00701D0B">
        <w:rPr>
          <w:rFonts w:cs="Arial"/>
        </w:rPr>
        <w:t xml:space="preserve">the </w:t>
      </w:r>
      <w:del w:id="479" w:author="Werksmans" w:date="2025-09-01T16:45:00Z" w16du:dateUtc="2025-09-01T14:45:00Z">
        <w:r w:rsidRPr="00701D0B" w:rsidDel="00B1463A">
          <w:rPr>
            <w:rFonts w:cs="Arial"/>
          </w:rPr>
          <w:delText>date on or before</w:delText>
        </w:r>
      </w:del>
      <w:ins w:id="480" w:author="Werksmans" w:date="2025-09-01T16:45:00Z" w16du:dateUtc="2025-09-01T14:45:00Z">
        <w:r w:rsidR="00B1463A">
          <w:rPr>
            <w:rFonts w:cs="Arial"/>
          </w:rPr>
          <w:t>Time for Completion</w:t>
        </w:r>
      </w:ins>
      <w:r w:rsidRPr="00701D0B">
        <w:rPr>
          <w:rFonts w:cs="Arial"/>
        </w:rPr>
        <w:t xml:space="preserve"> which the Services must be completed in the Subarea;</w:t>
      </w:r>
      <w:bookmarkEnd w:id="478"/>
      <w:r w:rsidRPr="00701D0B">
        <w:rPr>
          <w:rFonts w:cs="Arial"/>
        </w:rPr>
        <w:t xml:space="preserve"> </w:t>
      </w:r>
    </w:p>
    <w:p w14:paraId="105D06DC" w14:textId="55088DC2" w:rsidR="00173EB1" w:rsidRPr="00701D0B" w:rsidRDefault="00173EB1" w:rsidP="00173EB1">
      <w:pPr>
        <w:pStyle w:val="Clause4Sub"/>
        <w:rPr>
          <w:rFonts w:cs="Arial"/>
        </w:rPr>
      </w:pPr>
      <w:bookmarkStart w:id="481" w:name="_3j2qqm3" w:colFirst="0" w:colLast="0"/>
      <w:bookmarkEnd w:id="481"/>
      <w:r w:rsidRPr="00701D0B">
        <w:rPr>
          <w:rFonts w:cs="Arial"/>
        </w:rPr>
        <w:t xml:space="preserve">the penalty amount to be imposed for failure to meet the </w:t>
      </w:r>
      <w:ins w:id="482" w:author="Werksmans" w:date="2025-09-01T16:46:00Z" w16du:dateUtc="2025-09-01T14:46:00Z">
        <w:r w:rsidR="00B1463A">
          <w:rPr>
            <w:rFonts w:cs="Arial"/>
          </w:rPr>
          <w:t xml:space="preserve">Time for Completion and </w:t>
        </w:r>
      </w:ins>
      <w:r w:rsidRPr="00701D0B">
        <w:rPr>
          <w:rFonts w:cs="Arial"/>
        </w:rPr>
        <w:t>Service timelines;</w:t>
      </w:r>
    </w:p>
    <w:p w14:paraId="18BCDEFB" w14:textId="14F83963" w:rsidR="0022108A" w:rsidRPr="00701D0B" w:rsidRDefault="0022108A" w:rsidP="0022108A">
      <w:pPr>
        <w:pStyle w:val="Clause4Sub"/>
        <w:rPr>
          <w:rFonts w:cs="Arial"/>
        </w:rPr>
      </w:pPr>
      <w:bookmarkStart w:id="483" w:name="_Toc101796345"/>
      <w:r w:rsidRPr="00701D0B">
        <w:rPr>
          <w:rFonts w:cs="Arial"/>
        </w:rPr>
        <w:t>the Fees and payment terms that are to apply;</w:t>
      </w:r>
    </w:p>
    <w:p w14:paraId="20C2FB15" w14:textId="13C2A446" w:rsidR="0022108A" w:rsidRPr="00701D0B" w:rsidRDefault="0022108A" w:rsidP="0022108A">
      <w:pPr>
        <w:pStyle w:val="Clause4Sub"/>
        <w:rPr>
          <w:rFonts w:cs="Arial"/>
        </w:rPr>
      </w:pPr>
      <w:r w:rsidRPr="00701D0B">
        <w:rPr>
          <w:rFonts w:cs="Arial"/>
        </w:rPr>
        <w:t xml:space="preserve">whether or not a wayleave consent </w:t>
      </w:r>
      <w:r w:rsidR="00CD18B4" w:rsidRPr="00701D0B">
        <w:rPr>
          <w:rFonts w:cs="Arial"/>
        </w:rPr>
        <w:t>must</w:t>
      </w:r>
      <w:r w:rsidRPr="00701D0B">
        <w:rPr>
          <w:rFonts w:cs="Arial"/>
        </w:rPr>
        <w:t xml:space="preserve"> be obtained by the Service Provider and furthermore a description of in whose name the wayleave consent is to be awarded to; </w:t>
      </w:r>
    </w:p>
    <w:p w14:paraId="73271B6F" w14:textId="386A7916" w:rsidR="0022108A" w:rsidRPr="00701D0B" w:rsidRDefault="0022108A" w:rsidP="0022108A">
      <w:pPr>
        <w:pStyle w:val="Clause4Sub"/>
        <w:rPr>
          <w:rFonts w:cs="Arial"/>
        </w:rPr>
      </w:pPr>
      <w:r w:rsidRPr="00701D0B">
        <w:rPr>
          <w:rFonts w:cs="Arial"/>
        </w:rPr>
        <w:lastRenderedPageBreak/>
        <w:t xml:space="preserve">the frequency of which </w:t>
      </w:r>
      <w:r w:rsidR="00FB70CC" w:rsidRPr="00701D0B">
        <w:rPr>
          <w:rFonts w:cs="Arial"/>
        </w:rPr>
        <w:t>b</w:t>
      </w:r>
      <w:r w:rsidRPr="00701D0B">
        <w:rPr>
          <w:rFonts w:cs="Arial"/>
        </w:rPr>
        <w:t xml:space="preserve">uild </w:t>
      </w:r>
      <w:r w:rsidR="00FB70CC" w:rsidRPr="00701D0B">
        <w:rPr>
          <w:rFonts w:cs="Arial"/>
        </w:rPr>
        <w:t>s</w:t>
      </w:r>
      <w:r w:rsidRPr="00701D0B">
        <w:rPr>
          <w:rFonts w:cs="Arial"/>
        </w:rPr>
        <w:t xml:space="preserve">tatus </w:t>
      </w:r>
      <w:r w:rsidR="00FB70CC" w:rsidRPr="00701D0B">
        <w:rPr>
          <w:rFonts w:cs="Arial"/>
        </w:rPr>
        <w:t>u</w:t>
      </w:r>
      <w:r w:rsidRPr="00701D0B">
        <w:rPr>
          <w:rFonts w:cs="Arial"/>
        </w:rPr>
        <w:t>pdates are to be provided; and</w:t>
      </w:r>
    </w:p>
    <w:p w14:paraId="2E2D3E54" w14:textId="1A9B52BE" w:rsidR="0022108A" w:rsidRPr="00701D0B" w:rsidRDefault="0022108A" w:rsidP="0022108A">
      <w:pPr>
        <w:pStyle w:val="Clause4Sub"/>
        <w:rPr>
          <w:rFonts w:cs="Arial"/>
        </w:rPr>
      </w:pPr>
      <w:r w:rsidRPr="00701D0B">
        <w:rPr>
          <w:rFonts w:cs="Arial"/>
        </w:rPr>
        <w:t>any specific conditions applicable to the Subarea</w:t>
      </w:r>
      <w:r w:rsidR="00E20B38" w:rsidRPr="00701D0B">
        <w:rPr>
          <w:rFonts w:cs="Arial"/>
        </w:rPr>
        <w:t>;</w:t>
      </w:r>
      <w:bookmarkEnd w:id="483"/>
    </w:p>
    <w:p w14:paraId="35419CDC" w14:textId="64CB6646" w:rsidR="006E49A5" w:rsidRPr="00701D0B" w:rsidRDefault="006E49A5" w:rsidP="00AD5B67">
      <w:pPr>
        <w:pStyle w:val="Clause3Sub"/>
        <w:rPr>
          <w:rFonts w:cs="Arial"/>
        </w:rPr>
      </w:pPr>
      <w:r w:rsidRPr="00701D0B">
        <w:rPr>
          <w:rFonts w:cs="Arial"/>
        </w:rPr>
        <w:t>Completion</w:t>
      </w:r>
      <w:del w:id="484" w:author="Werksmans" w:date="2025-09-01T16:02:00Z" w16du:dateUtc="2025-09-01T14:02:00Z">
        <w:r w:rsidRPr="00701D0B" w:rsidDel="00C1559E">
          <w:rPr>
            <w:rFonts w:cs="Arial"/>
          </w:rPr>
          <w:delText>s</w:delText>
        </w:r>
      </w:del>
      <w:r w:rsidRPr="00701D0B">
        <w:rPr>
          <w:rFonts w:cs="Arial"/>
        </w:rPr>
        <w:t xml:space="preserve"> Check</w:t>
      </w:r>
      <w:r w:rsidR="00D14EE0" w:rsidRPr="00701D0B">
        <w:rPr>
          <w:rFonts w:cs="Arial"/>
        </w:rPr>
        <w:t>l</w:t>
      </w:r>
      <w:r w:rsidRPr="00701D0B">
        <w:rPr>
          <w:rFonts w:cs="Arial"/>
        </w:rPr>
        <w:t>ist</w:t>
      </w:r>
      <w:ins w:id="485" w:author="Werksmans" w:date="2025-09-01T16:13:00Z" w16du:dateUtc="2025-09-01T14:13:00Z">
        <w:r w:rsidR="00F60B74">
          <w:rPr>
            <w:rFonts w:cs="Arial"/>
          </w:rPr>
          <w:t xml:space="preserve"> requirements</w:t>
        </w:r>
      </w:ins>
      <w:r w:rsidRPr="00701D0B">
        <w:rPr>
          <w:rFonts w:cs="Arial"/>
        </w:rPr>
        <w:t>;</w:t>
      </w:r>
    </w:p>
    <w:p w14:paraId="076F1553" w14:textId="7D4996BE" w:rsidR="006E49A5" w:rsidRPr="00701D0B" w:rsidDel="00F60B74" w:rsidRDefault="006E49A5" w:rsidP="006E49A5">
      <w:pPr>
        <w:pStyle w:val="Clause3Sub"/>
        <w:rPr>
          <w:del w:id="486" w:author="Werksmans" w:date="2025-09-01T16:14:00Z" w16du:dateUtc="2025-09-01T14:14:00Z"/>
          <w:rFonts w:cs="Arial"/>
        </w:rPr>
      </w:pPr>
      <w:commentRangeStart w:id="487"/>
      <w:del w:id="488" w:author="Werksmans" w:date="2025-09-01T16:14:00Z" w16du:dateUtc="2025-09-01T14:14:00Z">
        <w:r w:rsidRPr="00701D0B" w:rsidDel="00F60B74">
          <w:rPr>
            <w:rFonts w:cs="Arial"/>
          </w:rPr>
          <w:delText>Customer’s Approved Supplier List;</w:delText>
        </w:r>
      </w:del>
    </w:p>
    <w:p w14:paraId="6806241A" w14:textId="558DB281" w:rsidR="00137C7B" w:rsidRPr="00701D0B" w:rsidDel="00F60B74" w:rsidRDefault="00137C7B" w:rsidP="00AD5B67">
      <w:pPr>
        <w:pStyle w:val="Clause3Sub"/>
        <w:rPr>
          <w:del w:id="489" w:author="Werksmans" w:date="2025-09-01T16:14:00Z" w16du:dateUtc="2025-09-01T14:14:00Z"/>
          <w:rFonts w:cs="Arial"/>
        </w:rPr>
      </w:pPr>
      <w:del w:id="490" w:author="Werksmans" w:date="2025-09-01T16:14:00Z" w16du:dateUtc="2025-09-01T14:14:00Z">
        <w:r w:rsidRPr="00701D0B" w:rsidDel="00F60B74">
          <w:rPr>
            <w:rFonts w:cs="Arial"/>
          </w:rPr>
          <w:delText xml:space="preserve">Customer </w:delText>
        </w:r>
        <w:r w:rsidR="00D869A4" w:rsidRPr="00701D0B" w:rsidDel="00F60B74">
          <w:rPr>
            <w:rFonts w:cs="Arial"/>
          </w:rPr>
          <w:delText>Specifications</w:delText>
        </w:r>
        <w:r w:rsidRPr="00701D0B" w:rsidDel="00F60B74">
          <w:rPr>
            <w:rFonts w:cs="Arial"/>
          </w:rPr>
          <w:delText>;</w:delText>
        </w:r>
        <w:r w:rsidR="00CD18B4" w:rsidRPr="00701D0B" w:rsidDel="00F60B74">
          <w:rPr>
            <w:rFonts w:cs="Arial"/>
          </w:rPr>
          <w:delText xml:space="preserve"> and</w:delText>
        </w:r>
      </w:del>
    </w:p>
    <w:p w14:paraId="3883AD73" w14:textId="581693DE" w:rsidR="00173EB1" w:rsidRPr="00701D0B" w:rsidDel="00F60B74" w:rsidRDefault="00173EB1" w:rsidP="00173EB1">
      <w:pPr>
        <w:pStyle w:val="Clause3Sub"/>
        <w:rPr>
          <w:del w:id="491" w:author="Werksmans" w:date="2025-09-01T16:14:00Z" w16du:dateUtc="2025-09-01T14:14:00Z"/>
          <w:rFonts w:cs="Arial"/>
        </w:rPr>
      </w:pPr>
      <w:del w:id="492" w:author="Werksmans" w:date="2025-09-01T16:14:00Z" w16du:dateUtc="2025-09-01T14:14:00Z">
        <w:r w:rsidRPr="00701D0B" w:rsidDel="00F60B74">
          <w:rPr>
            <w:rFonts w:cs="Arial"/>
          </w:rPr>
          <w:delText xml:space="preserve">Customer’s Code of Conduct for </w:delText>
        </w:r>
        <w:r w:rsidR="00D91268" w:rsidRPr="00701D0B" w:rsidDel="00F60B74">
          <w:rPr>
            <w:rFonts w:cs="Arial"/>
          </w:rPr>
          <w:delText>Service Provider</w:delText>
        </w:r>
        <w:r w:rsidRPr="00701D0B" w:rsidDel="00F60B74">
          <w:rPr>
            <w:rFonts w:cs="Arial"/>
          </w:rPr>
          <w:delText>s</w:delText>
        </w:r>
        <w:r w:rsidR="0022108A" w:rsidRPr="00701D0B" w:rsidDel="00F60B74">
          <w:rPr>
            <w:rFonts w:cs="Arial"/>
          </w:rPr>
          <w:delText>.</w:delText>
        </w:r>
      </w:del>
      <w:commentRangeEnd w:id="487"/>
      <w:r w:rsidR="00B1463A">
        <w:rPr>
          <w:rStyle w:val="CommentReference"/>
        </w:rPr>
        <w:commentReference w:id="487"/>
      </w:r>
    </w:p>
    <w:p w14:paraId="1C6C3E7F" w14:textId="7FF9C723" w:rsidR="00C1503E" w:rsidRPr="00701D0B" w:rsidRDefault="00C1503E" w:rsidP="00C1503E">
      <w:pPr>
        <w:pStyle w:val="Clause2Sub"/>
        <w:rPr>
          <w:rFonts w:cs="Arial"/>
        </w:rPr>
      </w:pPr>
      <w:bookmarkStart w:id="493" w:name="_Toc101796346"/>
      <w:bookmarkEnd w:id="473"/>
      <w:r w:rsidRPr="00701D0B">
        <w:rPr>
          <w:rFonts w:cs="Arial"/>
        </w:rPr>
        <w:t>The Maintenance and Support Service Schedule will contain, amongst others, the following information:</w:t>
      </w:r>
    </w:p>
    <w:p w14:paraId="25B48B9B" w14:textId="0D599D1F" w:rsidR="000F23EB" w:rsidRPr="00701D0B" w:rsidRDefault="00CD18B4" w:rsidP="007C3009">
      <w:pPr>
        <w:pStyle w:val="Clause3Sub"/>
        <w:rPr>
          <w:rFonts w:cs="Arial"/>
        </w:rPr>
      </w:pPr>
      <w:r w:rsidRPr="00701D0B">
        <w:rPr>
          <w:rFonts w:cs="Arial"/>
        </w:rPr>
        <w:t>s</w:t>
      </w:r>
      <w:r w:rsidR="000F23EB" w:rsidRPr="00701D0B">
        <w:rPr>
          <w:rFonts w:cs="Arial"/>
        </w:rPr>
        <w:t xml:space="preserve">chedule of Service Provider’s maintenance obligations; </w:t>
      </w:r>
    </w:p>
    <w:p w14:paraId="0C73AF1C" w14:textId="20382A1E" w:rsidR="007C3009" w:rsidRPr="00701D0B" w:rsidRDefault="007C3009" w:rsidP="007C3009">
      <w:pPr>
        <w:pStyle w:val="Clause3Sub"/>
        <w:rPr>
          <w:rFonts w:cs="Arial"/>
        </w:rPr>
      </w:pPr>
      <w:r w:rsidRPr="00701D0B">
        <w:rPr>
          <w:rFonts w:cs="Arial"/>
        </w:rPr>
        <w:t>the Fees and payment terms that are to apply;</w:t>
      </w:r>
    </w:p>
    <w:p w14:paraId="15A4C52F" w14:textId="72C54709" w:rsidR="007C3009" w:rsidRPr="00701D0B" w:rsidRDefault="007C3009" w:rsidP="007C3009">
      <w:pPr>
        <w:pStyle w:val="Clause3Sub"/>
        <w:rPr>
          <w:rFonts w:cs="Arial"/>
        </w:rPr>
      </w:pPr>
      <w:r w:rsidRPr="00701D0B">
        <w:rPr>
          <w:rFonts w:cs="Arial"/>
        </w:rPr>
        <w:t>SLA;</w:t>
      </w:r>
      <w:r w:rsidR="00CD18B4" w:rsidRPr="00701D0B">
        <w:rPr>
          <w:rFonts w:cs="Arial"/>
        </w:rPr>
        <w:t xml:space="preserve"> and </w:t>
      </w:r>
    </w:p>
    <w:p w14:paraId="15C1F93C" w14:textId="7C75F7E6" w:rsidR="007C3009" w:rsidRPr="00701D0B" w:rsidRDefault="007C3009" w:rsidP="007C3009">
      <w:pPr>
        <w:pStyle w:val="Clause3Sub"/>
        <w:rPr>
          <w:rFonts w:cs="Arial"/>
        </w:rPr>
      </w:pPr>
      <w:r w:rsidRPr="00701D0B">
        <w:rPr>
          <w:rFonts w:cs="Arial"/>
        </w:rPr>
        <w:t xml:space="preserve">any specific conditions applicable to the </w:t>
      </w:r>
      <w:r w:rsidR="00345EE4" w:rsidRPr="00701D0B">
        <w:rPr>
          <w:rFonts w:cs="Arial"/>
        </w:rPr>
        <w:t xml:space="preserve">Services in the </w:t>
      </w:r>
      <w:r w:rsidRPr="00701D0B">
        <w:rPr>
          <w:rFonts w:cs="Arial"/>
        </w:rPr>
        <w:t>Subarea.</w:t>
      </w:r>
    </w:p>
    <w:p w14:paraId="14284791" w14:textId="0F63FCF1" w:rsidR="005C1B1C" w:rsidRPr="00701D0B" w:rsidRDefault="005C1B1C" w:rsidP="00663F58">
      <w:pPr>
        <w:pStyle w:val="Clause2Sub"/>
        <w:rPr>
          <w:rFonts w:cs="Arial"/>
        </w:rPr>
      </w:pPr>
      <w:bookmarkStart w:id="494" w:name="_1y810tw" w:colFirst="0" w:colLast="0"/>
      <w:bookmarkStart w:id="495" w:name="_Toc101796347"/>
      <w:bookmarkStart w:id="496" w:name="_Ref101800241"/>
      <w:bookmarkEnd w:id="493"/>
      <w:bookmarkEnd w:id="494"/>
      <w:r w:rsidRPr="00701D0B">
        <w:rPr>
          <w:rFonts w:cs="Arial"/>
        </w:rPr>
        <w:t xml:space="preserve">The </w:t>
      </w:r>
      <w:r w:rsidR="00C8101E" w:rsidRPr="00701D0B">
        <w:rPr>
          <w:rFonts w:cs="Arial"/>
        </w:rPr>
        <w:t>Service Provider</w:t>
      </w:r>
      <w:r w:rsidRPr="00701D0B">
        <w:rPr>
          <w:rFonts w:cs="Arial"/>
        </w:rPr>
        <w:t xml:space="preserve"> shall commence with the Services on the </w:t>
      </w:r>
      <w:ins w:id="497" w:author="Werksmans" w:date="2025-09-01T16:12:00Z">
        <w:r w:rsidR="002B5E60" w:rsidRPr="002B5E60">
          <w:rPr>
            <w:rFonts w:cs="Arial"/>
          </w:rPr>
          <w:t>Service Schedule Effective Date</w:t>
        </w:r>
        <w:r w:rsidR="002B5E60" w:rsidRPr="002B5E60" w:rsidDel="002B5E60">
          <w:rPr>
            <w:rFonts w:cs="Arial"/>
          </w:rPr>
          <w:t xml:space="preserve"> </w:t>
        </w:r>
      </w:ins>
      <w:del w:id="498" w:author="Werksmans" w:date="2025-09-01T16:12:00Z" w16du:dateUtc="2025-09-01T14:12:00Z">
        <w:r w:rsidRPr="00701D0B" w:rsidDel="002B5E60">
          <w:rPr>
            <w:rFonts w:cs="Arial"/>
          </w:rPr>
          <w:delText xml:space="preserve">commencement date </w:delText>
        </w:r>
      </w:del>
      <w:r w:rsidRPr="00701D0B">
        <w:rPr>
          <w:rFonts w:cs="Arial"/>
        </w:rPr>
        <w:t xml:space="preserve">as set out in the </w:t>
      </w:r>
      <w:r w:rsidR="00B81782" w:rsidRPr="00701D0B">
        <w:rPr>
          <w:rFonts w:cs="Arial"/>
        </w:rPr>
        <w:t xml:space="preserve">relevant </w:t>
      </w:r>
      <w:r w:rsidR="00E92278" w:rsidRPr="00701D0B">
        <w:rPr>
          <w:rFonts w:cs="Arial"/>
        </w:rPr>
        <w:t>Service Schedule</w:t>
      </w:r>
      <w:r w:rsidRPr="00701D0B">
        <w:rPr>
          <w:rFonts w:cs="Arial"/>
        </w:rPr>
        <w:t xml:space="preserve"> and perform the Services strictly in accordance with the </w:t>
      </w:r>
      <w:r w:rsidR="00E037F6" w:rsidRPr="00701D0B">
        <w:rPr>
          <w:rFonts w:cs="Arial"/>
        </w:rPr>
        <w:t xml:space="preserve">relevant </w:t>
      </w:r>
      <w:r w:rsidR="00054763" w:rsidRPr="00701D0B">
        <w:rPr>
          <w:rFonts w:cs="Arial"/>
        </w:rPr>
        <w:t>Service Schedule and all Applicable Laws,</w:t>
      </w:r>
      <w:r w:rsidRPr="00701D0B">
        <w:rPr>
          <w:rFonts w:cs="Arial"/>
        </w:rPr>
        <w:t xml:space="preserve"> or as otherwise agreed to in writing between the Parties.</w:t>
      </w:r>
      <w:bookmarkEnd w:id="495"/>
      <w:bookmarkEnd w:id="496"/>
    </w:p>
    <w:p w14:paraId="1EE3C35C" w14:textId="778739E3" w:rsidR="00F60B74" w:rsidRPr="00F60B74" w:rsidRDefault="00F60B74" w:rsidP="00F60B74">
      <w:pPr>
        <w:pStyle w:val="Clause2Sub"/>
        <w:rPr>
          <w:ins w:id="499" w:author="Werksmans" w:date="2025-09-01T16:15:00Z" w16du:dateUtc="2025-09-01T14:15:00Z"/>
          <w:rFonts w:cs="Arial"/>
        </w:rPr>
      </w:pPr>
      <w:ins w:id="500" w:author="Werksmans" w:date="2025-09-01T16:15:00Z" w16du:dateUtc="2025-09-01T14:15:00Z">
        <w:r w:rsidRPr="00F60B74">
          <w:rPr>
            <w:rFonts w:cs="Arial"/>
          </w:rPr>
          <w:t xml:space="preserve">The </w:t>
        </w:r>
        <w:r>
          <w:rPr>
            <w:rFonts w:cs="Arial"/>
          </w:rPr>
          <w:t xml:space="preserve">Service Provider </w:t>
        </w:r>
        <w:r w:rsidRPr="00F60B74">
          <w:rPr>
            <w:rFonts w:cs="Arial"/>
          </w:rPr>
          <w:t xml:space="preserve">shall perform the Services exercising due care, skill and judgment and in accordance with </w:t>
        </w:r>
      </w:ins>
      <w:ins w:id="501" w:author="Werksmans" w:date="2025-09-01T16:47:00Z" w16du:dateUtc="2025-09-01T14:47:00Z">
        <w:r w:rsidR="00B1463A">
          <w:rPr>
            <w:rFonts w:cs="Arial"/>
          </w:rPr>
          <w:t>Best</w:t>
        </w:r>
      </w:ins>
      <w:ins w:id="502" w:author="Werksmans" w:date="2025-09-01T16:15:00Z" w16du:dateUtc="2025-09-01T14:15:00Z">
        <w:r w:rsidRPr="00F60B74">
          <w:rPr>
            <w:rFonts w:cs="Arial"/>
          </w:rPr>
          <w:t xml:space="preserve"> Practice</w:t>
        </w:r>
      </w:ins>
      <w:ins w:id="503" w:author="Werksmans" w:date="2025-09-01T16:47:00Z" w16du:dateUtc="2025-09-01T14:47:00Z">
        <w:r w:rsidR="00B1463A">
          <w:rPr>
            <w:rFonts w:cs="Arial"/>
          </w:rPr>
          <w:t>s</w:t>
        </w:r>
      </w:ins>
      <w:ins w:id="504" w:author="Werksmans" w:date="2025-09-01T16:48:00Z" w16du:dateUtc="2025-09-01T14:48:00Z">
        <w:r w:rsidR="00757B96">
          <w:rPr>
            <w:rFonts w:cs="Arial"/>
          </w:rPr>
          <w:t>,</w:t>
        </w:r>
      </w:ins>
      <w:ins w:id="505" w:author="Werksmans" w:date="2025-09-01T16:15:00Z" w16du:dateUtc="2025-09-01T14:15:00Z">
        <w:r w:rsidRPr="00F60B74">
          <w:rPr>
            <w:rFonts w:cs="Arial"/>
          </w:rPr>
          <w:t xml:space="preserve"> the </w:t>
        </w:r>
      </w:ins>
      <w:ins w:id="506" w:author="Werksmans" w:date="2025-09-01T16:48:00Z" w16du:dateUtc="2025-09-01T14:48:00Z">
        <w:r w:rsidR="00757B96" w:rsidRPr="00757B96">
          <w:rPr>
            <w:rFonts w:cs="Arial"/>
          </w:rPr>
          <w:t>Customer Specifications and the Customer’s Code of Conduct</w:t>
        </w:r>
      </w:ins>
      <w:ins w:id="507" w:author="Werksmans" w:date="2025-09-01T16:15:00Z" w16du:dateUtc="2025-09-01T14:15:00Z">
        <w:r w:rsidRPr="00F60B74">
          <w:rPr>
            <w:rFonts w:cs="Arial"/>
          </w:rPr>
          <w:t>.</w:t>
        </w:r>
      </w:ins>
    </w:p>
    <w:p w14:paraId="22CA6AE7" w14:textId="4D37AA8F" w:rsidR="00F60B74" w:rsidRPr="00F60B74" w:rsidRDefault="00F60B74" w:rsidP="00F60B74">
      <w:pPr>
        <w:pStyle w:val="Clause2Sub"/>
        <w:rPr>
          <w:ins w:id="508" w:author="Werksmans" w:date="2025-09-01T16:15:00Z" w16du:dateUtc="2025-09-01T14:15:00Z"/>
          <w:rFonts w:cs="Arial"/>
        </w:rPr>
      </w:pPr>
      <w:ins w:id="509" w:author="Werksmans" w:date="2025-09-01T16:15:00Z" w16du:dateUtc="2025-09-01T14:15:00Z">
        <w:r w:rsidRPr="00F60B74">
          <w:rPr>
            <w:rFonts w:cs="Arial"/>
          </w:rPr>
          <w:t xml:space="preserve">The </w:t>
        </w:r>
      </w:ins>
      <w:ins w:id="510" w:author="Werksmans" w:date="2025-09-01T16:48:00Z" w16du:dateUtc="2025-09-01T14:48:00Z">
        <w:r w:rsidR="00757B96">
          <w:rPr>
            <w:rFonts w:cs="Arial"/>
          </w:rPr>
          <w:t xml:space="preserve">Service Provider </w:t>
        </w:r>
      </w:ins>
      <w:ins w:id="511" w:author="Werksmans" w:date="2025-09-01T16:15:00Z" w16du:dateUtc="2025-09-01T14:15:00Z">
        <w:r w:rsidRPr="00F60B74">
          <w:rPr>
            <w:rFonts w:cs="Arial"/>
          </w:rPr>
          <w:t xml:space="preserve">shall achieve </w:t>
        </w:r>
      </w:ins>
      <w:ins w:id="512" w:author="Werksmans" w:date="2025-09-01T16:48:00Z" w16du:dateUtc="2025-09-01T14:48:00Z">
        <w:r w:rsidR="00757B96">
          <w:rPr>
            <w:rFonts w:cs="Arial"/>
          </w:rPr>
          <w:t>Completion Checklist</w:t>
        </w:r>
      </w:ins>
      <w:ins w:id="513" w:author="Werksmans" w:date="2025-09-01T16:15:00Z" w16du:dateUtc="2025-09-01T14:15:00Z">
        <w:r w:rsidRPr="00F60B74">
          <w:rPr>
            <w:rFonts w:cs="Arial"/>
          </w:rPr>
          <w:t xml:space="preserve"> by the Time for Completion.</w:t>
        </w:r>
      </w:ins>
    </w:p>
    <w:p w14:paraId="4A73E886" w14:textId="78239125" w:rsidR="00F60B74" w:rsidRPr="00F60B74" w:rsidRDefault="00F60B74" w:rsidP="00F60B74">
      <w:pPr>
        <w:pStyle w:val="Clause2Sub"/>
        <w:rPr>
          <w:ins w:id="514" w:author="Werksmans" w:date="2025-09-01T16:15:00Z" w16du:dateUtc="2025-09-01T14:15:00Z"/>
          <w:rFonts w:cs="Arial"/>
        </w:rPr>
      </w:pPr>
      <w:ins w:id="515" w:author="Werksmans" w:date="2025-09-01T16:15:00Z" w16du:dateUtc="2025-09-01T14:15:00Z">
        <w:r w:rsidRPr="00F60B74">
          <w:rPr>
            <w:rFonts w:cs="Arial"/>
          </w:rPr>
          <w:t xml:space="preserve">The </w:t>
        </w:r>
      </w:ins>
      <w:ins w:id="516" w:author="Werksmans" w:date="2025-09-01T16:49:00Z" w16du:dateUtc="2025-09-01T14:49:00Z">
        <w:r w:rsidR="00757B96">
          <w:rPr>
            <w:rFonts w:cs="Arial"/>
          </w:rPr>
          <w:t>Service Provider</w:t>
        </w:r>
      </w:ins>
      <w:ins w:id="517" w:author="Werksmans" w:date="2025-09-01T16:15:00Z" w16du:dateUtc="2025-09-01T14:15:00Z">
        <w:r w:rsidRPr="00F60B74">
          <w:rPr>
            <w:rFonts w:cs="Arial"/>
          </w:rPr>
          <w:t xml:space="preserve"> shall be responsible for the delivery and/or collection and safe transport of the</w:t>
        </w:r>
      </w:ins>
      <w:ins w:id="518" w:author="Werksmans" w:date="2025-09-01T16:49:00Z" w16du:dateUtc="2025-09-01T14:49:00Z">
        <w:r w:rsidR="00757B96">
          <w:rPr>
            <w:rFonts w:cs="Arial"/>
          </w:rPr>
          <w:t xml:space="preserve"> Customer</w:t>
        </w:r>
      </w:ins>
      <w:ins w:id="519" w:author="Werksmans" w:date="2025-09-01T16:15:00Z" w16du:dateUtc="2025-09-01T14:15:00Z">
        <w:r w:rsidRPr="00F60B74">
          <w:rPr>
            <w:rFonts w:cs="Arial"/>
          </w:rPr>
          <w:t xml:space="preserve"> Equipment.</w:t>
        </w:r>
      </w:ins>
    </w:p>
    <w:p w14:paraId="5BAC36E4" w14:textId="6CD35044" w:rsidR="00F60B74" w:rsidRPr="00F60B74" w:rsidRDefault="00757B96" w:rsidP="00F60B74">
      <w:pPr>
        <w:pStyle w:val="Clause2Sub"/>
        <w:rPr>
          <w:ins w:id="520" w:author="Werksmans" w:date="2025-09-01T16:15:00Z" w16du:dateUtc="2025-09-01T14:15:00Z"/>
          <w:rFonts w:cs="Arial"/>
        </w:rPr>
      </w:pPr>
      <w:ins w:id="521" w:author="Werksmans" w:date="2025-09-01T16:49:00Z" w16du:dateUtc="2025-09-01T14:49:00Z">
        <w:r>
          <w:rPr>
            <w:rFonts w:cs="Arial"/>
          </w:rPr>
          <w:t xml:space="preserve">The Service Provider </w:t>
        </w:r>
      </w:ins>
      <w:ins w:id="522" w:author="Werksmans" w:date="2025-09-01T16:15:00Z" w16du:dateUtc="2025-09-01T14:15:00Z">
        <w:r w:rsidR="00F60B74" w:rsidRPr="00F60B74">
          <w:rPr>
            <w:rFonts w:cs="Arial"/>
          </w:rPr>
          <w:t xml:space="preserve">shall provide all Balance of </w:t>
        </w:r>
      </w:ins>
      <w:ins w:id="523" w:author="Werksmans" w:date="2025-09-01T16:50:00Z" w16du:dateUtc="2025-09-01T14:50:00Z">
        <w:r>
          <w:rPr>
            <w:rFonts w:cs="Arial"/>
          </w:rPr>
          <w:t>Plant</w:t>
        </w:r>
      </w:ins>
      <w:ins w:id="524" w:author="Werksmans" w:date="2025-09-01T16:15:00Z" w16du:dateUtc="2025-09-01T14:15:00Z">
        <w:r w:rsidR="00F60B74" w:rsidRPr="00F60B74">
          <w:rPr>
            <w:rFonts w:cs="Arial"/>
          </w:rPr>
          <w:t xml:space="preserve"> and materials necessary to undertake and complete the </w:t>
        </w:r>
      </w:ins>
      <w:ins w:id="525" w:author="Werksmans" w:date="2025-09-01T16:49:00Z" w16du:dateUtc="2025-09-01T14:49:00Z">
        <w:r>
          <w:rPr>
            <w:rFonts w:cs="Arial"/>
          </w:rPr>
          <w:t>Services</w:t>
        </w:r>
      </w:ins>
      <w:ins w:id="526" w:author="Werksmans" w:date="2025-09-01T16:15:00Z" w16du:dateUtc="2025-09-01T14:15:00Z">
        <w:r w:rsidR="00F60B74" w:rsidRPr="00F60B74">
          <w:rPr>
            <w:rFonts w:cs="Arial"/>
          </w:rPr>
          <w:t xml:space="preserve"> in accordance with the </w:t>
        </w:r>
      </w:ins>
      <w:ins w:id="527" w:author="Werksmans" w:date="2025-09-01T16:49:00Z">
        <w:r w:rsidRPr="00757B96">
          <w:rPr>
            <w:rFonts w:cs="Arial"/>
          </w:rPr>
          <w:t>Customer Specifications and the Customer’s Code of Conduct</w:t>
        </w:r>
      </w:ins>
      <w:ins w:id="528" w:author="Werksmans" w:date="2025-09-01T16:15:00Z" w16du:dateUtc="2025-09-01T14:15:00Z">
        <w:r w:rsidR="00F60B74" w:rsidRPr="00F60B74">
          <w:rPr>
            <w:rFonts w:cs="Arial"/>
          </w:rPr>
          <w:t xml:space="preserve">, unless otherwise specified in the </w:t>
        </w:r>
      </w:ins>
      <w:ins w:id="529" w:author="Werksmans" w:date="2025-09-01T16:49:00Z" w16du:dateUtc="2025-09-01T14:49:00Z">
        <w:r>
          <w:rPr>
            <w:rFonts w:cs="Arial"/>
          </w:rPr>
          <w:t>Service</w:t>
        </w:r>
      </w:ins>
      <w:ins w:id="530" w:author="Werksmans" w:date="2025-09-01T16:50:00Z" w16du:dateUtc="2025-09-01T14:50:00Z">
        <w:r>
          <w:rPr>
            <w:rFonts w:cs="Arial"/>
          </w:rPr>
          <w:t> </w:t>
        </w:r>
      </w:ins>
      <w:ins w:id="531" w:author="Werksmans" w:date="2025-09-01T16:49:00Z" w16du:dateUtc="2025-09-01T14:49:00Z">
        <w:r>
          <w:rPr>
            <w:rFonts w:cs="Arial"/>
          </w:rPr>
          <w:t>Sche</w:t>
        </w:r>
      </w:ins>
      <w:ins w:id="532" w:author="Werksmans" w:date="2025-09-01T16:50:00Z" w16du:dateUtc="2025-09-01T14:50:00Z">
        <w:r>
          <w:rPr>
            <w:rFonts w:cs="Arial"/>
          </w:rPr>
          <w:t>dule</w:t>
        </w:r>
      </w:ins>
      <w:ins w:id="533" w:author="Werksmans" w:date="2025-09-01T16:15:00Z" w16du:dateUtc="2025-09-01T14:15:00Z">
        <w:r w:rsidR="00F60B74" w:rsidRPr="00F60B74">
          <w:rPr>
            <w:rFonts w:cs="Arial"/>
          </w:rPr>
          <w:t xml:space="preserve">. All Balance of </w:t>
        </w:r>
      </w:ins>
      <w:ins w:id="534" w:author="Werksmans" w:date="2025-09-01T16:50:00Z" w16du:dateUtc="2025-09-01T14:50:00Z">
        <w:r>
          <w:rPr>
            <w:rFonts w:cs="Arial"/>
          </w:rPr>
          <w:t>Plant</w:t>
        </w:r>
      </w:ins>
      <w:ins w:id="535" w:author="Werksmans" w:date="2025-09-01T16:15:00Z" w16du:dateUtc="2025-09-01T14:15:00Z">
        <w:r w:rsidR="00F60B74" w:rsidRPr="00F60B74">
          <w:rPr>
            <w:rFonts w:cs="Arial"/>
          </w:rPr>
          <w:t xml:space="preserve"> shall be procured from reputable manufacturers as approved by </w:t>
        </w:r>
      </w:ins>
      <w:ins w:id="536" w:author="Werksmans" w:date="2025-09-01T16:50:00Z" w16du:dateUtc="2025-09-01T14:50:00Z">
        <w:r>
          <w:rPr>
            <w:rFonts w:cs="Arial"/>
          </w:rPr>
          <w:t>the Customer</w:t>
        </w:r>
      </w:ins>
      <w:ins w:id="537" w:author="Werksmans" w:date="2025-09-01T16:15:00Z" w16du:dateUtc="2025-09-01T14:15:00Z">
        <w:r w:rsidR="00F60B74" w:rsidRPr="00F60B74">
          <w:rPr>
            <w:rFonts w:cs="Arial"/>
          </w:rPr>
          <w:t xml:space="preserve"> in writing.</w:t>
        </w:r>
      </w:ins>
    </w:p>
    <w:p w14:paraId="78C2BD57" w14:textId="1DC995B2" w:rsidR="00F60B74" w:rsidRPr="00F60B74" w:rsidRDefault="00F60B74" w:rsidP="00F60B74">
      <w:pPr>
        <w:pStyle w:val="Clause2Sub"/>
        <w:rPr>
          <w:ins w:id="538" w:author="Werksmans" w:date="2025-09-01T16:15:00Z" w16du:dateUtc="2025-09-01T14:15:00Z"/>
          <w:rFonts w:cs="Arial"/>
        </w:rPr>
      </w:pPr>
      <w:ins w:id="539" w:author="Werksmans" w:date="2025-09-01T16:15:00Z" w16du:dateUtc="2025-09-01T14:15:00Z">
        <w:r w:rsidRPr="00F60B74">
          <w:rPr>
            <w:rFonts w:cs="Arial"/>
          </w:rPr>
          <w:lastRenderedPageBreak/>
          <w:t xml:space="preserve">The </w:t>
        </w:r>
      </w:ins>
      <w:ins w:id="540" w:author="Werksmans" w:date="2025-09-01T16:51:00Z" w16du:dateUtc="2025-09-01T14:51:00Z">
        <w:r w:rsidR="00D92724">
          <w:rPr>
            <w:rFonts w:cs="Arial"/>
          </w:rPr>
          <w:t>Service Provider</w:t>
        </w:r>
      </w:ins>
      <w:ins w:id="541" w:author="Werksmans" w:date="2025-09-01T16:15:00Z" w16du:dateUtc="2025-09-01T14:15:00Z">
        <w:r w:rsidRPr="00F60B74">
          <w:rPr>
            <w:rFonts w:cs="Arial"/>
          </w:rPr>
          <w:t xml:space="preserve"> shall at all times comply with the relevant manufacturer's instructions and manuals</w:t>
        </w:r>
      </w:ins>
      <w:ins w:id="542" w:author="Werksmans" w:date="2025-09-01T16:52:00Z" w16du:dateUtc="2025-09-01T14:52:00Z">
        <w:r w:rsidR="00D92724">
          <w:rPr>
            <w:rFonts w:cs="Arial"/>
          </w:rPr>
          <w:t xml:space="preserve"> in respect of the Customer Equipment</w:t>
        </w:r>
      </w:ins>
      <w:ins w:id="543" w:author="Werksmans" w:date="2025-09-01T16:15:00Z" w16du:dateUtc="2025-09-01T14:15:00Z">
        <w:r w:rsidRPr="00F60B74">
          <w:rPr>
            <w:rFonts w:cs="Arial"/>
          </w:rPr>
          <w:t>.</w:t>
        </w:r>
      </w:ins>
    </w:p>
    <w:p w14:paraId="1166BC1A" w14:textId="1A540C4A" w:rsidR="005C1B1C" w:rsidRPr="00701D0B" w:rsidRDefault="005C1B1C" w:rsidP="00663F58">
      <w:pPr>
        <w:pStyle w:val="Clause2Sub"/>
        <w:rPr>
          <w:rFonts w:cs="Arial"/>
        </w:rPr>
      </w:pPr>
      <w:r w:rsidRPr="00701D0B">
        <w:rPr>
          <w:rFonts w:cs="Arial"/>
        </w:rPr>
        <w:t xml:space="preserve">It is agreed by the </w:t>
      </w:r>
      <w:r w:rsidR="00C8101E" w:rsidRPr="00701D0B">
        <w:rPr>
          <w:rFonts w:cs="Arial"/>
        </w:rPr>
        <w:t>Service Provider</w:t>
      </w:r>
      <w:r w:rsidRPr="00701D0B">
        <w:rPr>
          <w:rFonts w:cs="Arial"/>
        </w:rPr>
        <w:t xml:space="preserve"> that should it fail to meet the </w:t>
      </w:r>
      <w:ins w:id="544" w:author="Werksmans" w:date="2025-09-01T16:53:00Z" w16du:dateUtc="2025-09-01T14:53:00Z">
        <w:r w:rsidR="00D92724">
          <w:rPr>
            <w:rFonts w:cs="Arial"/>
          </w:rPr>
          <w:t xml:space="preserve">Time for Completion or the </w:t>
        </w:r>
      </w:ins>
      <w:r w:rsidRPr="00701D0B">
        <w:rPr>
          <w:rFonts w:cs="Arial"/>
        </w:rPr>
        <w:t xml:space="preserve">deadlines in rendering the Services, as specified in the </w:t>
      </w:r>
      <w:r w:rsidR="00E92278" w:rsidRPr="00701D0B">
        <w:rPr>
          <w:rFonts w:cs="Arial"/>
        </w:rPr>
        <w:t>Service Schedule</w:t>
      </w:r>
      <w:r w:rsidRPr="00701D0B">
        <w:rPr>
          <w:rFonts w:cs="Arial"/>
        </w:rPr>
        <w:t xml:space="preserve">, and such failure is not attributable to a </w:t>
      </w:r>
      <w:r w:rsidR="00F87515" w:rsidRPr="00701D0B">
        <w:rPr>
          <w:rFonts w:cs="Arial"/>
          <w:i/>
          <w:iCs/>
        </w:rPr>
        <w:t>force majeure</w:t>
      </w:r>
      <w:r w:rsidR="00F87515" w:rsidRPr="00701D0B">
        <w:rPr>
          <w:rFonts w:cs="Arial"/>
        </w:rPr>
        <w:t xml:space="preserve"> </w:t>
      </w:r>
      <w:r w:rsidR="00CD18B4" w:rsidRPr="00701D0B">
        <w:rPr>
          <w:rFonts w:cs="Arial"/>
        </w:rPr>
        <w:t>event</w:t>
      </w:r>
      <w:r w:rsidRPr="00701D0B">
        <w:rPr>
          <w:rFonts w:cs="Arial"/>
        </w:rPr>
        <w:t>, it shall be liable for</w:t>
      </w:r>
      <w:ins w:id="545" w:author="Werksmans" w:date="2025-09-01T16:55:00Z" w16du:dateUtc="2025-09-01T14:55:00Z">
        <w:r w:rsidR="00D92724">
          <w:rPr>
            <w:rFonts w:cs="Arial"/>
          </w:rPr>
          <w:t xml:space="preserve"> delay liquidated damages and/or</w:t>
        </w:r>
      </w:ins>
      <w:r w:rsidRPr="00701D0B">
        <w:rPr>
          <w:rFonts w:cs="Arial"/>
        </w:rPr>
        <w:t xml:space="preserve"> a penalty amount, the value of which shall be specified in the relevant </w:t>
      </w:r>
      <w:r w:rsidR="00E92278" w:rsidRPr="00701D0B">
        <w:rPr>
          <w:rFonts w:cs="Arial"/>
        </w:rPr>
        <w:t>Service Schedule</w:t>
      </w:r>
      <w:r w:rsidRPr="00701D0B">
        <w:rPr>
          <w:rFonts w:cs="Arial"/>
        </w:rPr>
        <w:t>.</w:t>
      </w:r>
    </w:p>
    <w:p w14:paraId="2D4ADCC1" w14:textId="2C1B0E2B" w:rsidR="005C1B1C" w:rsidRPr="00701D0B" w:rsidRDefault="005C1B1C" w:rsidP="00663F58">
      <w:pPr>
        <w:pStyle w:val="Clause2Sub"/>
        <w:rPr>
          <w:rFonts w:cs="Arial"/>
        </w:rPr>
      </w:pPr>
      <w:bookmarkStart w:id="546" w:name="_4i7ojhp" w:colFirst="0" w:colLast="0"/>
      <w:bookmarkStart w:id="547" w:name="_Toc101796350"/>
      <w:bookmarkStart w:id="548" w:name="_Ref101800219"/>
      <w:bookmarkEnd w:id="546"/>
      <w:r w:rsidRPr="00701D0B">
        <w:rPr>
          <w:rFonts w:cs="Arial"/>
        </w:rPr>
        <w:t xml:space="preserve">Should the </w:t>
      </w:r>
      <w:r w:rsidR="00C8101E" w:rsidRPr="00701D0B">
        <w:rPr>
          <w:rFonts w:cs="Arial"/>
        </w:rPr>
        <w:t>Service Provider</w:t>
      </w:r>
      <w:r w:rsidRPr="00701D0B">
        <w:rPr>
          <w:rFonts w:cs="Arial"/>
        </w:rPr>
        <w:t xml:space="preserve"> not be able to comply with the conditions contained in any </w:t>
      </w:r>
      <w:r w:rsidR="00E92278" w:rsidRPr="00701D0B">
        <w:rPr>
          <w:rFonts w:cs="Arial"/>
        </w:rPr>
        <w:t>Service Schedule</w:t>
      </w:r>
      <w:r w:rsidRPr="00701D0B">
        <w:rPr>
          <w:rFonts w:cs="Arial"/>
        </w:rPr>
        <w:t xml:space="preserve">, the </w:t>
      </w:r>
      <w:r w:rsidR="00C8101E" w:rsidRPr="00701D0B">
        <w:rPr>
          <w:rFonts w:cs="Arial"/>
        </w:rPr>
        <w:t>Service Provider</w:t>
      </w:r>
      <w:r w:rsidRPr="00701D0B">
        <w:rPr>
          <w:rFonts w:cs="Arial"/>
        </w:rPr>
        <w:t xml:space="preserve"> </w:t>
      </w:r>
      <w:ins w:id="549" w:author="Werksmans" w:date="2025-09-01T16:55:00Z" w16du:dateUtc="2025-09-01T14:55:00Z">
        <w:r w:rsidR="001F3BD3">
          <w:rPr>
            <w:rFonts w:cs="Arial"/>
          </w:rPr>
          <w:t>shall</w:t>
        </w:r>
      </w:ins>
      <w:del w:id="550" w:author="Werksmans" w:date="2025-09-01T16:55:00Z" w16du:dateUtc="2025-09-01T14:55:00Z">
        <w:r w:rsidRPr="00701D0B" w:rsidDel="001F3BD3">
          <w:rPr>
            <w:rFonts w:cs="Arial"/>
          </w:rPr>
          <w:delText>will</w:delText>
        </w:r>
      </w:del>
      <w:r w:rsidRPr="00701D0B">
        <w:rPr>
          <w:rFonts w:cs="Arial"/>
        </w:rPr>
        <w:t xml:space="preserve"> notify </w:t>
      </w:r>
      <w:r w:rsidR="00E8404A" w:rsidRPr="00701D0B">
        <w:rPr>
          <w:rFonts w:cs="Arial"/>
        </w:rPr>
        <w:t xml:space="preserve">the </w:t>
      </w:r>
      <w:r w:rsidR="00C8101E" w:rsidRPr="00701D0B">
        <w:rPr>
          <w:rFonts w:cs="Arial"/>
        </w:rPr>
        <w:t>Customer</w:t>
      </w:r>
      <w:r w:rsidRPr="00701D0B">
        <w:rPr>
          <w:rFonts w:cs="Arial"/>
        </w:rPr>
        <w:t xml:space="preserve"> in writing and</w:t>
      </w:r>
      <w:r w:rsidR="0077309D" w:rsidRPr="00701D0B">
        <w:rPr>
          <w:rFonts w:cs="Arial"/>
        </w:rPr>
        <w:t xml:space="preserve"> the</w:t>
      </w:r>
      <w:r w:rsidRPr="00701D0B">
        <w:rPr>
          <w:rFonts w:cs="Arial"/>
        </w:rPr>
        <w:t xml:space="preserve"> </w:t>
      </w:r>
      <w:r w:rsidR="00C8101E" w:rsidRPr="00701D0B">
        <w:rPr>
          <w:rFonts w:cs="Arial"/>
        </w:rPr>
        <w:t>Customer</w:t>
      </w:r>
      <w:r w:rsidRPr="00701D0B">
        <w:rPr>
          <w:rFonts w:cs="Arial"/>
        </w:rPr>
        <w:t xml:space="preserve"> will be entitled to cancel a specific </w:t>
      </w:r>
      <w:r w:rsidR="00E92278" w:rsidRPr="00701D0B">
        <w:rPr>
          <w:rFonts w:cs="Arial"/>
        </w:rPr>
        <w:t>Service Schedule</w:t>
      </w:r>
      <w:r w:rsidRPr="00701D0B">
        <w:rPr>
          <w:rFonts w:cs="Arial"/>
        </w:rPr>
        <w:t xml:space="preserve"> and appoint a third party </w:t>
      </w:r>
      <w:r w:rsidR="00D91268" w:rsidRPr="00701D0B">
        <w:rPr>
          <w:rFonts w:cs="Arial"/>
        </w:rPr>
        <w:t>Service Provider</w:t>
      </w:r>
      <w:r w:rsidRPr="00701D0B">
        <w:rPr>
          <w:rFonts w:cs="Arial"/>
        </w:rPr>
        <w:t xml:space="preserve"> to complete the Services within the Subarea, alternatively, </w:t>
      </w:r>
      <w:r w:rsidR="0077309D" w:rsidRPr="00701D0B">
        <w:rPr>
          <w:rFonts w:cs="Arial"/>
        </w:rPr>
        <w:t xml:space="preserve">the </w:t>
      </w:r>
      <w:r w:rsidR="00C8101E" w:rsidRPr="00701D0B">
        <w:rPr>
          <w:rFonts w:cs="Arial"/>
        </w:rPr>
        <w:t>Customer</w:t>
      </w:r>
      <w:r w:rsidRPr="00701D0B">
        <w:rPr>
          <w:rFonts w:cs="Arial"/>
        </w:rPr>
        <w:t xml:space="preserve"> will attend to the completion of the Services.</w:t>
      </w:r>
      <w:bookmarkEnd w:id="547"/>
      <w:bookmarkEnd w:id="548"/>
      <w:r w:rsidRPr="00701D0B">
        <w:rPr>
          <w:rFonts w:cs="Arial"/>
        </w:rPr>
        <w:t xml:space="preserve"> </w:t>
      </w:r>
    </w:p>
    <w:p w14:paraId="2ECABDE9" w14:textId="3AD74326" w:rsidR="00902972" w:rsidRPr="00701D0B" w:rsidRDefault="00902972" w:rsidP="00902972">
      <w:pPr>
        <w:pStyle w:val="Clause2Sub"/>
        <w:rPr>
          <w:rFonts w:cs="Arial"/>
        </w:rPr>
      </w:pPr>
      <w:r w:rsidRPr="00701D0B">
        <w:rPr>
          <w:rFonts w:cs="Arial"/>
        </w:rPr>
        <w:t>The Service Provider undertakes, unless otherwise stipulated in the Service Schedule, to utilise approved suppliers</w:t>
      </w:r>
      <w:ins w:id="551" w:author="Werksmans" w:date="2025-09-01T16:56:00Z" w16du:dateUtc="2025-09-01T14:56:00Z">
        <w:r w:rsidR="001F3BD3">
          <w:rPr>
            <w:rFonts w:cs="Arial"/>
          </w:rPr>
          <w:t>, subcontractors</w:t>
        </w:r>
      </w:ins>
      <w:r w:rsidRPr="00701D0B">
        <w:rPr>
          <w:rFonts w:cs="Arial"/>
        </w:rPr>
        <w:t xml:space="preserve"> and </w:t>
      </w:r>
      <w:r w:rsidR="0077309D" w:rsidRPr="00701D0B">
        <w:rPr>
          <w:rFonts w:cs="Arial"/>
        </w:rPr>
        <w:t xml:space="preserve">the </w:t>
      </w:r>
      <w:r w:rsidRPr="00701D0B">
        <w:rPr>
          <w:rFonts w:cs="Arial"/>
        </w:rPr>
        <w:t>Customer approved and specified materials and equipment (as indicated in the Customer Approved Supplier List) to render the Services.</w:t>
      </w:r>
    </w:p>
    <w:p w14:paraId="65CA04E2" w14:textId="14DA203D" w:rsidR="005C1B1C" w:rsidRPr="00701D0B" w:rsidRDefault="00D14EE0" w:rsidP="00663F58">
      <w:pPr>
        <w:pStyle w:val="Clause1Head"/>
        <w:rPr>
          <w:rFonts w:cs="Arial"/>
        </w:rPr>
      </w:pPr>
      <w:bookmarkStart w:id="552" w:name="_Toc157584665"/>
      <w:bookmarkStart w:id="553" w:name="_Toc157593118"/>
      <w:bookmarkStart w:id="554" w:name="_Toc157593575"/>
      <w:bookmarkStart w:id="555" w:name="_Toc157593672"/>
      <w:bookmarkStart w:id="556" w:name="_Toc209645580"/>
      <w:r w:rsidRPr="00701D0B">
        <w:rPr>
          <w:rFonts w:cs="Arial"/>
        </w:rPr>
        <w:t>COMPLETION CHECKLIST</w:t>
      </w:r>
      <w:bookmarkEnd w:id="552"/>
      <w:bookmarkEnd w:id="553"/>
      <w:bookmarkEnd w:id="554"/>
      <w:bookmarkEnd w:id="555"/>
      <w:bookmarkEnd w:id="556"/>
    </w:p>
    <w:p w14:paraId="122A2C3E" w14:textId="3C876692" w:rsidR="005C1B1C" w:rsidRPr="00701D0B" w:rsidRDefault="00E20B38" w:rsidP="00663F58">
      <w:pPr>
        <w:pStyle w:val="Clause2Sub"/>
        <w:rPr>
          <w:rFonts w:cs="Arial"/>
        </w:rPr>
      </w:pPr>
      <w:bookmarkStart w:id="557" w:name="_1ci93xb" w:colFirst="0" w:colLast="0"/>
      <w:bookmarkStart w:id="558" w:name="_Ref207639116"/>
      <w:bookmarkEnd w:id="557"/>
      <w:r w:rsidRPr="00701D0B">
        <w:rPr>
          <w:rFonts w:cs="Arial"/>
        </w:rPr>
        <w:t>T</w:t>
      </w:r>
      <w:r w:rsidR="005C1B1C" w:rsidRPr="00701D0B">
        <w:rPr>
          <w:rFonts w:cs="Arial"/>
        </w:rPr>
        <w:t xml:space="preserve">he Parties shall </w:t>
      </w:r>
      <w:del w:id="559" w:author="Werksmans" w:date="2025-09-01T17:04:00Z" w16du:dateUtc="2025-09-01T15:04:00Z">
        <w:r w:rsidR="005C1B1C" w:rsidRPr="00701D0B" w:rsidDel="0090417B">
          <w:rPr>
            <w:rFonts w:cs="Arial"/>
          </w:rPr>
          <w:delText>meet and sign</w:delText>
        </w:r>
      </w:del>
      <w:ins w:id="560" w:author="Werksmans" w:date="2025-09-01T17:04:00Z" w16du:dateUtc="2025-09-01T15:04:00Z">
        <w:r w:rsidR="0090417B">
          <w:rPr>
            <w:rFonts w:cs="Arial"/>
          </w:rPr>
          <w:t>submit</w:t>
        </w:r>
      </w:ins>
      <w:r w:rsidR="005C1B1C" w:rsidRPr="00701D0B">
        <w:rPr>
          <w:rFonts w:cs="Arial"/>
        </w:rPr>
        <w:t xml:space="preserve"> the </w:t>
      </w:r>
      <w:r w:rsidR="00D14EE0" w:rsidRPr="00701D0B">
        <w:rPr>
          <w:rFonts w:cs="Arial"/>
        </w:rPr>
        <w:t>Completion Checklist</w:t>
      </w:r>
      <w:del w:id="561" w:author="Werksmans" w:date="2025-09-01T17:04:00Z" w16du:dateUtc="2025-09-01T15:04:00Z">
        <w:r w:rsidRPr="00701D0B" w:rsidDel="0090417B">
          <w:rPr>
            <w:rFonts w:cs="Arial"/>
          </w:rPr>
          <w:delText>(s) from time to time</w:delText>
        </w:r>
      </w:del>
      <w:r w:rsidRPr="00701D0B">
        <w:rPr>
          <w:rFonts w:cs="Arial"/>
        </w:rPr>
        <w:t xml:space="preserve"> </w:t>
      </w:r>
      <w:ins w:id="562" w:author="Werksmans" w:date="2025-09-01T17:04:00Z" w16du:dateUtc="2025-09-01T15:04:00Z">
        <w:r w:rsidR="0090417B">
          <w:rPr>
            <w:rFonts w:cs="Arial"/>
          </w:rPr>
          <w:t>upon the</w:t>
        </w:r>
      </w:ins>
      <w:del w:id="563" w:author="Werksmans" w:date="2025-09-01T17:04:00Z" w16du:dateUtc="2025-09-01T15:04:00Z">
        <w:r w:rsidRPr="00701D0B" w:rsidDel="0090417B">
          <w:rPr>
            <w:rFonts w:cs="Arial"/>
          </w:rPr>
          <w:delText>as</w:delText>
        </w:r>
      </w:del>
      <w:ins w:id="564" w:author="Werksmans" w:date="2025-09-01T17:04:00Z" w16du:dateUtc="2025-09-01T15:04:00Z">
        <w:r w:rsidR="0090417B">
          <w:rPr>
            <w:rFonts w:cs="Arial"/>
          </w:rPr>
          <w:t xml:space="preserve"> completion of</w:t>
        </w:r>
      </w:ins>
      <w:r w:rsidRPr="00701D0B">
        <w:rPr>
          <w:rFonts w:cs="Arial"/>
        </w:rPr>
        <w:t xml:space="preserve"> the Services </w:t>
      </w:r>
      <w:del w:id="565" w:author="Werksmans" w:date="2025-09-01T17:03:00Z" w16du:dateUtc="2025-09-01T15:03:00Z">
        <w:r w:rsidRPr="00701D0B" w:rsidDel="0090417B">
          <w:rPr>
            <w:rFonts w:cs="Arial"/>
          </w:rPr>
          <w:delText>progress</w:delText>
        </w:r>
      </w:del>
      <w:ins w:id="566" w:author="Werksmans" w:date="2025-09-01T17:03:00Z" w16du:dateUtc="2025-09-01T15:03:00Z">
        <w:r w:rsidR="0090417B">
          <w:rPr>
            <w:rFonts w:cs="Arial"/>
          </w:rPr>
          <w:t>under each Service Schedule</w:t>
        </w:r>
      </w:ins>
      <w:r w:rsidR="005C1B1C" w:rsidRPr="00701D0B">
        <w:rPr>
          <w:rFonts w:cs="Arial"/>
        </w:rPr>
        <w:t>.</w:t>
      </w:r>
      <w:bookmarkEnd w:id="558"/>
      <w:r w:rsidR="005C1B1C" w:rsidRPr="00701D0B">
        <w:rPr>
          <w:rFonts w:cs="Arial"/>
        </w:rPr>
        <w:t xml:space="preserve"> </w:t>
      </w:r>
    </w:p>
    <w:p w14:paraId="43C48CED" w14:textId="5BB67147" w:rsidR="0090417B" w:rsidRPr="009443CB" w:rsidRDefault="0090417B" w:rsidP="009443CB">
      <w:pPr>
        <w:pStyle w:val="Clause2Sub"/>
        <w:rPr>
          <w:ins w:id="567" w:author="Werksmans" w:date="2025-09-01T17:05:00Z" w16du:dateUtc="2025-09-01T15:05:00Z"/>
          <w:rFonts w:cs="Arial"/>
        </w:rPr>
      </w:pPr>
      <w:bookmarkStart w:id="568" w:name="_Ref105490281"/>
      <w:ins w:id="569" w:author="Werksmans" w:date="2025-09-01T17:05:00Z" w16du:dateUtc="2025-09-01T15:05:00Z">
        <w:r w:rsidRPr="0090417B">
          <w:rPr>
            <w:rFonts w:cs="Arial"/>
          </w:rPr>
          <w:t>Within 10</w:t>
        </w:r>
        <w:r>
          <w:rPr>
            <w:rFonts w:cs="Arial"/>
          </w:rPr>
          <w:t xml:space="preserve"> (ten)</w:t>
        </w:r>
        <w:r w:rsidRPr="0090417B">
          <w:rPr>
            <w:rFonts w:cs="Arial"/>
          </w:rPr>
          <w:t xml:space="preserve"> Business Days of receipt of the </w:t>
        </w:r>
        <w:r>
          <w:rPr>
            <w:rFonts w:cs="Arial"/>
          </w:rPr>
          <w:t>Completion Checklist</w:t>
        </w:r>
        <w:r w:rsidRPr="0090417B">
          <w:rPr>
            <w:rFonts w:cs="Arial"/>
          </w:rPr>
          <w:t xml:space="preserve">, </w:t>
        </w:r>
        <w:r>
          <w:rPr>
            <w:rFonts w:cs="Arial"/>
          </w:rPr>
          <w:t xml:space="preserve">the </w:t>
        </w:r>
      </w:ins>
      <w:ins w:id="570" w:author="Werksmans" w:date="2025-09-01T17:08:00Z" w16du:dateUtc="2025-09-01T15:08:00Z">
        <w:r w:rsidR="009443CB">
          <w:rPr>
            <w:rFonts w:cs="Arial"/>
          </w:rPr>
          <w:t>Parties shall</w:t>
        </w:r>
      </w:ins>
      <w:ins w:id="571" w:author="Werksmans" w:date="2025-09-01T17:09:00Z" w16du:dateUtc="2025-09-01T15:09:00Z">
        <w:r w:rsidR="009443CB">
          <w:rPr>
            <w:rFonts w:cs="Arial"/>
          </w:rPr>
          <w:t xml:space="preserve"> meet to sign </w:t>
        </w:r>
      </w:ins>
      <w:ins w:id="572" w:author="Werksmans" w:date="2025-09-01T17:06:00Z" w16du:dateUtc="2025-09-01T15:06:00Z">
        <w:r w:rsidR="00B470CE">
          <w:t>the Completion Checklist</w:t>
        </w:r>
      </w:ins>
      <w:ins w:id="573" w:author="Werksmans" w:date="2025-09-01T17:09:00Z" w16du:dateUtc="2025-09-01T15:09:00Z">
        <w:r w:rsidR="009443CB">
          <w:t>.</w:t>
        </w:r>
      </w:ins>
    </w:p>
    <w:p w14:paraId="0612C0AB" w14:textId="61BB9F18" w:rsidR="009443CB" w:rsidRPr="009443CB" w:rsidRDefault="009443CB" w:rsidP="009443CB">
      <w:pPr>
        <w:pStyle w:val="Clause2Sub"/>
        <w:rPr>
          <w:ins w:id="574" w:author="Werksmans" w:date="2025-09-01T17:07:00Z" w16du:dateUtc="2025-09-01T15:07:00Z"/>
          <w:rFonts w:cs="Arial"/>
        </w:rPr>
      </w:pPr>
      <w:bookmarkStart w:id="575" w:name="_Ref207639229"/>
      <w:ins w:id="576" w:author="Werksmans" w:date="2025-09-01T17:07:00Z" w16du:dateUtc="2025-09-01T15:07:00Z">
        <w:r w:rsidRPr="009443CB">
          <w:rPr>
            <w:rFonts w:cs="Arial"/>
          </w:rPr>
          <w:t xml:space="preserve">If the </w:t>
        </w:r>
        <w:r>
          <w:rPr>
            <w:rFonts w:cs="Arial"/>
          </w:rPr>
          <w:t xml:space="preserve">Completion Checklist </w:t>
        </w:r>
        <w:r w:rsidRPr="009443CB">
          <w:rPr>
            <w:rFonts w:cs="Arial"/>
          </w:rPr>
          <w:t xml:space="preserve">is found to be incomplete or fails to meet the requirements </w:t>
        </w:r>
      </w:ins>
      <w:ins w:id="577" w:author="Werksmans" w:date="2025-09-01T17:08:00Z" w16du:dateUtc="2025-09-01T15:08:00Z">
        <w:r>
          <w:rPr>
            <w:rFonts w:cs="Arial"/>
          </w:rPr>
          <w:t>under the Service Schedule</w:t>
        </w:r>
      </w:ins>
      <w:ins w:id="578" w:author="Werksmans" w:date="2025-09-01T17:07:00Z" w16du:dateUtc="2025-09-01T15:07:00Z">
        <w:r w:rsidRPr="009443CB">
          <w:rPr>
            <w:rFonts w:cs="Arial"/>
          </w:rPr>
          <w:t xml:space="preserve">, </w:t>
        </w:r>
      </w:ins>
      <w:ins w:id="579" w:author="Werksmans" w:date="2025-09-01T17:08:00Z" w16du:dateUtc="2025-09-01T15:08:00Z">
        <w:r>
          <w:rPr>
            <w:rFonts w:cs="Arial"/>
          </w:rPr>
          <w:t>the Customer</w:t>
        </w:r>
      </w:ins>
      <w:ins w:id="580" w:author="Werksmans" w:date="2025-09-01T17:07:00Z" w16du:dateUtc="2025-09-01T15:07:00Z">
        <w:r w:rsidRPr="009443CB">
          <w:rPr>
            <w:rFonts w:cs="Arial"/>
          </w:rPr>
          <w:t xml:space="preserve"> shall notify the </w:t>
        </w:r>
      </w:ins>
      <w:ins w:id="581" w:author="Werksmans" w:date="2025-09-01T17:08:00Z" w16du:dateUtc="2025-09-01T15:08:00Z">
        <w:r>
          <w:rPr>
            <w:rFonts w:cs="Arial"/>
          </w:rPr>
          <w:t>Service</w:t>
        </w:r>
      </w:ins>
      <w:ins w:id="582" w:author="Werksmans" w:date="2025-09-01T17:07:00Z" w16du:dateUtc="2025-09-01T15:07:00Z">
        <w:r w:rsidRPr="009443CB">
          <w:rPr>
            <w:rFonts w:cs="Arial"/>
          </w:rPr>
          <w:t xml:space="preserve"> of the defects or deficiencies in the workmanship or installation of the </w:t>
        </w:r>
      </w:ins>
      <w:ins w:id="583" w:author="Werksmans" w:date="2025-09-01T17:10:00Z" w16du:dateUtc="2025-09-01T15:10:00Z">
        <w:r>
          <w:rPr>
            <w:rFonts w:cs="Arial"/>
          </w:rPr>
          <w:t>Services</w:t>
        </w:r>
      </w:ins>
      <w:ins w:id="584" w:author="Werksmans" w:date="2025-09-01T17:07:00Z" w16du:dateUtc="2025-09-01T15:07:00Z">
        <w:r w:rsidRPr="009443CB">
          <w:rPr>
            <w:rFonts w:cs="Arial"/>
          </w:rPr>
          <w:t xml:space="preserve"> and the </w:t>
        </w:r>
      </w:ins>
      <w:ins w:id="585" w:author="Werksmans" w:date="2025-09-01T17:10:00Z" w16du:dateUtc="2025-09-01T15:10:00Z">
        <w:r>
          <w:rPr>
            <w:rFonts w:cs="Arial"/>
          </w:rPr>
          <w:t xml:space="preserve">Service Provider </w:t>
        </w:r>
      </w:ins>
      <w:ins w:id="586" w:author="Werksmans" w:date="2025-09-01T17:07:00Z" w16du:dateUtc="2025-09-01T15:07:00Z">
        <w:r w:rsidRPr="009443CB">
          <w:rPr>
            <w:rFonts w:cs="Arial"/>
          </w:rPr>
          <w:t>shall correct the defects or deficiencies and the procedures in this clause</w:t>
        </w:r>
      </w:ins>
      <w:ins w:id="587" w:author="Werksmans" w:date="2025-09-01T17:11:00Z" w16du:dateUtc="2025-09-01T15:11:00Z">
        <w:r>
          <w:rPr>
            <w:rFonts w:cs="Arial"/>
          </w:rPr>
          <w:t xml:space="preserve"> </w:t>
        </w:r>
        <w:r>
          <w:rPr>
            <w:rFonts w:cs="Arial"/>
          </w:rPr>
          <w:fldChar w:fldCharType="begin"/>
        </w:r>
        <w:r>
          <w:rPr>
            <w:rFonts w:cs="Arial"/>
          </w:rPr>
          <w:instrText xml:space="preserve"> REF _Ref207639116 \r \h </w:instrText>
        </w:r>
      </w:ins>
      <w:r>
        <w:rPr>
          <w:rFonts w:cs="Arial"/>
        </w:rPr>
      </w:r>
      <w:r>
        <w:rPr>
          <w:rFonts w:cs="Arial"/>
        </w:rPr>
        <w:fldChar w:fldCharType="separate"/>
      </w:r>
      <w:ins w:id="588" w:author="Werksmans" w:date="2025-09-24T22:32:00Z" w16du:dateUtc="2025-09-24T20:32:00Z">
        <w:r w:rsidR="00253ADF">
          <w:rPr>
            <w:rFonts w:cs="Arial"/>
          </w:rPr>
          <w:t>7.1</w:t>
        </w:r>
      </w:ins>
      <w:ins w:id="589" w:author="Werksmans" w:date="2025-09-01T17:11:00Z" w16du:dateUtc="2025-09-01T15:11:00Z">
        <w:r>
          <w:rPr>
            <w:rFonts w:cs="Arial"/>
          </w:rPr>
          <w:fldChar w:fldCharType="end"/>
        </w:r>
      </w:ins>
      <w:ins w:id="590" w:author="Werksmans" w:date="2025-09-01T17:07:00Z" w16du:dateUtc="2025-09-01T15:07:00Z">
        <w:r w:rsidRPr="009443CB">
          <w:rPr>
            <w:rFonts w:cs="Arial"/>
          </w:rPr>
          <w:t xml:space="preserve"> must be repeated in order to meet the requirements </w:t>
        </w:r>
      </w:ins>
      <w:ins w:id="591" w:author="Werksmans" w:date="2025-09-01T17:11:00Z" w16du:dateUtc="2025-09-01T15:11:00Z">
        <w:r>
          <w:rPr>
            <w:rFonts w:cs="Arial"/>
          </w:rPr>
          <w:t>of the Completion Checklist</w:t>
        </w:r>
      </w:ins>
      <w:ins w:id="592" w:author="Werksmans" w:date="2025-09-01T17:07:00Z" w16du:dateUtc="2025-09-01T15:07:00Z">
        <w:r w:rsidRPr="009443CB">
          <w:rPr>
            <w:rFonts w:cs="Arial"/>
          </w:rPr>
          <w:t>.</w:t>
        </w:r>
        <w:bookmarkEnd w:id="575"/>
      </w:ins>
    </w:p>
    <w:p w14:paraId="31E21ACD" w14:textId="77777777" w:rsidR="00C362A4" w:rsidRPr="00C362A4" w:rsidRDefault="005C1B1C" w:rsidP="00C362A4">
      <w:pPr>
        <w:pStyle w:val="Clause2Sub"/>
        <w:rPr>
          <w:ins w:id="593" w:author="Werksmans" w:date="2025-09-01T17:17:00Z" w16du:dateUtc="2025-09-01T15:17:00Z"/>
          <w:rFonts w:cs="Arial"/>
        </w:rPr>
      </w:pPr>
      <w:bookmarkStart w:id="594" w:name="_Ref207639244"/>
      <w:del w:id="595" w:author="Werksmans" w:date="2025-09-01T17:13:00Z" w16du:dateUtc="2025-09-01T15:13:00Z">
        <w:r w:rsidRPr="00701D0B" w:rsidDel="009443CB">
          <w:delText xml:space="preserve">Unless specified elsewhere in the </w:delText>
        </w:r>
        <w:r w:rsidR="00E92278" w:rsidRPr="00701D0B" w:rsidDel="009443CB">
          <w:delText>Service Schedule</w:delText>
        </w:r>
        <w:r w:rsidRPr="00701D0B" w:rsidDel="009443CB">
          <w:delText xml:space="preserve">, should the Services not </w:delText>
        </w:r>
        <w:r w:rsidR="00D95F85" w:rsidRPr="00701D0B" w:rsidDel="009443CB">
          <w:delText xml:space="preserve">have </w:delText>
        </w:r>
        <w:r w:rsidRPr="00701D0B" w:rsidDel="009443CB">
          <w:delText xml:space="preserve">been performed in accordance with the </w:delText>
        </w:r>
        <w:r w:rsidR="00D95F85" w:rsidRPr="00701D0B" w:rsidDel="009443CB">
          <w:delText xml:space="preserve">relevant Network Build </w:delText>
        </w:r>
        <w:r w:rsidR="00E92278" w:rsidRPr="00701D0B" w:rsidDel="009443CB">
          <w:delText>Service Schedule</w:delText>
        </w:r>
        <w:r w:rsidRPr="00701D0B" w:rsidDel="009443CB">
          <w:delText xml:space="preserve">, </w:delText>
        </w:r>
        <w:r w:rsidR="0077309D" w:rsidRPr="00701D0B" w:rsidDel="009443CB">
          <w:delText xml:space="preserve">the </w:delText>
        </w:r>
        <w:r w:rsidR="00C8101E" w:rsidRPr="00701D0B" w:rsidDel="009443CB">
          <w:delText>Customer</w:delText>
        </w:r>
        <w:r w:rsidRPr="00701D0B" w:rsidDel="009443CB">
          <w:delText xml:space="preserve"> shall provide the </w:delText>
        </w:r>
        <w:r w:rsidR="00C8101E" w:rsidRPr="00701D0B" w:rsidDel="009443CB">
          <w:delText>Service Provider</w:delText>
        </w:r>
        <w:r w:rsidRPr="00701D0B" w:rsidDel="009443CB">
          <w:delText xml:space="preserve"> with written notice to rectify any defects to ensure that the Services are in line </w:delText>
        </w:r>
        <w:r w:rsidR="00D95F85" w:rsidRPr="00701D0B" w:rsidDel="009443CB">
          <w:delText xml:space="preserve">with the </w:delText>
        </w:r>
        <w:r w:rsidR="00D71326" w:rsidRPr="00701D0B" w:rsidDel="009443CB">
          <w:delText>Network Build Service Schedule</w:delText>
        </w:r>
        <w:r w:rsidR="005B2DD7" w:rsidRPr="00701D0B" w:rsidDel="009443CB">
          <w:delText xml:space="preserve"> within 5 (five) days</w:delText>
        </w:r>
        <w:r w:rsidR="00195B7E" w:rsidRPr="00701D0B" w:rsidDel="009443CB">
          <w:delText xml:space="preserve"> as soon as is practical after becoming aware of such defects</w:delText>
        </w:r>
        <w:r w:rsidRPr="00701D0B" w:rsidDel="009443CB">
          <w:delText xml:space="preserve">. </w:delText>
        </w:r>
      </w:del>
    </w:p>
    <w:p w14:paraId="42EDB57B" w14:textId="1B7368A8" w:rsidR="00C362A4" w:rsidRPr="00C362A4" w:rsidRDefault="00C362A4" w:rsidP="00C362A4">
      <w:pPr>
        <w:pStyle w:val="Clause2Sub"/>
        <w:rPr>
          <w:ins w:id="596" w:author="Werksmans" w:date="2025-09-01T17:17:00Z" w16du:dateUtc="2025-09-01T15:17:00Z"/>
          <w:rFonts w:cs="Arial"/>
        </w:rPr>
      </w:pPr>
      <w:ins w:id="597" w:author="Werksmans" w:date="2025-09-01T17:17:00Z" w16du:dateUtc="2025-09-01T15:17:00Z">
        <w:r w:rsidRPr="00C362A4">
          <w:rPr>
            <w:rFonts w:cs="Arial"/>
          </w:rPr>
          <w:lastRenderedPageBreak/>
          <w:t xml:space="preserve">A list of the deficient items (that are of a minor nature that do not impact on the safe operational use) for the Services shall be established by the Service Provider and issued </w:t>
        </w:r>
        <w:r w:rsidR="00E82CAE">
          <w:rPr>
            <w:rFonts w:cs="Arial"/>
          </w:rPr>
          <w:t>with the</w:t>
        </w:r>
      </w:ins>
      <w:ins w:id="598" w:author="Werksmans" w:date="2025-09-01T17:18:00Z" w16du:dateUtc="2025-09-01T15:18:00Z">
        <w:r w:rsidR="00E82CAE" w:rsidRPr="00E82CAE">
          <w:t xml:space="preserve"> </w:t>
        </w:r>
        <w:r w:rsidR="00E82CAE" w:rsidRPr="00E82CAE">
          <w:rPr>
            <w:rFonts w:cs="Arial"/>
          </w:rPr>
          <w:t>Completion Checklist</w:t>
        </w:r>
      </w:ins>
      <w:ins w:id="599" w:author="Werksmans" w:date="2025-09-01T17:17:00Z" w16du:dateUtc="2025-09-01T15:17:00Z">
        <w:r w:rsidR="00E82CAE">
          <w:rPr>
            <w:rFonts w:cs="Arial"/>
          </w:rPr>
          <w:t xml:space="preserve"> </w:t>
        </w:r>
        <w:r w:rsidRPr="00C362A4">
          <w:rPr>
            <w:rFonts w:cs="Arial"/>
          </w:rPr>
          <w:t>(the "</w:t>
        </w:r>
        <w:r w:rsidRPr="00E82CAE">
          <w:rPr>
            <w:rFonts w:cs="Arial"/>
            <w:b/>
            <w:bCs/>
          </w:rPr>
          <w:t>Snag List</w:t>
        </w:r>
        <w:r w:rsidRPr="00C362A4">
          <w:rPr>
            <w:rFonts w:cs="Arial"/>
          </w:rPr>
          <w:t xml:space="preserve">"). The </w:t>
        </w:r>
      </w:ins>
      <w:ins w:id="600" w:author="Werksmans" w:date="2025-09-01T17:18:00Z" w16du:dateUtc="2025-09-01T15:18:00Z">
        <w:r w:rsidR="00E82CAE">
          <w:rPr>
            <w:rFonts w:cs="Arial"/>
          </w:rPr>
          <w:t>Service Provider</w:t>
        </w:r>
      </w:ins>
      <w:ins w:id="601" w:author="Werksmans" w:date="2025-09-01T17:17:00Z" w16du:dateUtc="2025-09-01T15:17:00Z">
        <w:r w:rsidRPr="00C362A4">
          <w:rPr>
            <w:rFonts w:cs="Arial"/>
          </w:rPr>
          <w:t xml:space="preserve"> shall complete the rectification of the items on the Snag List within 1</w:t>
        </w:r>
      </w:ins>
      <w:ins w:id="602" w:author="Werksmans" w:date="2025-09-01T17:18:00Z" w16du:dateUtc="2025-09-01T15:18:00Z">
        <w:r w:rsidR="00E82CAE">
          <w:rPr>
            <w:rFonts w:cs="Arial"/>
          </w:rPr>
          <w:t>0 (ten)</w:t>
        </w:r>
      </w:ins>
      <w:ins w:id="603" w:author="Werksmans" w:date="2025-09-01T17:17:00Z" w16du:dateUtc="2025-09-01T15:17:00Z">
        <w:r w:rsidRPr="00C362A4">
          <w:rPr>
            <w:rFonts w:cs="Arial"/>
          </w:rPr>
          <w:t xml:space="preserve"> days of </w:t>
        </w:r>
      </w:ins>
      <w:ins w:id="604" w:author="Werksmans" w:date="2025-09-01T17:18:00Z" w16du:dateUtc="2025-09-01T15:18:00Z">
        <w:r w:rsidR="00E82CAE">
          <w:rPr>
            <w:rFonts w:cs="Arial"/>
          </w:rPr>
          <w:t xml:space="preserve">issuance of the </w:t>
        </w:r>
      </w:ins>
      <w:ins w:id="605" w:author="Werksmans" w:date="2025-09-01T17:18:00Z">
        <w:r w:rsidR="00E82CAE" w:rsidRPr="00E82CAE">
          <w:rPr>
            <w:rFonts w:cs="Arial"/>
          </w:rPr>
          <w:t>Completion Checklist</w:t>
        </w:r>
      </w:ins>
      <w:ins w:id="606" w:author="Werksmans" w:date="2025-09-01T17:17:00Z" w16du:dateUtc="2025-09-01T15:17:00Z">
        <w:r w:rsidRPr="00C362A4">
          <w:rPr>
            <w:rFonts w:cs="Arial"/>
          </w:rPr>
          <w:t>.</w:t>
        </w:r>
      </w:ins>
    </w:p>
    <w:bookmarkEnd w:id="568"/>
    <w:bookmarkEnd w:id="594"/>
    <w:p w14:paraId="12A6A550" w14:textId="440231E1" w:rsidR="009E58E6" w:rsidRPr="009E58E6" w:rsidRDefault="005C1B1C" w:rsidP="008F146C">
      <w:pPr>
        <w:pStyle w:val="Clause2Sub"/>
        <w:rPr>
          <w:rFonts w:cs="Arial"/>
        </w:rPr>
      </w:pPr>
      <w:r w:rsidRPr="009E58E6">
        <w:t xml:space="preserve">In the event that, notwithstanding the remedial period provided for in clause </w:t>
      </w:r>
      <w:r w:rsidR="009443CB" w:rsidRPr="009E58E6">
        <w:fldChar w:fldCharType="begin"/>
      </w:r>
      <w:r w:rsidR="009443CB" w:rsidRPr="009E58E6">
        <w:instrText xml:space="preserve"> REF _Ref207639244 \r \h </w:instrText>
      </w:r>
      <w:r w:rsidR="009E58E6" w:rsidRPr="00E33562">
        <w:instrText xml:space="preserve"> \* MERGEFORMAT </w:instrText>
      </w:r>
      <w:r w:rsidR="009443CB" w:rsidRPr="009E58E6">
        <w:fldChar w:fldCharType="separate"/>
      </w:r>
      <w:ins w:id="607" w:author="Werksmans" w:date="2025-09-24T22:32:00Z" w16du:dateUtc="2025-09-24T20:32:00Z">
        <w:r w:rsidR="00253ADF">
          <w:t>7.4</w:t>
        </w:r>
      </w:ins>
      <w:ins w:id="608" w:author="Werksmans" w:date="2025-09-01T17:13:00Z" w16du:dateUtc="2025-09-01T15:13:00Z">
        <w:r w:rsidR="009443CB" w:rsidRPr="009E58E6">
          <w:fldChar w:fldCharType="end"/>
        </w:r>
      </w:ins>
      <w:del w:id="609" w:author="Werksmans" w:date="2025-09-01T17:13:00Z" w16du:dateUtc="2025-09-01T15:13:00Z">
        <w:r w:rsidRPr="009E58E6" w:rsidDel="009443CB">
          <w:fldChar w:fldCharType="begin"/>
        </w:r>
        <w:r w:rsidRPr="009E58E6" w:rsidDel="009443CB">
          <w:delInstrText xml:space="preserve"> REF _Ref105490281 \r \h </w:delInstrText>
        </w:r>
        <w:r w:rsidR="000818D5" w:rsidRPr="009E58E6" w:rsidDel="009443CB">
          <w:delInstrText xml:space="preserve"> \* MERGEFORMAT </w:delInstrText>
        </w:r>
        <w:r w:rsidRPr="009E58E6" w:rsidDel="009443CB">
          <w:fldChar w:fldCharType="separate"/>
        </w:r>
        <w:r w:rsidR="009443CB" w:rsidRPr="009E58E6" w:rsidDel="009443CB">
          <w:delText>6.2</w:delText>
        </w:r>
        <w:r w:rsidRPr="009E58E6" w:rsidDel="009443CB">
          <w:fldChar w:fldCharType="end"/>
        </w:r>
      </w:del>
      <w:r w:rsidRPr="009E58E6">
        <w:t xml:space="preserve">, the </w:t>
      </w:r>
      <w:r w:rsidR="00C8101E" w:rsidRPr="009E58E6">
        <w:t>Service Provider</w:t>
      </w:r>
      <w:r w:rsidRPr="009E58E6">
        <w:t xml:space="preserve"> fail</w:t>
      </w:r>
      <w:r w:rsidR="002F0DAD" w:rsidRPr="009E58E6">
        <w:t>s</w:t>
      </w:r>
      <w:r w:rsidRPr="009E58E6">
        <w:t xml:space="preserve"> to remedy the defective Services</w:t>
      </w:r>
      <w:ins w:id="610" w:author="Werksmans" w:date="2025-09-01T17:18:00Z" w16du:dateUtc="2025-09-01T15:18:00Z">
        <w:r w:rsidR="00E82CAE" w:rsidRPr="009E58E6">
          <w:t xml:space="preserve"> </w:t>
        </w:r>
      </w:ins>
      <w:ins w:id="611" w:author="Werksmans" w:date="2025-09-01T17:19:00Z" w16du:dateUtc="2025-09-01T15:19:00Z">
        <w:r w:rsidR="00E82CAE" w:rsidRPr="009E58E6">
          <w:t>(including</w:t>
        </w:r>
      </w:ins>
      <w:ins w:id="612" w:author="Werksmans" w:date="2025-09-01T17:18:00Z" w16du:dateUtc="2025-09-01T15:18:00Z">
        <w:r w:rsidR="00E82CAE" w:rsidRPr="009E58E6">
          <w:t xml:space="preserve"> </w:t>
        </w:r>
      </w:ins>
      <w:ins w:id="613" w:author="Werksmans" w:date="2025-09-01T17:19:00Z" w16du:dateUtc="2025-09-01T15:19:00Z">
        <w:r w:rsidR="00E82CAE" w:rsidRPr="009E58E6">
          <w:t>rectifying</w:t>
        </w:r>
      </w:ins>
      <w:ins w:id="614" w:author="Werksmans" w:date="2025-09-01T17:18:00Z" w16du:dateUtc="2025-09-01T15:18:00Z">
        <w:r w:rsidR="00E82CAE" w:rsidRPr="009E58E6">
          <w:t xml:space="preserve"> the items</w:t>
        </w:r>
      </w:ins>
      <w:ins w:id="615" w:author="Werksmans" w:date="2025-09-01T17:19:00Z" w16du:dateUtc="2025-09-01T15:19:00Z">
        <w:r w:rsidR="00E82CAE" w:rsidRPr="009E58E6">
          <w:t xml:space="preserve"> on</w:t>
        </w:r>
      </w:ins>
      <w:ins w:id="616" w:author="Werksmans" w:date="2025-09-01T17:18:00Z" w16du:dateUtc="2025-09-01T15:18:00Z">
        <w:r w:rsidR="00E82CAE" w:rsidRPr="009E58E6">
          <w:t xml:space="preserve"> the Snag List</w:t>
        </w:r>
      </w:ins>
      <w:ins w:id="617" w:author="Werksmans" w:date="2025-09-01T17:19:00Z" w16du:dateUtc="2025-09-01T15:19:00Z">
        <w:r w:rsidR="00E82CAE" w:rsidRPr="009E58E6">
          <w:t>)</w:t>
        </w:r>
      </w:ins>
      <w:r w:rsidRPr="009E58E6">
        <w:t xml:space="preserve">, </w:t>
      </w:r>
      <w:r w:rsidR="005B2DD7" w:rsidRPr="009E58E6">
        <w:t xml:space="preserve">the </w:t>
      </w:r>
      <w:r w:rsidR="00C8101E" w:rsidRPr="009E58E6">
        <w:t>Customer</w:t>
      </w:r>
      <w:r w:rsidRPr="009E58E6">
        <w:t xml:space="preserve"> shall be entitled to </w:t>
      </w:r>
      <w:r w:rsidR="00DC5A05" w:rsidRPr="009E58E6">
        <w:t xml:space="preserve">cancel </w:t>
      </w:r>
      <w:r w:rsidR="00614D5C" w:rsidRPr="009E58E6">
        <w:t>the relevant</w:t>
      </w:r>
      <w:r w:rsidR="00DC5A05" w:rsidRPr="009E58E6">
        <w:t xml:space="preserve"> Service Schedule</w:t>
      </w:r>
      <w:r w:rsidR="00614D5C" w:rsidRPr="009E58E6">
        <w:t>(s)</w:t>
      </w:r>
      <w:r w:rsidR="00DC5A05" w:rsidRPr="009E58E6">
        <w:t xml:space="preserve"> and appoint a third party </w:t>
      </w:r>
      <w:r w:rsidR="00D91268" w:rsidRPr="009E58E6">
        <w:t>Service Provider</w:t>
      </w:r>
      <w:r w:rsidR="00DC5A05" w:rsidRPr="009E58E6">
        <w:t xml:space="preserve"> to complete the Services within the Subarea, alternatively, </w:t>
      </w:r>
      <w:r w:rsidR="0033240A" w:rsidRPr="009E58E6">
        <w:t xml:space="preserve">the </w:t>
      </w:r>
      <w:r w:rsidR="00DC5A05" w:rsidRPr="009E58E6">
        <w:t>Customer will attend to the completion of the Services</w:t>
      </w:r>
      <w:r w:rsidR="00614D5C" w:rsidRPr="009E58E6">
        <w:t>.</w:t>
      </w:r>
    </w:p>
    <w:p w14:paraId="159662E0" w14:textId="68DD544B" w:rsidR="005C1B1C" w:rsidRPr="00701D0B" w:rsidRDefault="005C1B1C" w:rsidP="00663F58">
      <w:pPr>
        <w:pStyle w:val="Clause1Head"/>
        <w:rPr>
          <w:rFonts w:cs="Arial"/>
        </w:rPr>
      </w:pPr>
      <w:bookmarkStart w:id="618" w:name="_Toc157584666"/>
      <w:bookmarkStart w:id="619" w:name="_Toc157593119"/>
      <w:bookmarkStart w:id="620" w:name="_Toc157593576"/>
      <w:bookmarkStart w:id="621" w:name="_Toc157593673"/>
      <w:bookmarkStart w:id="622" w:name="_Toc101798995"/>
      <w:bookmarkStart w:id="623" w:name="_Toc102496845"/>
      <w:bookmarkStart w:id="624" w:name="_Toc157416502"/>
      <w:bookmarkStart w:id="625" w:name="_Toc209645581"/>
      <w:r w:rsidRPr="00701D0B">
        <w:rPr>
          <w:rFonts w:cs="Arial"/>
        </w:rPr>
        <w:t xml:space="preserve">INSPECTION OF THE </w:t>
      </w:r>
      <w:r w:rsidR="00DF3597" w:rsidRPr="00701D0B">
        <w:rPr>
          <w:rFonts w:cs="Arial"/>
        </w:rPr>
        <w:t>SERVICES</w:t>
      </w:r>
      <w:bookmarkEnd w:id="618"/>
      <w:bookmarkEnd w:id="619"/>
      <w:bookmarkEnd w:id="620"/>
      <w:bookmarkEnd w:id="621"/>
      <w:r w:rsidR="00DF3597" w:rsidRPr="00701D0B">
        <w:rPr>
          <w:rFonts w:cs="Arial"/>
        </w:rPr>
        <w:t xml:space="preserve"> </w:t>
      </w:r>
      <w:bookmarkEnd w:id="622"/>
      <w:bookmarkEnd w:id="623"/>
      <w:bookmarkEnd w:id="624"/>
      <w:ins w:id="626" w:author="Werksmans" w:date="2025-09-01T17:20:00Z" w16du:dateUtc="2025-09-01T15:20:00Z">
        <w:r w:rsidR="000C41F7">
          <w:rPr>
            <w:rFonts w:cs="Arial"/>
          </w:rPr>
          <w:t>AND FINAL COMPLETION</w:t>
        </w:r>
      </w:ins>
      <w:bookmarkEnd w:id="625"/>
    </w:p>
    <w:p w14:paraId="455BF481" w14:textId="16D4F55B" w:rsidR="005C1B1C" w:rsidRDefault="005C1B1C" w:rsidP="000C41F7">
      <w:pPr>
        <w:pStyle w:val="Clause2Sub"/>
        <w:rPr>
          <w:ins w:id="627" w:author="Werksmans" w:date="2025-09-01T17:42:00Z" w16du:dateUtc="2025-09-01T15:42:00Z"/>
          <w:rFonts w:cs="Arial"/>
        </w:rPr>
      </w:pPr>
      <w:bookmarkStart w:id="628" w:name="_2bn6wsx" w:colFirst="0" w:colLast="0"/>
      <w:bookmarkEnd w:id="628"/>
      <w:r w:rsidRPr="00701D0B">
        <w:rPr>
          <w:rFonts w:cs="Arial"/>
        </w:rPr>
        <w:t xml:space="preserve">Any authorised employee or agent of </w:t>
      </w:r>
      <w:r w:rsidR="0033240A" w:rsidRPr="00701D0B">
        <w:rPr>
          <w:rFonts w:cs="Arial"/>
        </w:rPr>
        <w:t xml:space="preserve">the </w:t>
      </w:r>
      <w:r w:rsidR="00C8101E" w:rsidRPr="00701D0B">
        <w:rPr>
          <w:rFonts w:cs="Arial"/>
        </w:rPr>
        <w:t>Customer</w:t>
      </w:r>
      <w:r w:rsidRPr="00701D0B">
        <w:rPr>
          <w:rFonts w:cs="Arial"/>
        </w:rPr>
        <w:t xml:space="preserve"> may at all reasonable times enter upon the relevant Subarea wherein the </w:t>
      </w:r>
      <w:r w:rsidR="007D2F7C" w:rsidRPr="00701D0B">
        <w:rPr>
          <w:rFonts w:cs="Arial"/>
        </w:rPr>
        <w:t>Services are being provided</w:t>
      </w:r>
      <w:r w:rsidRPr="00701D0B">
        <w:rPr>
          <w:rFonts w:cs="Arial"/>
        </w:rPr>
        <w:t xml:space="preserve"> to inspect </w:t>
      </w:r>
      <w:r w:rsidR="00855C0D" w:rsidRPr="00701D0B">
        <w:rPr>
          <w:rFonts w:cs="Arial"/>
        </w:rPr>
        <w:t xml:space="preserve">the Services </w:t>
      </w:r>
      <w:r w:rsidRPr="00701D0B">
        <w:rPr>
          <w:rFonts w:cs="Arial"/>
        </w:rPr>
        <w:t>in order to satisfy itself that the provisions of this Agreement are being properly observed and carried out.</w:t>
      </w:r>
    </w:p>
    <w:p w14:paraId="33AE0F25" w14:textId="45474F37" w:rsidR="009E58E6" w:rsidRPr="009E58E6" w:rsidRDefault="009E58E6" w:rsidP="009E58E6">
      <w:pPr>
        <w:pStyle w:val="Clause2Sub"/>
        <w:rPr>
          <w:ins w:id="629" w:author="Werksmans" w:date="2025-09-01T17:42:00Z" w16du:dateUtc="2025-09-01T15:42:00Z"/>
          <w:rFonts w:cs="Arial"/>
        </w:rPr>
      </w:pPr>
      <w:ins w:id="630" w:author="Werksmans" w:date="2025-09-01T17:42:00Z" w16du:dateUtc="2025-09-01T15:42:00Z">
        <w:r w:rsidRPr="009E58E6">
          <w:rPr>
            <w:rFonts w:cs="Arial"/>
          </w:rPr>
          <w:t xml:space="preserve">The </w:t>
        </w:r>
        <w:r>
          <w:rPr>
            <w:rFonts w:cs="Arial"/>
          </w:rPr>
          <w:t>Service Provider</w:t>
        </w:r>
        <w:r w:rsidRPr="009E58E6">
          <w:rPr>
            <w:rFonts w:cs="Arial"/>
          </w:rPr>
          <w:t xml:space="preserve"> shall, at its own cost, repair, replace or otherwise make good any defects in the workmanship or installation of the </w:t>
        </w:r>
        <w:r>
          <w:rPr>
            <w:rFonts w:cs="Arial"/>
          </w:rPr>
          <w:t>Services</w:t>
        </w:r>
        <w:r w:rsidRPr="009E58E6">
          <w:rPr>
            <w:rFonts w:cs="Arial"/>
          </w:rPr>
          <w:t xml:space="preserve"> during the Defects Liability Period.</w:t>
        </w:r>
      </w:ins>
    </w:p>
    <w:p w14:paraId="3787D463" w14:textId="01C7857D" w:rsidR="009E58E6" w:rsidRPr="009E58E6" w:rsidRDefault="009E58E6" w:rsidP="009E58E6">
      <w:pPr>
        <w:pStyle w:val="Clause2Sub"/>
        <w:rPr>
          <w:ins w:id="631" w:author="Werksmans" w:date="2025-09-01T17:42:00Z" w16du:dateUtc="2025-09-01T15:42:00Z"/>
          <w:rFonts w:cs="Arial"/>
        </w:rPr>
      </w:pPr>
      <w:ins w:id="632" w:author="Werksmans" w:date="2025-09-01T17:42:00Z" w16du:dateUtc="2025-09-01T15:42:00Z">
        <w:r w:rsidRPr="009E58E6">
          <w:rPr>
            <w:rFonts w:cs="Arial"/>
          </w:rPr>
          <w:t xml:space="preserve">At the end of the Defects Liability Period, </w:t>
        </w:r>
      </w:ins>
      <w:ins w:id="633" w:author="Werksmans" w:date="2025-09-01T17:43:00Z" w16du:dateUtc="2025-09-01T15:43:00Z">
        <w:r>
          <w:rPr>
            <w:rFonts w:cs="Arial"/>
          </w:rPr>
          <w:t>the Customer shall:</w:t>
        </w:r>
      </w:ins>
    </w:p>
    <w:p w14:paraId="70EB9A8D" w14:textId="31A55E1B" w:rsidR="009E58E6" w:rsidRPr="009E58E6" w:rsidRDefault="009E58E6" w:rsidP="009E58E6">
      <w:pPr>
        <w:pStyle w:val="Clause3Sub"/>
        <w:rPr>
          <w:ins w:id="634" w:author="Werksmans" w:date="2025-09-01T17:42:00Z" w16du:dateUtc="2025-09-01T15:42:00Z"/>
        </w:rPr>
      </w:pPr>
      <w:ins w:id="635" w:author="Werksmans" w:date="2025-09-01T17:42:00Z" w16du:dateUtc="2025-09-01T15:42:00Z">
        <w:r w:rsidRPr="009E58E6">
          <w:t xml:space="preserve">have deemed that the </w:t>
        </w:r>
      </w:ins>
      <w:ins w:id="636" w:author="Werksmans" w:date="2025-09-01T17:43:00Z" w16du:dateUtc="2025-09-01T15:43:00Z">
        <w:r>
          <w:t>Services</w:t>
        </w:r>
      </w:ins>
      <w:ins w:id="637" w:author="Werksmans" w:date="2025-09-01T17:47:00Z" w16du:dateUtc="2025-09-01T15:47:00Z">
        <w:r w:rsidR="00C375C6">
          <w:t xml:space="preserve"> under the applicable Service Schedule</w:t>
        </w:r>
      </w:ins>
      <w:ins w:id="638" w:author="Werksmans" w:date="2025-09-01T17:42:00Z" w16du:dateUtc="2025-09-01T15:42:00Z">
        <w:r w:rsidRPr="009E58E6">
          <w:t xml:space="preserve"> ha</w:t>
        </w:r>
      </w:ins>
      <w:ins w:id="639" w:author="Werksmans" w:date="2025-09-01T17:48:00Z" w16du:dateUtc="2025-09-01T15:48:00Z">
        <w:r w:rsidR="00C375C6">
          <w:t>ve</w:t>
        </w:r>
      </w:ins>
      <w:ins w:id="640" w:author="Werksmans" w:date="2025-09-01T17:42:00Z" w16du:dateUtc="2025-09-01T15:42:00Z">
        <w:r w:rsidRPr="009E58E6">
          <w:t xml:space="preserve"> reached Final Completion; or</w:t>
        </w:r>
      </w:ins>
    </w:p>
    <w:p w14:paraId="19950318" w14:textId="4727CA8E" w:rsidR="009E58E6" w:rsidRPr="009E58E6" w:rsidRDefault="009E58E6" w:rsidP="009E58E6">
      <w:pPr>
        <w:pStyle w:val="Clause3Sub"/>
        <w:rPr>
          <w:ins w:id="641" w:author="Werksmans" w:date="2025-09-01T17:42:00Z" w16du:dateUtc="2025-09-01T15:42:00Z"/>
          <w:rFonts w:cs="Arial"/>
        </w:rPr>
      </w:pPr>
      <w:ins w:id="642" w:author="Werksmans" w:date="2025-09-01T17:42:00Z" w16du:dateUtc="2025-09-01T15:42:00Z">
        <w:r w:rsidRPr="009E58E6">
          <w:rPr>
            <w:rFonts w:cs="Arial"/>
          </w:rPr>
          <w:t xml:space="preserve">notify the </w:t>
        </w:r>
      </w:ins>
      <w:ins w:id="643" w:author="Werksmans" w:date="2025-09-01T17:43:00Z" w16du:dateUtc="2025-09-01T15:43:00Z">
        <w:r>
          <w:rPr>
            <w:rFonts w:cs="Arial"/>
          </w:rPr>
          <w:t>Service Provider</w:t>
        </w:r>
      </w:ins>
      <w:ins w:id="644" w:author="Werksmans" w:date="2025-09-01T17:42:00Z" w16du:dateUtc="2025-09-01T15:42:00Z">
        <w:r w:rsidRPr="009E58E6">
          <w:rPr>
            <w:rFonts w:cs="Arial"/>
          </w:rPr>
          <w:t xml:space="preserve"> that there are defects or deficiencies in </w:t>
        </w:r>
      </w:ins>
      <w:ins w:id="645" w:author="Werksmans" w:date="2025-09-01T17:48:00Z" w16du:dateUtc="2025-09-01T15:48:00Z">
        <w:r w:rsidR="00C375C6">
          <w:rPr>
            <w:rFonts w:cs="Arial"/>
          </w:rPr>
          <w:t xml:space="preserve">such </w:t>
        </w:r>
      </w:ins>
      <w:ins w:id="646" w:author="Werksmans" w:date="2025-09-01T17:43:00Z" w16du:dateUtc="2025-09-01T15:43:00Z">
        <w:r>
          <w:rPr>
            <w:rFonts w:cs="Arial"/>
          </w:rPr>
          <w:t>Services</w:t>
        </w:r>
      </w:ins>
      <w:ins w:id="647" w:author="Werksmans" w:date="2025-09-01T17:42:00Z" w16du:dateUtc="2025-09-01T15:42:00Z">
        <w:r w:rsidRPr="009E58E6">
          <w:rPr>
            <w:rFonts w:cs="Arial"/>
          </w:rPr>
          <w:t>.</w:t>
        </w:r>
      </w:ins>
    </w:p>
    <w:p w14:paraId="1527021F" w14:textId="4FD89792" w:rsidR="009E58E6" w:rsidRPr="009E58E6" w:rsidRDefault="009E58E6" w:rsidP="009E58E6">
      <w:pPr>
        <w:pStyle w:val="Clause2Sub"/>
        <w:rPr>
          <w:ins w:id="648" w:author="Werksmans" w:date="2025-09-01T17:45:00Z" w16du:dateUtc="2025-09-01T15:45:00Z"/>
          <w:rFonts w:cs="Arial"/>
        </w:rPr>
      </w:pPr>
      <w:ins w:id="649" w:author="Werksmans" w:date="2025-09-01T17:42:00Z" w16du:dateUtc="2025-09-01T15:42:00Z">
        <w:r w:rsidRPr="009E58E6">
          <w:rPr>
            <w:rFonts w:cs="Arial"/>
          </w:rPr>
          <w:t xml:space="preserve">If the </w:t>
        </w:r>
      </w:ins>
      <w:ins w:id="650" w:author="Werksmans" w:date="2025-09-01T17:44:00Z" w16du:dateUtc="2025-09-01T15:44:00Z">
        <w:r>
          <w:rPr>
            <w:rFonts w:cs="Arial"/>
          </w:rPr>
          <w:t>Services</w:t>
        </w:r>
      </w:ins>
      <w:ins w:id="651" w:author="Werksmans" w:date="2025-09-01T17:42:00Z" w16du:dateUtc="2025-09-01T15:42:00Z">
        <w:r w:rsidRPr="009E58E6">
          <w:rPr>
            <w:rFonts w:cs="Arial"/>
          </w:rPr>
          <w:t xml:space="preserve"> found to be incomplete or fails to meet the requirements for Final Completion, </w:t>
        </w:r>
      </w:ins>
      <w:ins w:id="652" w:author="Werksmans" w:date="2025-09-01T17:44:00Z" w16du:dateUtc="2025-09-01T15:44:00Z">
        <w:r>
          <w:rPr>
            <w:rFonts w:cs="Arial"/>
          </w:rPr>
          <w:t xml:space="preserve">the Customer </w:t>
        </w:r>
      </w:ins>
      <w:ins w:id="653" w:author="Werksmans" w:date="2025-09-01T17:42:00Z" w16du:dateUtc="2025-09-01T15:42:00Z">
        <w:r w:rsidRPr="009E58E6">
          <w:rPr>
            <w:rFonts w:cs="Arial"/>
          </w:rPr>
          <w:t xml:space="preserve">shall notify the </w:t>
        </w:r>
      </w:ins>
      <w:ins w:id="654" w:author="Werksmans" w:date="2025-09-01T17:44:00Z" w16du:dateUtc="2025-09-01T15:44:00Z">
        <w:r>
          <w:rPr>
            <w:rFonts w:cs="Arial"/>
          </w:rPr>
          <w:t xml:space="preserve">Service Provider </w:t>
        </w:r>
      </w:ins>
      <w:ins w:id="655" w:author="Werksmans" w:date="2025-09-01T17:42:00Z" w16du:dateUtc="2025-09-01T15:42:00Z">
        <w:r w:rsidRPr="009E58E6">
          <w:rPr>
            <w:rFonts w:cs="Arial"/>
          </w:rPr>
          <w:t xml:space="preserve">of the defects or deficiencies in the workmanship or installation of the </w:t>
        </w:r>
      </w:ins>
      <w:ins w:id="656" w:author="Werksmans" w:date="2025-09-01T17:44:00Z" w16du:dateUtc="2025-09-01T15:44:00Z">
        <w:r>
          <w:rPr>
            <w:rFonts w:cs="Arial"/>
          </w:rPr>
          <w:t>Services</w:t>
        </w:r>
      </w:ins>
      <w:ins w:id="657" w:author="Werksmans" w:date="2025-09-01T17:42:00Z" w16du:dateUtc="2025-09-01T15:42:00Z">
        <w:r w:rsidRPr="009E58E6">
          <w:rPr>
            <w:rFonts w:cs="Arial"/>
          </w:rPr>
          <w:t xml:space="preserve"> and the </w:t>
        </w:r>
      </w:ins>
      <w:ins w:id="658" w:author="Werksmans" w:date="2025-09-01T17:44:00Z" w16du:dateUtc="2025-09-01T15:44:00Z">
        <w:r>
          <w:rPr>
            <w:rFonts w:cs="Arial"/>
          </w:rPr>
          <w:t>Service Provider</w:t>
        </w:r>
      </w:ins>
      <w:ins w:id="659" w:author="Werksmans" w:date="2025-09-01T17:42:00Z" w16du:dateUtc="2025-09-01T15:42:00Z">
        <w:r w:rsidRPr="009E58E6">
          <w:rPr>
            <w:rFonts w:cs="Arial"/>
          </w:rPr>
          <w:t xml:space="preserve"> shall correct the defects or deficiencies.</w:t>
        </w:r>
      </w:ins>
    </w:p>
    <w:p w14:paraId="4F8CF185" w14:textId="1931708A" w:rsidR="009E58E6" w:rsidRDefault="009E58E6" w:rsidP="009E58E6">
      <w:pPr>
        <w:pStyle w:val="Clause2Sub"/>
        <w:rPr>
          <w:ins w:id="660" w:author="Werksmans" w:date="2025-09-01T17:45:00Z" w16du:dateUtc="2025-09-01T15:45:00Z"/>
          <w:rFonts w:cs="Arial"/>
        </w:rPr>
      </w:pPr>
      <w:ins w:id="661" w:author="Werksmans" w:date="2025-09-01T17:45:00Z" w16du:dateUtc="2025-09-01T15:45:00Z">
        <w:r w:rsidRPr="009E58E6">
          <w:rPr>
            <w:rFonts w:cs="Arial"/>
          </w:rPr>
          <w:t xml:space="preserve">Final Completion shall be conclusive evidence as to the sufficiency of the </w:t>
        </w:r>
      </w:ins>
      <w:ins w:id="662" w:author="Werksmans" w:date="2025-09-01T17:46:00Z" w16du:dateUtc="2025-09-01T15:46:00Z">
        <w:r>
          <w:rPr>
            <w:rFonts w:cs="Arial"/>
          </w:rPr>
          <w:t>Services in accordance with the applicable Service Schedule</w:t>
        </w:r>
      </w:ins>
      <w:ins w:id="663" w:author="Werksmans" w:date="2025-09-01T17:45:00Z" w16du:dateUtc="2025-09-01T15:45:00Z">
        <w:r w:rsidRPr="009E58E6">
          <w:rPr>
            <w:rFonts w:cs="Arial"/>
          </w:rPr>
          <w:t xml:space="preserve"> and that the </w:t>
        </w:r>
      </w:ins>
      <w:ins w:id="664" w:author="Werksmans" w:date="2025-09-01T17:46:00Z" w16du:dateUtc="2025-09-01T15:46:00Z">
        <w:r>
          <w:rPr>
            <w:rFonts w:cs="Arial"/>
          </w:rPr>
          <w:t xml:space="preserve">Service Provider </w:t>
        </w:r>
      </w:ins>
      <w:ins w:id="665" w:author="Werksmans" w:date="2025-09-01T17:45:00Z" w16du:dateUtc="2025-09-01T15:45:00Z">
        <w:r w:rsidRPr="009E58E6">
          <w:rPr>
            <w:rFonts w:cs="Arial"/>
          </w:rPr>
          <w:t>performed its obligations under the Agreement save for any latent defects or Services provided after the Defects Liability Period.</w:t>
        </w:r>
      </w:ins>
    </w:p>
    <w:p w14:paraId="22A10271" w14:textId="7671BED6" w:rsidR="005C1B1C" w:rsidRPr="00701D0B" w:rsidRDefault="005C1B1C" w:rsidP="00663F58">
      <w:pPr>
        <w:pStyle w:val="Clause1Head"/>
        <w:rPr>
          <w:rFonts w:cs="Arial"/>
        </w:rPr>
      </w:pPr>
      <w:bookmarkStart w:id="666" w:name="_qsh70q" w:colFirst="0" w:colLast="0"/>
      <w:bookmarkStart w:id="667" w:name="_Toc157416503"/>
      <w:bookmarkStart w:id="668" w:name="_Toc157584667"/>
      <w:bookmarkStart w:id="669" w:name="_Toc157593120"/>
      <w:bookmarkStart w:id="670" w:name="_Toc157593577"/>
      <w:bookmarkStart w:id="671" w:name="_Toc157593674"/>
      <w:bookmarkStart w:id="672" w:name="_Toc209645582"/>
      <w:bookmarkEnd w:id="666"/>
      <w:r w:rsidRPr="00701D0B">
        <w:rPr>
          <w:rFonts w:cs="Arial"/>
        </w:rPr>
        <w:lastRenderedPageBreak/>
        <w:t>CHANGE REQUESTS AND DEVIATIONS</w:t>
      </w:r>
      <w:bookmarkEnd w:id="667"/>
      <w:bookmarkEnd w:id="668"/>
      <w:bookmarkEnd w:id="669"/>
      <w:bookmarkEnd w:id="670"/>
      <w:bookmarkEnd w:id="671"/>
      <w:bookmarkEnd w:id="672"/>
    </w:p>
    <w:p w14:paraId="15E7709C" w14:textId="0343F000" w:rsidR="005C1B1C" w:rsidRPr="00701D0B" w:rsidRDefault="00E57C87" w:rsidP="00663F58">
      <w:pPr>
        <w:pStyle w:val="Clause2Sub"/>
        <w:rPr>
          <w:rFonts w:cs="Arial"/>
        </w:rPr>
      </w:pPr>
      <w:bookmarkStart w:id="673" w:name="_Ref157516399"/>
      <w:r w:rsidRPr="00701D0B">
        <w:rPr>
          <w:rFonts w:cs="Arial"/>
        </w:rPr>
        <w:t>T</w:t>
      </w:r>
      <w:r w:rsidR="005C1B1C" w:rsidRPr="00701D0B">
        <w:rPr>
          <w:rFonts w:cs="Arial"/>
        </w:rPr>
        <w:t xml:space="preserve">he </w:t>
      </w:r>
      <w:r w:rsidR="00C8101E" w:rsidRPr="00701D0B">
        <w:rPr>
          <w:rFonts w:cs="Arial"/>
        </w:rPr>
        <w:t>Service Provider</w:t>
      </w:r>
      <w:r w:rsidR="005C1B1C" w:rsidRPr="00701D0B">
        <w:rPr>
          <w:rFonts w:cs="Arial"/>
        </w:rPr>
        <w:t xml:space="preserve"> shall advise </w:t>
      </w:r>
      <w:r w:rsidR="0033240A" w:rsidRPr="00701D0B">
        <w:rPr>
          <w:rFonts w:cs="Arial"/>
        </w:rPr>
        <w:t xml:space="preserve">the </w:t>
      </w:r>
      <w:r w:rsidR="00C8101E" w:rsidRPr="00701D0B">
        <w:rPr>
          <w:rFonts w:cs="Arial"/>
        </w:rPr>
        <w:t>Customer</w:t>
      </w:r>
      <w:r w:rsidR="005C1B1C" w:rsidRPr="00701D0B">
        <w:rPr>
          <w:rFonts w:cs="Arial"/>
        </w:rPr>
        <w:t xml:space="preserve"> in writing of any deviations</w:t>
      </w:r>
      <w:ins w:id="674" w:author="Werksmans" w:date="2025-09-01T17:52:00Z" w16du:dateUtc="2025-09-01T15:52:00Z">
        <w:r w:rsidR="00E33562">
          <w:rPr>
            <w:rFonts w:cs="Arial"/>
          </w:rPr>
          <w:t xml:space="preserve"> to the </w:t>
        </w:r>
      </w:ins>
      <w:ins w:id="675" w:author="Werksmans" w:date="2025-09-01T17:53:00Z" w16du:dateUtc="2025-09-01T15:53:00Z">
        <w:r w:rsidR="00E33562">
          <w:rPr>
            <w:rFonts w:cs="Arial"/>
          </w:rPr>
          <w:t>Services</w:t>
        </w:r>
      </w:ins>
      <w:r w:rsidR="005C1B1C" w:rsidRPr="00701D0B">
        <w:rPr>
          <w:rFonts w:cs="Arial"/>
        </w:rPr>
        <w:t xml:space="preserve"> from the </w:t>
      </w:r>
      <w:r w:rsidR="00C8101E" w:rsidRPr="00701D0B">
        <w:rPr>
          <w:rFonts w:cs="Arial"/>
        </w:rPr>
        <w:t>Customer Specifications</w:t>
      </w:r>
      <w:r w:rsidR="005C1B1C" w:rsidRPr="00701D0B">
        <w:rPr>
          <w:rFonts w:cs="Arial"/>
        </w:rPr>
        <w:t xml:space="preserve">, </w:t>
      </w:r>
      <w:r w:rsidR="00CC6F8B" w:rsidRPr="00701D0B">
        <w:rPr>
          <w:rFonts w:cs="Arial"/>
        </w:rPr>
        <w:t xml:space="preserve">or </w:t>
      </w:r>
      <w:del w:id="676" w:author="Werksmans" w:date="2025-09-01T17:53:00Z" w16du:dateUtc="2025-09-01T15:53:00Z">
        <w:r w:rsidR="005C1B1C" w:rsidRPr="00701D0B" w:rsidDel="00E33562">
          <w:rPr>
            <w:rFonts w:cs="Arial"/>
          </w:rPr>
          <w:delText xml:space="preserve">Project </w:delText>
        </w:r>
      </w:del>
      <w:ins w:id="677" w:author="Werksmans" w:date="2025-09-01T17:53:00Z" w16du:dateUtc="2025-09-01T15:53:00Z">
        <w:r w:rsidR="00E33562">
          <w:rPr>
            <w:rFonts w:cs="Arial"/>
          </w:rPr>
          <w:t>Service</w:t>
        </w:r>
        <w:r w:rsidR="00E33562" w:rsidRPr="00701D0B">
          <w:rPr>
            <w:rFonts w:cs="Arial"/>
          </w:rPr>
          <w:t xml:space="preserve"> </w:t>
        </w:r>
      </w:ins>
      <w:r w:rsidR="005C1B1C" w:rsidRPr="00701D0B">
        <w:rPr>
          <w:rFonts w:cs="Arial"/>
        </w:rPr>
        <w:t>Schedule</w:t>
      </w:r>
      <w:r w:rsidR="00CC6F8B" w:rsidRPr="00701D0B">
        <w:rPr>
          <w:rFonts w:cs="Arial"/>
        </w:rPr>
        <w:t>,</w:t>
      </w:r>
      <w:r w:rsidR="005C1B1C" w:rsidRPr="00701D0B">
        <w:rPr>
          <w:rFonts w:cs="Arial"/>
        </w:rPr>
        <w:t xml:space="preserve"> or otherwise that might be necessary </w:t>
      </w:r>
      <w:del w:id="678" w:author="Werksmans" w:date="2025-09-01T17:53:00Z" w16du:dateUtc="2025-09-01T15:53:00Z">
        <w:r w:rsidR="005C1B1C" w:rsidRPr="00701D0B" w:rsidDel="00E33562">
          <w:rPr>
            <w:rFonts w:cs="Arial"/>
          </w:rPr>
          <w:delText xml:space="preserve">during the construction </w:delText>
        </w:r>
        <w:r w:rsidR="00CC6F8B" w:rsidRPr="00701D0B" w:rsidDel="00E33562">
          <w:rPr>
            <w:rFonts w:cs="Arial"/>
          </w:rPr>
          <w:delText>period</w:delText>
        </w:r>
      </w:del>
      <w:ins w:id="679" w:author="Werksmans" w:date="2025-09-01T17:54:00Z" w16du:dateUtc="2025-09-01T15:54:00Z">
        <w:r w:rsidR="00E33562">
          <w:rPr>
            <w:rFonts w:cs="Arial"/>
          </w:rPr>
          <w:t>for the successful completion of</w:t>
        </w:r>
      </w:ins>
      <w:ins w:id="680" w:author="Werksmans" w:date="2025-09-01T17:53:00Z" w16du:dateUtc="2025-09-01T15:53:00Z">
        <w:r w:rsidR="00E33562">
          <w:rPr>
            <w:rFonts w:cs="Arial"/>
          </w:rPr>
          <w:t xml:space="preserve"> the Services</w:t>
        </w:r>
      </w:ins>
      <w:r w:rsidR="005C1B1C" w:rsidRPr="00701D0B">
        <w:rPr>
          <w:rFonts w:cs="Arial"/>
        </w:rPr>
        <w:t xml:space="preserve">. Such notice shall be given by the </w:t>
      </w:r>
      <w:r w:rsidR="00C8101E" w:rsidRPr="00701D0B">
        <w:rPr>
          <w:rFonts w:cs="Arial"/>
        </w:rPr>
        <w:t>Service Provider</w:t>
      </w:r>
      <w:r w:rsidR="005C1B1C" w:rsidRPr="00701D0B">
        <w:rPr>
          <w:rFonts w:cs="Arial"/>
        </w:rPr>
        <w:t xml:space="preserve"> as soon as is practical after becoming aware of such deviation, and after having considered any alternatives to such deviation. The </w:t>
      </w:r>
      <w:r w:rsidR="00C8101E" w:rsidRPr="00701D0B">
        <w:rPr>
          <w:rFonts w:cs="Arial"/>
        </w:rPr>
        <w:t>Service Provider</w:t>
      </w:r>
      <w:r w:rsidR="005C1B1C" w:rsidRPr="00701D0B">
        <w:rPr>
          <w:rFonts w:cs="Arial"/>
        </w:rPr>
        <w:t xml:space="preserve"> must be of the view that the deviation is necessary for the successful completion of the </w:t>
      </w:r>
      <w:del w:id="681" w:author="Werksmans" w:date="2025-09-01T17:51:00Z" w16du:dateUtc="2025-09-01T15:51:00Z">
        <w:r w:rsidR="005C1B1C" w:rsidRPr="00701D0B" w:rsidDel="00E33562">
          <w:rPr>
            <w:rFonts w:cs="Arial"/>
          </w:rPr>
          <w:delText xml:space="preserve">construction of the </w:delText>
        </w:r>
        <w:r w:rsidR="00FE5666" w:rsidRPr="00701D0B" w:rsidDel="00E33562">
          <w:rPr>
            <w:rFonts w:cs="Arial"/>
          </w:rPr>
          <w:delText>Fiber</w:delText>
        </w:r>
        <w:r w:rsidR="009B7C90" w:rsidRPr="00701D0B" w:rsidDel="00E33562">
          <w:rPr>
            <w:rFonts w:cs="Arial"/>
          </w:rPr>
          <w:delText xml:space="preserve"> Network</w:delText>
        </w:r>
        <w:r w:rsidR="005C1B1C" w:rsidRPr="00701D0B" w:rsidDel="00E33562">
          <w:rPr>
            <w:rFonts w:cs="Arial"/>
          </w:rPr>
          <w:delText>.</w:delText>
        </w:r>
      </w:del>
      <w:bookmarkEnd w:id="673"/>
      <w:ins w:id="682" w:author="Werksmans" w:date="2025-09-01T17:51:00Z" w16du:dateUtc="2025-09-01T15:51:00Z">
        <w:r w:rsidR="00E33562">
          <w:rPr>
            <w:rFonts w:cs="Arial"/>
          </w:rPr>
          <w:t>Services under Service Schedule.</w:t>
        </w:r>
      </w:ins>
    </w:p>
    <w:p w14:paraId="13FF5D80" w14:textId="75FDB681" w:rsidR="002A0DE0" w:rsidRPr="00701D0B" w:rsidRDefault="004E3245" w:rsidP="000818D5">
      <w:pPr>
        <w:pStyle w:val="Clause2Sub"/>
        <w:numPr>
          <w:ilvl w:val="1"/>
          <w:numId w:val="1"/>
        </w:numPr>
        <w:rPr>
          <w:rFonts w:cs="Arial"/>
        </w:rPr>
      </w:pPr>
      <w:r w:rsidRPr="00701D0B">
        <w:rPr>
          <w:rFonts w:cs="Arial"/>
        </w:rPr>
        <w:t xml:space="preserve">On receipt of the notice referred to in </w:t>
      </w:r>
      <w:r w:rsidR="00195B7E" w:rsidRPr="00701D0B">
        <w:rPr>
          <w:rFonts w:cs="Arial"/>
        </w:rPr>
        <w:t xml:space="preserve">clause </w:t>
      </w:r>
      <w:r w:rsidRPr="00701D0B">
        <w:rPr>
          <w:rFonts w:cs="Arial"/>
        </w:rPr>
        <w:fldChar w:fldCharType="begin"/>
      </w:r>
      <w:r w:rsidRPr="00701D0B">
        <w:rPr>
          <w:rFonts w:cs="Arial"/>
        </w:rPr>
        <w:instrText xml:space="preserve"> REF _Ref157516399 \r \h </w:instrText>
      </w:r>
      <w:r w:rsidR="00E6448E" w:rsidRPr="00701D0B">
        <w:rPr>
          <w:rFonts w:cs="Arial"/>
        </w:rPr>
        <w:instrText xml:space="preserve"> \* MERGEFORMAT </w:instrText>
      </w:r>
      <w:r w:rsidRPr="00701D0B">
        <w:rPr>
          <w:rFonts w:cs="Arial"/>
        </w:rPr>
      </w:r>
      <w:r w:rsidRPr="00701D0B">
        <w:rPr>
          <w:rFonts w:cs="Arial"/>
        </w:rPr>
        <w:fldChar w:fldCharType="separate"/>
      </w:r>
      <w:ins w:id="683" w:author="Werksmans" w:date="2025-09-24T22:32:00Z" w16du:dateUtc="2025-09-24T20:32:00Z">
        <w:r w:rsidR="00253ADF">
          <w:rPr>
            <w:rFonts w:cs="Arial"/>
          </w:rPr>
          <w:t>9.1</w:t>
        </w:r>
      </w:ins>
      <w:del w:id="684" w:author="Werksmans" w:date="2025-09-24T21:42:00Z" w16du:dateUtc="2025-09-24T19:42:00Z">
        <w:r w:rsidR="00E9082F" w:rsidDel="00A41121">
          <w:rPr>
            <w:rFonts w:cs="Arial"/>
          </w:rPr>
          <w:delText>8.1</w:delText>
        </w:r>
      </w:del>
      <w:r w:rsidRPr="00701D0B">
        <w:rPr>
          <w:rFonts w:cs="Arial"/>
        </w:rPr>
        <w:fldChar w:fldCharType="end"/>
      </w:r>
      <w:r w:rsidRPr="00701D0B">
        <w:rPr>
          <w:rFonts w:cs="Arial"/>
        </w:rPr>
        <w:t xml:space="preserve"> above, t</w:t>
      </w:r>
      <w:r w:rsidR="005C1B1C" w:rsidRPr="00701D0B">
        <w:rPr>
          <w:rFonts w:cs="Arial"/>
        </w:rPr>
        <w:t xml:space="preserve">he </w:t>
      </w:r>
      <w:r w:rsidRPr="00701D0B">
        <w:rPr>
          <w:rFonts w:cs="Arial"/>
        </w:rPr>
        <w:t xml:space="preserve">Customer </w:t>
      </w:r>
      <w:r w:rsidR="00877EAB" w:rsidRPr="00701D0B">
        <w:rPr>
          <w:rFonts w:cs="Arial"/>
        </w:rPr>
        <w:t xml:space="preserve">shall consider such deviations and approve or reject the deviations in its sole discretion.  </w:t>
      </w:r>
    </w:p>
    <w:p w14:paraId="0F2478A8" w14:textId="5BFEB6A8" w:rsidR="005C1B1C" w:rsidRPr="00701D0B" w:rsidRDefault="002A0DE0" w:rsidP="000818D5">
      <w:pPr>
        <w:pStyle w:val="Clause2Sub"/>
        <w:numPr>
          <w:ilvl w:val="1"/>
          <w:numId w:val="1"/>
        </w:numPr>
        <w:rPr>
          <w:rFonts w:cs="Arial"/>
        </w:rPr>
      </w:pPr>
      <w:r w:rsidRPr="00701D0B">
        <w:rPr>
          <w:rFonts w:cs="Arial"/>
        </w:rPr>
        <w:t xml:space="preserve">The </w:t>
      </w:r>
      <w:r w:rsidR="005C1B1C" w:rsidRPr="00701D0B">
        <w:rPr>
          <w:rFonts w:cs="Arial"/>
        </w:rPr>
        <w:t xml:space="preserve">Parties agree that any written request for any deviations or changes to be made to the </w:t>
      </w:r>
      <w:del w:id="685" w:author="Werksmans" w:date="2025-09-01T17:51:00Z" w16du:dateUtc="2025-09-01T15:51:00Z">
        <w:r w:rsidRPr="00701D0B" w:rsidDel="00E33562">
          <w:rPr>
            <w:rFonts w:cs="Arial"/>
          </w:rPr>
          <w:delText>Network Build</w:delText>
        </w:r>
      </w:del>
      <w:ins w:id="686" w:author="Werksmans" w:date="2025-09-01T17:51:00Z" w16du:dateUtc="2025-09-01T15:51:00Z">
        <w:r w:rsidR="00E33562">
          <w:rPr>
            <w:rFonts w:cs="Arial"/>
          </w:rPr>
          <w:t>applicable</w:t>
        </w:r>
      </w:ins>
      <w:r w:rsidRPr="00701D0B">
        <w:rPr>
          <w:rFonts w:cs="Arial"/>
        </w:rPr>
        <w:t xml:space="preserve"> Service </w:t>
      </w:r>
      <w:r w:rsidR="00986395" w:rsidRPr="00701D0B">
        <w:rPr>
          <w:rFonts w:cs="Arial"/>
        </w:rPr>
        <w:t>Schedule</w:t>
      </w:r>
      <w:r w:rsidR="005C1B1C" w:rsidRPr="00701D0B">
        <w:rPr>
          <w:rFonts w:cs="Arial"/>
        </w:rPr>
        <w:t xml:space="preserve"> (“</w:t>
      </w:r>
      <w:r w:rsidR="005C1B1C" w:rsidRPr="00701D0B">
        <w:rPr>
          <w:rFonts w:cs="Arial"/>
          <w:b/>
          <w:bCs/>
        </w:rPr>
        <w:t>Change Request</w:t>
      </w:r>
      <w:r w:rsidR="005C1B1C" w:rsidRPr="00701D0B">
        <w:rPr>
          <w:rFonts w:cs="Arial"/>
        </w:rPr>
        <w:t xml:space="preserve">”) will be done in accordance with the </w:t>
      </w:r>
      <w:r w:rsidR="00195B7E" w:rsidRPr="00701D0B">
        <w:rPr>
          <w:rFonts w:cs="Arial"/>
        </w:rPr>
        <w:t xml:space="preserve">Change Request </w:t>
      </w:r>
      <w:r w:rsidR="005C1B1C" w:rsidRPr="00701D0B">
        <w:rPr>
          <w:rFonts w:cs="Arial"/>
        </w:rPr>
        <w:t>procedures set out in Annexure </w:t>
      </w:r>
      <w:r w:rsidR="00D35EA8">
        <w:rPr>
          <w:rFonts w:cs="Arial"/>
        </w:rPr>
        <w:t>A</w:t>
      </w:r>
      <w:r w:rsidR="005C1B1C" w:rsidRPr="00701D0B">
        <w:rPr>
          <w:rFonts w:cs="Arial"/>
        </w:rPr>
        <w:t xml:space="preserve"> hereof. </w:t>
      </w:r>
    </w:p>
    <w:p w14:paraId="053580C1" w14:textId="68F2A821" w:rsidR="005C1B1C" w:rsidRPr="00701D0B" w:rsidRDefault="005C1B1C" w:rsidP="00663F58">
      <w:pPr>
        <w:pStyle w:val="Clause1Head"/>
        <w:rPr>
          <w:rFonts w:cs="Arial"/>
        </w:rPr>
      </w:pPr>
      <w:bookmarkStart w:id="687" w:name="_Toc157416504"/>
      <w:bookmarkStart w:id="688" w:name="_Toc157584668"/>
      <w:bookmarkStart w:id="689" w:name="_Toc157593121"/>
      <w:bookmarkStart w:id="690" w:name="_Toc157593578"/>
      <w:bookmarkStart w:id="691" w:name="_Toc157593675"/>
      <w:bookmarkStart w:id="692" w:name="_Toc209645583"/>
      <w:r w:rsidRPr="00701D0B">
        <w:rPr>
          <w:rFonts w:cs="Arial"/>
        </w:rPr>
        <w:t>PAYMENT AND INVOICING</w:t>
      </w:r>
      <w:bookmarkEnd w:id="687"/>
      <w:bookmarkEnd w:id="688"/>
      <w:bookmarkEnd w:id="689"/>
      <w:bookmarkEnd w:id="690"/>
      <w:bookmarkEnd w:id="691"/>
      <w:bookmarkEnd w:id="692"/>
      <w:r w:rsidRPr="00701D0B">
        <w:rPr>
          <w:rFonts w:cs="Arial"/>
        </w:rPr>
        <w:t xml:space="preserve"> </w:t>
      </w:r>
    </w:p>
    <w:p w14:paraId="709916AB" w14:textId="5B9F518C" w:rsidR="005C1B1C" w:rsidRPr="00701D0B" w:rsidRDefault="005C1B1C" w:rsidP="00F6257D">
      <w:pPr>
        <w:pStyle w:val="Clause2Sub"/>
        <w:rPr>
          <w:rFonts w:cs="Arial"/>
        </w:rPr>
      </w:pPr>
      <w:r w:rsidRPr="00701D0B">
        <w:rPr>
          <w:rFonts w:cs="Arial"/>
        </w:rPr>
        <w:t xml:space="preserve">As consideration for rendering the Services, </w:t>
      </w:r>
      <w:r w:rsidR="00751520" w:rsidRPr="00701D0B">
        <w:rPr>
          <w:rFonts w:cs="Arial"/>
        </w:rPr>
        <w:t xml:space="preserve">the </w:t>
      </w:r>
      <w:r w:rsidR="00C8101E" w:rsidRPr="00701D0B">
        <w:rPr>
          <w:rFonts w:cs="Arial"/>
        </w:rPr>
        <w:t>Customer</w:t>
      </w:r>
      <w:r w:rsidRPr="00701D0B">
        <w:rPr>
          <w:rFonts w:cs="Arial"/>
        </w:rPr>
        <w:t xml:space="preserve"> will pay the </w:t>
      </w:r>
      <w:r w:rsidR="00C8101E" w:rsidRPr="00701D0B">
        <w:rPr>
          <w:rFonts w:cs="Arial"/>
        </w:rPr>
        <w:t>Service Provider</w:t>
      </w:r>
      <w:r w:rsidRPr="00701D0B">
        <w:rPr>
          <w:rFonts w:cs="Arial"/>
        </w:rPr>
        <w:t xml:space="preserve"> the amounts specified in the </w:t>
      </w:r>
      <w:r w:rsidR="00C64F35" w:rsidRPr="00701D0B">
        <w:rPr>
          <w:rFonts w:cs="Arial"/>
        </w:rPr>
        <w:t xml:space="preserve">relevant </w:t>
      </w:r>
      <w:r w:rsidR="00E92278" w:rsidRPr="00701D0B">
        <w:rPr>
          <w:rFonts w:cs="Arial"/>
        </w:rPr>
        <w:t>Service Schedule</w:t>
      </w:r>
      <w:r w:rsidRPr="00701D0B">
        <w:rPr>
          <w:rFonts w:cs="Arial"/>
        </w:rPr>
        <w:t>.</w:t>
      </w:r>
    </w:p>
    <w:p w14:paraId="5D095E67" w14:textId="77777777" w:rsidR="00567FBD" w:rsidRPr="00701D0B" w:rsidRDefault="00567FBD" w:rsidP="00567FBD">
      <w:pPr>
        <w:pStyle w:val="Clause2Sub"/>
        <w:rPr>
          <w:rFonts w:cs="Arial"/>
        </w:rPr>
      </w:pPr>
      <w:r w:rsidRPr="00701D0B">
        <w:rPr>
          <w:rFonts w:cs="Arial"/>
        </w:rPr>
        <w:t>Unless otherwise specified, all Fees and expenses set out in this Agreement are exclusive of VAT. Other than for VAT, all Fees payable to the Service Provider hereunder shall be inclusive of all taxes imposed by any domestic or foreign taxing authority in respect of the provision of the Services and all other items provided to the Customer hereunder including any export and import taxes, sales, use, excise, services, consumption, access or other tax.</w:t>
      </w:r>
    </w:p>
    <w:p w14:paraId="143D633F" w14:textId="1F7BC8B0" w:rsidR="006151D9" w:rsidRPr="00701D0B" w:rsidRDefault="006151D9" w:rsidP="006151D9">
      <w:pPr>
        <w:pStyle w:val="Clause2Sub"/>
        <w:rPr>
          <w:rFonts w:cs="Arial"/>
        </w:rPr>
      </w:pPr>
      <w:r w:rsidRPr="00701D0B">
        <w:rPr>
          <w:rFonts w:cs="Arial"/>
        </w:rPr>
        <w:t xml:space="preserve">All </w:t>
      </w:r>
      <w:r w:rsidR="00E20B38" w:rsidRPr="00701D0B">
        <w:rPr>
          <w:rFonts w:cs="Arial"/>
        </w:rPr>
        <w:t>validly rendered</w:t>
      </w:r>
      <w:ins w:id="693" w:author="Werksmans" w:date="2025-09-01T17:54:00Z" w16du:dateUtc="2025-09-01T15:54:00Z">
        <w:r w:rsidR="00E33562">
          <w:rPr>
            <w:rFonts w:cs="Arial"/>
          </w:rPr>
          <w:t xml:space="preserve"> tax</w:t>
        </w:r>
      </w:ins>
      <w:r w:rsidR="00E20B38" w:rsidRPr="00701D0B">
        <w:rPr>
          <w:rFonts w:cs="Arial"/>
        </w:rPr>
        <w:t xml:space="preserve"> </w:t>
      </w:r>
      <w:r w:rsidRPr="00701D0B">
        <w:rPr>
          <w:rFonts w:cs="Arial"/>
        </w:rPr>
        <w:t xml:space="preserve">invoices delivered </w:t>
      </w:r>
      <w:r w:rsidR="005C25CD" w:rsidRPr="00701D0B">
        <w:rPr>
          <w:rFonts w:cs="Arial"/>
        </w:rPr>
        <w:t xml:space="preserve">to the Customer </w:t>
      </w:r>
      <w:r w:rsidRPr="00701D0B">
        <w:rPr>
          <w:rFonts w:cs="Arial"/>
        </w:rPr>
        <w:t xml:space="preserve">shall be due and payable </w:t>
      </w:r>
      <w:r w:rsidR="00553FDC" w:rsidRPr="00701D0B">
        <w:rPr>
          <w:rFonts w:cs="Arial"/>
        </w:rPr>
        <w:t>14</w:t>
      </w:r>
      <w:r w:rsidRPr="00701D0B">
        <w:rPr>
          <w:rFonts w:cs="Arial"/>
        </w:rPr>
        <w:t xml:space="preserve"> (</w:t>
      </w:r>
      <w:r w:rsidR="00E20B38" w:rsidRPr="00701D0B">
        <w:rPr>
          <w:rFonts w:cs="Arial"/>
        </w:rPr>
        <w:t>f</w:t>
      </w:r>
      <w:r w:rsidR="00553FDC" w:rsidRPr="00701D0B">
        <w:rPr>
          <w:rFonts w:cs="Arial"/>
        </w:rPr>
        <w:t>ourteen</w:t>
      </w:r>
      <w:r w:rsidRPr="00701D0B">
        <w:rPr>
          <w:rFonts w:cs="Arial"/>
        </w:rPr>
        <w:t xml:space="preserve">) days from date of statement, provided that the Services referred to therein have </w:t>
      </w:r>
      <w:r w:rsidR="00425E2B" w:rsidRPr="00701D0B">
        <w:rPr>
          <w:rFonts w:cs="Arial"/>
        </w:rPr>
        <w:t>been</w:t>
      </w:r>
      <w:r w:rsidRPr="00701D0B">
        <w:rPr>
          <w:rFonts w:cs="Arial"/>
        </w:rPr>
        <w:t xml:space="preserve"> rendered</w:t>
      </w:r>
      <w:r w:rsidR="00425E2B" w:rsidRPr="00701D0B">
        <w:rPr>
          <w:rFonts w:cs="Arial"/>
        </w:rPr>
        <w:t xml:space="preserve"> in accordance with Service Schedules</w:t>
      </w:r>
      <w:r w:rsidRPr="00701D0B">
        <w:rPr>
          <w:rFonts w:cs="Arial"/>
        </w:rPr>
        <w:t>.</w:t>
      </w:r>
    </w:p>
    <w:p w14:paraId="1215221C" w14:textId="597ED860" w:rsidR="006151D9" w:rsidRPr="00701D0B" w:rsidRDefault="00E65468" w:rsidP="006151D9">
      <w:pPr>
        <w:pStyle w:val="Clause2Sub"/>
        <w:rPr>
          <w:rFonts w:cs="Arial"/>
        </w:rPr>
      </w:pPr>
      <w:r w:rsidRPr="00701D0B">
        <w:rPr>
          <w:rFonts w:cs="Arial"/>
        </w:rPr>
        <w:t xml:space="preserve">The </w:t>
      </w:r>
      <w:r w:rsidR="00E20B38" w:rsidRPr="00701D0B">
        <w:rPr>
          <w:rFonts w:cs="Arial"/>
        </w:rPr>
        <w:t>Customer</w:t>
      </w:r>
      <w:r w:rsidRPr="00701D0B">
        <w:rPr>
          <w:rFonts w:cs="Arial"/>
        </w:rPr>
        <w:t xml:space="preserve"> shall be entitled to deduct any </w:t>
      </w:r>
      <w:r w:rsidR="006151D9" w:rsidRPr="00701D0B">
        <w:rPr>
          <w:rFonts w:cs="Arial"/>
        </w:rPr>
        <w:t xml:space="preserve">Service Level Credit </w:t>
      </w:r>
      <w:r w:rsidRPr="00701D0B">
        <w:rPr>
          <w:rFonts w:cs="Arial"/>
        </w:rPr>
        <w:t xml:space="preserve">due from </w:t>
      </w:r>
      <w:r w:rsidR="004341A0" w:rsidRPr="00701D0B">
        <w:rPr>
          <w:rFonts w:cs="Arial"/>
        </w:rPr>
        <w:t>any amount due</w:t>
      </w:r>
      <w:r w:rsidR="006151D9" w:rsidRPr="00701D0B">
        <w:rPr>
          <w:rFonts w:cs="Arial"/>
        </w:rPr>
        <w:t xml:space="preserve">. </w:t>
      </w:r>
    </w:p>
    <w:p w14:paraId="40729EAA" w14:textId="00F559CE" w:rsidR="006151D9" w:rsidRPr="00701D0B" w:rsidRDefault="006151D9" w:rsidP="006151D9">
      <w:pPr>
        <w:pStyle w:val="Clause2Sub"/>
        <w:rPr>
          <w:rFonts w:cs="Arial"/>
        </w:rPr>
      </w:pPr>
      <w:bookmarkStart w:id="694" w:name="_Ref526831788"/>
      <w:bookmarkStart w:id="695" w:name="_Ref328037506"/>
      <w:bookmarkStart w:id="696" w:name="_Toc328038296"/>
      <w:bookmarkStart w:id="697" w:name="_Toc328049141"/>
      <w:bookmarkStart w:id="698" w:name="_Toc224640811"/>
      <w:bookmarkStart w:id="699" w:name="_Ref116727237"/>
      <w:r w:rsidRPr="00701D0B">
        <w:rPr>
          <w:rFonts w:cs="Arial"/>
        </w:rPr>
        <w:t xml:space="preserve">The Customer may withhold any amounts that it disputes in good faith, provided that such dispute shall automatically be referred to dispute resolution in terms of clause </w:t>
      </w:r>
      <w:bookmarkEnd w:id="694"/>
      <w:r w:rsidR="00347B3C" w:rsidRPr="00701D0B">
        <w:rPr>
          <w:rFonts w:cs="Arial"/>
        </w:rPr>
        <w:fldChar w:fldCharType="begin"/>
      </w:r>
      <w:r w:rsidR="00347B3C" w:rsidRPr="00701D0B">
        <w:rPr>
          <w:rFonts w:cs="Arial"/>
        </w:rPr>
        <w:instrText xml:space="preserve"> REF _Ref105057589 \r \h </w:instrText>
      </w:r>
      <w:r w:rsidR="00E6448E" w:rsidRPr="00701D0B">
        <w:rPr>
          <w:rFonts w:cs="Arial"/>
        </w:rPr>
        <w:instrText xml:space="preserve"> \* MERGEFORMAT </w:instrText>
      </w:r>
      <w:r w:rsidR="00347B3C" w:rsidRPr="00701D0B">
        <w:rPr>
          <w:rFonts w:cs="Arial"/>
        </w:rPr>
      </w:r>
      <w:r w:rsidR="00347B3C" w:rsidRPr="00701D0B">
        <w:rPr>
          <w:rFonts w:cs="Arial"/>
        </w:rPr>
        <w:fldChar w:fldCharType="separate"/>
      </w:r>
      <w:ins w:id="700" w:author="Werksmans" w:date="2025-09-24T22:32:00Z" w16du:dateUtc="2025-09-24T20:32:00Z">
        <w:r w:rsidR="00253ADF">
          <w:rPr>
            <w:rFonts w:cs="Arial"/>
          </w:rPr>
          <w:t>26</w:t>
        </w:r>
      </w:ins>
      <w:del w:id="701" w:author="Werksmans" w:date="2025-09-24T21:42:00Z" w16du:dateUtc="2025-09-24T19:42:00Z">
        <w:r w:rsidR="00F92FAC" w:rsidDel="00A41121">
          <w:rPr>
            <w:rFonts w:cs="Arial"/>
          </w:rPr>
          <w:delText>25</w:delText>
        </w:r>
      </w:del>
      <w:r w:rsidR="00347B3C" w:rsidRPr="00701D0B">
        <w:rPr>
          <w:rFonts w:cs="Arial"/>
        </w:rPr>
        <w:fldChar w:fldCharType="end"/>
      </w:r>
      <w:r w:rsidR="00347B3C" w:rsidRPr="00701D0B">
        <w:rPr>
          <w:rFonts w:cs="Arial"/>
        </w:rPr>
        <w:t xml:space="preserve">. </w:t>
      </w:r>
      <w:r w:rsidRPr="00701D0B">
        <w:rPr>
          <w:rFonts w:cs="Arial"/>
        </w:rPr>
        <w:t xml:space="preserve">The failure of the Customer to pay a disputed invoice, or to pay the disputed line item of an invoice, shall not constitute a breach or default by the </w:t>
      </w:r>
      <w:r w:rsidRPr="00701D0B">
        <w:rPr>
          <w:rFonts w:cs="Arial"/>
        </w:rPr>
        <w:lastRenderedPageBreak/>
        <w:t xml:space="preserve">Customer. All of the Service Provider’s obligations under this Agreement shall continue to apply during the dispute resolution process. </w:t>
      </w:r>
      <w:bookmarkEnd w:id="695"/>
      <w:bookmarkEnd w:id="696"/>
      <w:bookmarkEnd w:id="697"/>
      <w:bookmarkEnd w:id="698"/>
      <w:r w:rsidRPr="00701D0B">
        <w:rPr>
          <w:rFonts w:cs="Arial"/>
        </w:rPr>
        <w:t xml:space="preserve">If the Customer disputes in good faith any particular line item of an invoice, the Customer shall pay the amount </w:t>
      </w:r>
      <w:r w:rsidR="005A66AE">
        <w:rPr>
          <w:rFonts w:cs="Arial"/>
        </w:rPr>
        <w:t>r</w:t>
      </w:r>
      <w:r w:rsidR="00E20B38" w:rsidRPr="00701D0B">
        <w:rPr>
          <w:rFonts w:cs="Arial"/>
        </w:rPr>
        <w:t>espect</w:t>
      </w:r>
      <w:r w:rsidRPr="00701D0B">
        <w:rPr>
          <w:rFonts w:cs="Arial"/>
        </w:rPr>
        <w:t xml:space="preserve"> of the remaining undisputed line items of such invoice when due to the</w:t>
      </w:r>
      <w:r w:rsidR="00E20B38" w:rsidRPr="00701D0B">
        <w:rPr>
          <w:rFonts w:cs="Arial"/>
        </w:rPr>
        <w:t xml:space="preserve"> </w:t>
      </w:r>
      <w:r w:rsidRPr="00701D0B">
        <w:rPr>
          <w:rFonts w:cs="Arial"/>
        </w:rPr>
        <w:t>Service Provider.  Upon resolution of the dispute, the Customer shall pay to the Service Provider such portion, if any, of the disputed amount determined to be owing to the Service Provider.  The balance of the disputed amount, if any, shall be retained by the Customer.</w:t>
      </w:r>
      <w:bookmarkEnd w:id="699"/>
    </w:p>
    <w:p w14:paraId="29D738B1" w14:textId="039FCD35" w:rsidR="005C1B1C" w:rsidRPr="00701D0B" w:rsidRDefault="00193B68" w:rsidP="00F6257D">
      <w:pPr>
        <w:pStyle w:val="Clause1Head"/>
        <w:rPr>
          <w:rFonts w:cs="Arial"/>
        </w:rPr>
      </w:pPr>
      <w:bookmarkStart w:id="702" w:name="_147n2zr" w:colFirst="0" w:colLast="0"/>
      <w:bookmarkStart w:id="703" w:name="_3o7alnk" w:colFirst="0" w:colLast="0"/>
      <w:bookmarkStart w:id="704" w:name="_Toc157416506"/>
      <w:bookmarkStart w:id="705" w:name="_Toc157584669"/>
      <w:bookmarkStart w:id="706" w:name="_Toc157593122"/>
      <w:bookmarkStart w:id="707" w:name="_Toc157593579"/>
      <w:bookmarkStart w:id="708" w:name="_Toc157593676"/>
      <w:bookmarkStart w:id="709" w:name="_Toc209645584"/>
      <w:bookmarkEnd w:id="702"/>
      <w:bookmarkEnd w:id="703"/>
      <w:r>
        <w:rPr>
          <w:rFonts w:cs="Arial"/>
        </w:rPr>
        <w:t>CUSTOMER EQUIPMENT</w:t>
      </w:r>
      <w:bookmarkEnd w:id="704"/>
      <w:bookmarkEnd w:id="705"/>
      <w:bookmarkEnd w:id="706"/>
      <w:bookmarkEnd w:id="707"/>
      <w:bookmarkEnd w:id="708"/>
      <w:bookmarkEnd w:id="709"/>
      <w:r w:rsidR="005C1B1C" w:rsidRPr="00701D0B">
        <w:rPr>
          <w:rFonts w:cs="Arial"/>
        </w:rPr>
        <w:t xml:space="preserve"> </w:t>
      </w:r>
    </w:p>
    <w:p w14:paraId="4803EF8A" w14:textId="2E80FA0B" w:rsidR="00193B68" w:rsidRPr="00B1021B" w:rsidRDefault="005044ED" w:rsidP="004275CF">
      <w:pPr>
        <w:pStyle w:val="Clause2Sub"/>
        <w:rPr>
          <w:rFonts w:cs="Arial"/>
        </w:rPr>
      </w:pPr>
      <w:r w:rsidRPr="00B1021B">
        <w:rPr>
          <w:rFonts w:cs="Arial"/>
        </w:rPr>
        <w:t>The Service Provider shall use Customer Equipment as required by the Customer</w:t>
      </w:r>
      <w:r w:rsidR="00F90AFE" w:rsidRPr="00B1021B">
        <w:rPr>
          <w:rFonts w:cs="Arial"/>
        </w:rPr>
        <w:t xml:space="preserve"> for purposes of providing the Services. </w:t>
      </w:r>
      <w:r w:rsidR="005F02C7">
        <w:rPr>
          <w:rFonts w:cs="Arial"/>
        </w:rPr>
        <w:t xml:space="preserve">Customer Equipment will be issued to the </w:t>
      </w:r>
      <w:r w:rsidR="00037988" w:rsidRPr="00B1021B">
        <w:rPr>
          <w:rFonts w:cs="Arial"/>
        </w:rPr>
        <w:t xml:space="preserve">Service Provider </w:t>
      </w:r>
      <w:r w:rsidR="005F02C7">
        <w:rPr>
          <w:rFonts w:cs="Arial"/>
        </w:rPr>
        <w:t xml:space="preserve">in accordance with the Customer’s </w:t>
      </w:r>
      <w:r w:rsidR="00031F6F">
        <w:rPr>
          <w:rFonts w:cs="Arial"/>
        </w:rPr>
        <w:t>s</w:t>
      </w:r>
      <w:r w:rsidR="00037988" w:rsidRPr="00B1021B">
        <w:rPr>
          <w:rFonts w:cs="Arial"/>
        </w:rPr>
        <w:t xml:space="preserve">tock </w:t>
      </w:r>
      <w:r w:rsidR="00031F6F">
        <w:rPr>
          <w:rFonts w:cs="Arial"/>
        </w:rPr>
        <w:t>r</w:t>
      </w:r>
      <w:r w:rsidR="00037988" w:rsidRPr="00B1021B">
        <w:rPr>
          <w:rFonts w:cs="Arial"/>
        </w:rPr>
        <w:t xml:space="preserve">equisition </w:t>
      </w:r>
      <w:r w:rsidR="00031F6F">
        <w:rPr>
          <w:rFonts w:cs="Arial"/>
        </w:rPr>
        <w:t>process</w:t>
      </w:r>
      <w:ins w:id="710" w:author="Werksmans" w:date="2025-09-01T17:55:00Z" w16du:dateUtc="2025-09-01T15:55:00Z">
        <w:r w:rsidR="00E33562">
          <w:rPr>
            <w:rFonts w:cs="Arial"/>
          </w:rPr>
          <w:t xml:space="preserve"> and transport requirements</w:t>
        </w:r>
      </w:ins>
      <w:r w:rsidR="0064480E" w:rsidRPr="00B1021B">
        <w:rPr>
          <w:rFonts w:cs="Arial"/>
        </w:rPr>
        <w:t>.</w:t>
      </w:r>
    </w:p>
    <w:p w14:paraId="5E6DD05F" w14:textId="03E01EA2" w:rsidR="00E20B38" w:rsidRPr="00701D0B" w:rsidRDefault="00E20B38" w:rsidP="00F6257D">
      <w:pPr>
        <w:pStyle w:val="Clause2Sub"/>
        <w:rPr>
          <w:rFonts w:cs="Arial"/>
        </w:rPr>
      </w:pPr>
      <w:r w:rsidRPr="00701D0B">
        <w:rPr>
          <w:rFonts w:cs="Arial"/>
        </w:rPr>
        <w:t xml:space="preserve">Ownership in and to the </w:t>
      </w:r>
      <w:r w:rsidR="00A96A1C">
        <w:rPr>
          <w:rFonts w:cs="Arial"/>
        </w:rPr>
        <w:t xml:space="preserve">Customer Network, </w:t>
      </w:r>
      <w:r w:rsidRPr="00701D0B">
        <w:rPr>
          <w:rFonts w:cs="Arial"/>
        </w:rPr>
        <w:t xml:space="preserve">Fiber Network </w:t>
      </w:r>
      <w:r w:rsidR="00A96A1C">
        <w:rPr>
          <w:rFonts w:cs="Arial"/>
        </w:rPr>
        <w:t xml:space="preserve">and </w:t>
      </w:r>
      <w:r w:rsidRPr="00701D0B">
        <w:rPr>
          <w:rFonts w:cs="Arial"/>
        </w:rPr>
        <w:t xml:space="preserve">the </w:t>
      </w:r>
      <w:r w:rsidR="009C797A">
        <w:rPr>
          <w:rFonts w:cs="Arial"/>
        </w:rPr>
        <w:t>Customer Equipment</w:t>
      </w:r>
      <w:r w:rsidR="00A96A1C">
        <w:rPr>
          <w:rFonts w:cs="Arial"/>
        </w:rPr>
        <w:t xml:space="preserve"> </w:t>
      </w:r>
      <w:r w:rsidRPr="00701D0B">
        <w:rPr>
          <w:rFonts w:cs="Arial"/>
        </w:rPr>
        <w:t>shall at all times remain the property of the Customer.</w:t>
      </w:r>
    </w:p>
    <w:p w14:paraId="40A69765" w14:textId="3B8C1E43" w:rsidR="005C1B1C" w:rsidRDefault="00E20B38" w:rsidP="00F6257D">
      <w:pPr>
        <w:pStyle w:val="Clause2Sub"/>
        <w:rPr>
          <w:rFonts w:cs="Arial"/>
        </w:rPr>
      </w:pPr>
      <w:r w:rsidRPr="00701D0B">
        <w:rPr>
          <w:rFonts w:cs="Arial"/>
        </w:rPr>
        <w:t>The Service Provider shall maintain adequate insurance</w:t>
      </w:r>
      <w:r w:rsidR="001B02C9">
        <w:rPr>
          <w:rFonts w:cs="Arial"/>
        </w:rPr>
        <w:t>, including transit insurance,</w:t>
      </w:r>
      <w:r w:rsidRPr="00701D0B">
        <w:rPr>
          <w:rFonts w:cs="Arial"/>
        </w:rPr>
        <w:t xml:space="preserve"> to cover any </w:t>
      </w:r>
      <w:r w:rsidR="00EC4D5A">
        <w:rPr>
          <w:rFonts w:cs="Arial"/>
        </w:rPr>
        <w:t>Losses</w:t>
      </w:r>
      <w:r w:rsidRPr="00701D0B">
        <w:rPr>
          <w:rFonts w:cs="Arial"/>
        </w:rPr>
        <w:t xml:space="preserve"> to the Fiber Network </w:t>
      </w:r>
      <w:r w:rsidR="00A96A1C">
        <w:rPr>
          <w:rFonts w:cs="Arial"/>
        </w:rPr>
        <w:t xml:space="preserve">and </w:t>
      </w:r>
      <w:r w:rsidRPr="00701D0B">
        <w:rPr>
          <w:rFonts w:cs="Arial"/>
        </w:rPr>
        <w:t xml:space="preserve">the </w:t>
      </w:r>
      <w:r w:rsidR="009C797A">
        <w:rPr>
          <w:rFonts w:cs="Arial"/>
        </w:rPr>
        <w:t>Customer Equipment</w:t>
      </w:r>
      <w:r w:rsidRPr="00701D0B">
        <w:rPr>
          <w:rFonts w:cs="Arial"/>
        </w:rPr>
        <w:t xml:space="preserve"> in the possession of the Service Provider</w:t>
      </w:r>
      <w:r w:rsidR="00834F54" w:rsidRPr="00701D0B">
        <w:rPr>
          <w:rFonts w:cs="Arial"/>
        </w:rPr>
        <w:t xml:space="preserve">, as more fully described in clause </w:t>
      </w:r>
      <w:r w:rsidR="00834F54" w:rsidRPr="00701D0B">
        <w:rPr>
          <w:rFonts w:cs="Arial"/>
        </w:rPr>
        <w:fldChar w:fldCharType="begin"/>
      </w:r>
      <w:r w:rsidR="00834F54" w:rsidRPr="00701D0B">
        <w:rPr>
          <w:rFonts w:cs="Arial"/>
        </w:rPr>
        <w:instrText xml:space="preserve"> REF _Ref158636904 \r \h </w:instrText>
      </w:r>
      <w:r w:rsidR="00D05A18" w:rsidRPr="00701D0B">
        <w:rPr>
          <w:rFonts w:cs="Arial"/>
        </w:rPr>
        <w:instrText xml:space="preserve"> \* MERGEFORMAT </w:instrText>
      </w:r>
      <w:r w:rsidR="00834F54" w:rsidRPr="00701D0B">
        <w:rPr>
          <w:rFonts w:cs="Arial"/>
        </w:rPr>
      </w:r>
      <w:r w:rsidR="00834F54" w:rsidRPr="00701D0B">
        <w:rPr>
          <w:rFonts w:cs="Arial"/>
        </w:rPr>
        <w:fldChar w:fldCharType="separate"/>
      </w:r>
      <w:ins w:id="711" w:author="Werksmans" w:date="2025-09-24T22:32:00Z" w16du:dateUtc="2025-09-24T20:32:00Z">
        <w:r w:rsidR="00253ADF">
          <w:rPr>
            <w:rFonts w:cs="Arial"/>
          </w:rPr>
          <w:t>18</w:t>
        </w:r>
      </w:ins>
      <w:del w:id="712" w:author="Werksmans" w:date="2025-09-24T21:42:00Z" w16du:dateUtc="2025-09-24T19:42:00Z">
        <w:r w:rsidR="00E4396E" w:rsidDel="00A41121">
          <w:rPr>
            <w:rFonts w:cs="Arial"/>
          </w:rPr>
          <w:delText>17</w:delText>
        </w:r>
      </w:del>
      <w:r w:rsidR="00834F54" w:rsidRPr="00701D0B">
        <w:rPr>
          <w:rFonts w:cs="Arial"/>
        </w:rPr>
        <w:fldChar w:fldCharType="end"/>
      </w:r>
      <w:r w:rsidR="00834F54" w:rsidRPr="00701D0B">
        <w:rPr>
          <w:rFonts w:cs="Arial"/>
        </w:rPr>
        <w:t xml:space="preserve"> below</w:t>
      </w:r>
      <w:r w:rsidRPr="00701D0B">
        <w:rPr>
          <w:rFonts w:cs="Arial"/>
        </w:rPr>
        <w:t xml:space="preserve">. </w:t>
      </w:r>
    </w:p>
    <w:p w14:paraId="59A40F59" w14:textId="54D22B5B" w:rsidR="00A96A1C" w:rsidRPr="00E4396E" w:rsidRDefault="00A96A1C" w:rsidP="00290226">
      <w:pPr>
        <w:pStyle w:val="Clause2Sub"/>
      </w:pPr>
      <w:r w:rsidRPr="00E4396E">
        <w:t xml:space="preserve">Once in possession of the Service Provider, or its agents or contractors, the Service Provider shall be liable for any </w:t>
      </w:r>
      <w:r w:rsidR="00AD65DB" w:rsidRPr="00E4396E">
        <w:t>L</w:t>
      </w:r>
      <w:r w:rsidRPr="00E4396E">
        <w:t>oss</w:t>
      </w:r>
      <w:r w:rsidR="00AD65DB" w:rsidRPr="00E4396E">
        <w:t>es</w:t>
      </w:r>
      <w:r w:rsidRPr="00E4396E">
        <w:t xml:space="preserve"> </w:t>
      </w:r>
      <w:r w:rsidR="00AD65DB" w:rsidRPr="00E4396E">
        <w:t>relating to the</w:t>
      </w:r>
      <w:r w:rsidRPr="00E4396E">
        <w:t xml:space="preserve"> Customer Equipment. The Service Provider will provide the Customer with weekly </w:t>
      </w:r>
      <w:r w:rsidR="00AD65DB" w:rsidRPr="00E4396E">
        <w:t xml:space="preserve">stock </w:t>
      </w:r>
      <w:r w:rsidRPr="00E4396E">
        <w:t>reports on issue</w:t>
      </w:r>
      <w:r w:rsidR="00AD65DB" w:rsidRPr="00E4396E">
        <w:t>d Customer Equipment</w:t>
      </w:r>
      <w:r w:rsidRPr="00E4396E">
        <w:t>.</w:t>
      </w:r>
    </w:p>
    <w:p w14:paraId="520AE744" w14:textId="283D147F" w:rsidR="005C1B1C" w:rsidRPr="00701D0B" w:rsidRDefault="005C1B1C" w:rsidP="00F6257D">
      <w:pPr>
        <w:pStyle w:val="Clause2Sub"/>
        <w:rPr>
          <w:rFonts w:cs="Arial"/>
        </w:rPr>
      </w:pPr>
      <w:r w:rsidRPr="00E4396E">
        <w:rPr>
          <w:rFonts w:cs="Arial"/>
        </w:rPr>
        <w:t>Any and all benefit from the</w:t>
      </w:r>
      <w:r w:rsidRPr="00701D0B">
        <w:rPr>
          <w:rFonts w:cs="Arial"/>
        </w:rPr>
        <w:t xml:space="preserve"> </w:t>
      </w:r>
      <w:r w:rsidR="00FE5666" w:rsidRPr="00701D0B">
        <w:rPr>
          <w:rFonts w:cs="Arial"/>
        </w:rPr>
        <w:t>Fiber</w:t>
      </w:r>
      <w:r w:rsidRPr="00701D0B">
        <w:rPr>
          <w:rFonts w:cs="Arial"/>
        </w:rPr>
        <w:t xml:space="preserve"> </w:t>
      </w:r>
      <w:r w:rsidR="00C26F59" w:rsidRPr="00701D0B">
        <w:rPr>
          <w:rFonts w:cs="Arial"/>
        </w:rPr>
        <w:t>N</w:t>
      </w:r>
      <w:r w:rsidRPr="00701D0B">
        <w:rPr>
          <w:rFonts w:cs="Arial"/>
        </w:rPr>
        <w:t>etwork</w:t>
      </w:r>
      <w:ins w:id="713" w:author="Werksmans" w:date="2025-09-01T17:55:00Z" w16du:dateUtc="2025-09-01T15:55:00Z">
        <w:r w:rsidR="00E33562">
          <w:rPr>
            <w:rFonts w:cs="Arial"/>
          </w:rPr>
          <w:t>, Customer Equipment</w:t>
        </w:r>
      </w:ins>
      <w:r w:rsidRPr="00701D0B">
        <w:rPr>
          <w:rFonts w:cs="Arial"/>
        </w:rPr>
        <w:t xml:space="preserve"> and all related infrastructure shall remain </w:t>
      </w:r>
      <w:r w:rsidR="009B7C90" w:rsidRPr="00701D0B">
        <w:rPr>
          <w:rFonts w:cs="Arial"/>
        </w:rPr>
        <w:t xml:space="preserve">the </w:t>
      </w:r>
      <w:r w:rsidR="00C8101E" w:rsidRPr="00701D0B">
        <w:rPr>
          <w:rFonts w:cs="Arial"/>
        </w:rPr>
        <w:t>Customer</w:t>
      </w:r>
      <w:r w:rsidRPr="00701D0B">
        <w:rPr>
          <w:rFonts w:cs="Arial"/>
        </w:rPr>
        <w:t>’s property throughout the duration of the Agreement.</w:t>
      </w:r>
    </w:p>
    <w:p w14:paraId="0756F2EC" w14:textId="6F48739A" w:rsidR="005C1B1C" w:rsidRPr="00701D0B" w:rsidRDefault="005C1B1C" w:rsidP="00F6257D">
      <w:pPr>
        <w:pStyle w:val="Clause1Head"/>
        <w:rPr>
          <w:rFonts w:cs="Arial"/>
        </w:rPr>
      </w:pPr>
      <w:bookmarkStart w:id="714" w:name="_Toc157416507"/>
      <w:bookmarkStart w:id="715" w:name="_Toc157584670"/>
      <w:bookmarkStart w:id="716" w:name="_Toc157593123"/>
      <w:bookmarkStart w:id="717" w:name="_Toc157593580"/>
      <w:bookmarkStart w:id="718" w:name="_Toc157593677"/>
      <w:bookmarkStart w:id="719" w:name="_Toc209645585"/>
      <w:r w:rsidRPr="00701D0B">
        <w:rPr>
          <w:rFonts w:cs="Arial"/>
        </w:rPr>
        <w:t xml:space="preserve">UNDERTAKINGS BY THE </w:t>
      </w:r>
      <w:bookmarkEnd w:id="714"/>
      <w:bookmarkEnd w:id="715"/>
      <w:r w:rsidR="007D1B27" w:rsidRPr="00701D0B">
        <w:rPr>
          <w:rFonts w:cs="Arial"/>
        </w:rPr>
        <w:t>SERVICE PROVIDER</w:t>
      </w:r>
      <w:bookmarkEnd w:id="716"/>
      <w:bookmarkEnd w:id="717"/>
      <w:bookmarkEnd w:id="718"/>
      <w:bookmarkEnd w:id="719"/>
      <w:r w:rsidR="007D1B27" w:rsidRPr="00701D0B">
        <w:rPr>
          <w:rFonts w:cs="Arial"/>
        </w:rPr>
        <w:t xml:space="preserve"> </w:t>
      </w:r>
    </w:p>
    <w:p w14:paraId="2DB20BB2" w14:textId="03CFB83F" w:rsidR="005C1B1C" w:rsidRPr="00701D0B" w:rsidRDefault="005C1B1C" w:rsidP="00F6257D">
      <w:pPr>
        <w:pStyle w:val="Clause2Sub"/>
        <w:rPr>
          <w:rFonts w:cs="Arial"/>
        </w:rPr>
      </w:pPr>
      <w:r w:rsidRPr="00701D0B">
        <w:rPr>
          <w:rFonts w:cs="Arial"/>
        </w:rPr>
        <w:t xml:space="preserve">In executing its duties and discharging its obligations in terms of this Agreement, the </w:t>
      </w:r>
      <w:r w:rsidR="00C8101E" w:rsidRPr="00701D0B">
        <w:rPr>
          <w:rFonts w:cs="Arial"/>
        </w:rPr>
        <w:t>Service Provider</w:t>
      </w:r>
      <w:r w:rsidRPr="00701D0B">
        <w:rPr>
          <w:rFonts w:cs="Arial"/>
        </w:rPr>
        <w:t xml:space="preserve"> undertakes that:</w:t>
      </w:r>
    </w:p>
    <w:p w14:paraId="153618CD" w14:textId="40754296" w:rsidR="001F3BD3" w:rsidRPr="001F3BD3" w:rsidRDefault="001F3BD3" w:rsidP="001F3BD3">
      <w:pPr>
        <w:pStyle w:val="Clause3Sub"/>
        <w:rPr>
          <w:ins w:id="720" w:author="Werksmans" w:date="2025-09-01T16:58:00Z" w16du:dateUtc="2025-09-01T14:58:00Z"/>
          <w:rFonts w:cs="Arial"/>
        </w:rPr>
      </w:pPr>
      <w:ins w:id="721" w:author="Werksmans" w:date="2025-09-01T16:59:00Z" w16du:dateUtc="2025-09-01T14:59:00Z">
        <w:r>
          <w:rPr>
            <w:rFonts w:cs="Arial"/>
          </w:rPr>
          <w:t xml:space="preserve">it shall comply with </w:t>
        </w:r>
      </w:ins>
      <w:ins w:id="722" w:author="Werksmans" w:date="2025-09-01T16:58:00Z" w16du:dateUtc="2025-09-01T14:58:00Z">
        <w:r w:rsidRPr="001F3BD3">
          <w:rPr>
            <w:rFonts w:cs="Arial"/>
          </w:rPr>
          <w:t>all applicable occupational health, safety and environmental laws, guidelines and codes of practice</w:t>
        </w:r>
      </w:ins>
      <w:ins w:id="723" w:author="Werksmans" w:date="2025-09-01T17:57:00Z" w16du:dateUtc="2025-09-01T15:57:00Z">
        <w:r w:rsidR="00E33562">
          <w:rPr>
            <w:rFonts w:cs="Arial"/>
          </w:rPr>
          <w:t xml:space="preserve"> in performing the Services</w:t>
        </w:r>
      </w:ins>
      <w:ins w:id="724" w:author="Werksmans" w:date="2025-09-01T16:58:00Z" w16du:dateUtc="2025-09-01T14:58:00Z">
        <w:r w:rsidRPr="001F3BD3">
          <w:rPr>
            <w:rFonts w:cs="Arial"/>
          </w:rPr>
          <w:t>;</w:t>
        </w:r>
      </w:ins>
    </w:p>
    <w:p w14:paraId="2E1AA5F5" w14:textId="7AB00F89" w:rsidR="005C1B1C" w:rsidRPr="00701D0B" w:rsidRDefault="005C1B1C" w:rsidP="00F6257D">
      <w:pPr>
        <w:pStyle w:val="Clause3Sub"/>
        <w:rPr>
          <w:rFonts w:cs="Arial"/>
        </w:rPr>
      </w:pPr>
      <w:r w:rsidRPr="00701D0B">
        <w:rPr>
          <w:rFonts w:cs="Arial"/>
        </w:rPr>
        <w:t xml:space="preserve">it shall, at the request of the </w:t>
      </w:r>
      <w:r w:rsidR="003E431B" w:rsidRPr="00701D0B">
        <w:rPr>
          <w:rFonts w:cs="Arial"/>
        </w:rPr>
        <w:t>Customer</w:t>
      </w:r>
      <w:r w:rsidRPr="00701D0B">
        <w:rPr>
          <w:rFonts w:cs="Arial"/>
        </w:rPr>
        <w:t xml:space="preserve">, furnish the </w:t>
      </w:r>
      <w:r w:rsidR="003E431B" w:rsidRPr="00701D0B">
        <w:rPr>
          <w:rFonts w:cs="Arial"/>
        </w:rPr>
        <w:t xml:space="preserve">Customer </w:t>
      </w:r>
      <w:r w:rsidRPr="00701D0B">
        <w:rPr>
          <w:rFonts w:cs="Arial"/>
        </w:rPr>
        <w:t xml:space="preserve">a copy of its own health, safety and environmental plan, policy and procedures </w:t>
      </w:r>
      <w:r w:rsidRPr="00701D0B">
        <w:rPr>
          <w:rFonts w:cs="Arial"/>
        </w:rPr>
        <w:lastRenderedPageBreak/>
        <w:t xml:space="preserve">pertaining to occupational health and safety, and amend such policy if the </w:t>
      </w:r>
      <w:r w:rsidR="009B7C90" w:rsidRPr="00701D0B">
        <w:rPr>
          <w:rFonts w:cs="Arial"/>
        </w:rPr>
        <w:t xml:space="preserve">Customer </w:t>
      </w:r>
      <w:r w:rsidRPr="00701D0B">
        <w:rPr>
          <w:rFonts w:cs="Arial"/>
        </w:rPr>
        <w:t>can reasonably demonstrate that the plan, policy and/or procedures are incomplete or inadequate;</w:t>
      </w:r>
    </w:p>
    <w:p w14:paraId="4D6E39A1" w14:textId="643AF683" w:rsidR="005C1B1C" w:rsidRPr="00701D0B" w:rsidRDefault="005C1B1C" w:rsidP="00F6257D">
      <w:pPr>
        <w:pStyle w:val="Clause3Sub"/>
        <w:rPr>
          <w:rFonts w:cs="Arial"/>
        </w:rPr>
      </w:pPr>
      <w:r w:rsidRPr="00701D0B">
        <w:rPr>
          <w:rFonts w:cs="Arial"/>
        </w:rPr>
        <w:t xml:space="preserve">it shall ensure that no </w:t>
      </w:r>
      <w:r w:rsidR="00305DE0" w:rsidRPr="00701D0B">
        <w:rPr>
          <w:rFonts w:cs="Arial"/>
        </w:rPr>
        <w:t xml:space="preserve">person </w:t>
      </w:r>
      <w:r w:rsidRPr="00701D0B">
        <w:rPr>
          <w:rFonts w:cs="Arial"/>
        </w:rPr>
        <w:t xml:space="preserve">brings intoxicating drugs or liquor onto </w:t>
      </w:r>
      <w:r w:rsidR="00FC0CF8" w:rsidRPr="00701D0B">
        <w:rPr>
          <w:rFonts w:cs="Arial"/>
        </w:rPr>
        <w:t>s</w:t>
      </w:r>
      <w:r w:rsidRPr="00701D0B">
        <w:rPr>
          <w:rFonts w:cs="Arial"/>
        </w:rPr>
        <w:t xml:space="preserve">ites, and that no </w:t>
      </w:r>
      <w:r w:rsidR="00FC0CF8" w:rsidRPr="00701D0B">
        <w:rPr>
          <w:rFonts w:cs="Arial"/>
        </w:rPr>
        <w:t xml:space="preserve">person </w:t>
      </w:r>
      <w:r w:rsidRPr="00701D0B">
        <w:rPr>
          <w:rFonts w:cs="Arial"/>
        </w:rPr>
        <w:t xml:space="preserve">is allowed onto </w:t>
      </w:r>
      <w:r w:rsidR="00FC0CF8" w:rsidRPr="00701D0B">
        <w:rPr>
          <w:rFonts w:cs="Arial"/>
        </w:rPr>
        <w:t>s</w:t>
      </w:r>
      <w:r w:rsidRPr="00701D0B">
        <w:rPr>
          <w:rFonts w:cs="Arial"/>
        </w:rPr>
        <w:t xml:space="preserve">ites or to perform any work at </w:t>
      </w:r>
      <w:r w:rsidR="00FC0CF8" w:rsidRPr="00701D0B">
        <w:rPr>
          <w:rFonts w:cs="Arial"/>
        </w:rPr>
        <w:t>s</w:t>
      </w:r>
      <w:r w:rsidRPr="00701D0B">
        <w:rPr>
          <w:rFonts w:cs="Arial"/>
        </w:rPr>
        <w:t>ites while under the influence of intoxicating drugs or liquor;</w:t>
      </w:r>
    </w:p>
    <w:p w14:paraId="4A246195" w14:textId="1A6D012B" w:rsidR="00293AF9" w:rsidRDefault="00293AF9" w:rsidP="00F6257D">
      <w:pPr>
        <w:pStyle w:val="Clause3Sub"/>
        <w:rPr>
          <w:ins w:id="725" w:author="Werksmans" w:date="2025-09-01T16:59:00Z" w16du:dateUtc="2025-09-01T14:59:00Z"/>
          <w:rFonts w:cs="Arial"/>
        </w:rPr>
      </w:pPr>
      <w:ins w:id="726" w:author="Werksmans" w:date="2025-09-01T17:00:00Z" w16du:dateUtc="2025-09-01T15:00:00Z">
        <w:r>
          <w:rPr>
            <w:rFonts w:cs="Arial"/>
          </w:rPr>
          <w:t>e</w:t>
        </w:r>
      </w:ins>
      <w:ins w:id="727" w:author="Werksmans" w:date="2025-09-01T16:59:00Z" w16du:dateUtc="2025-09-01T14:59:00Z">
        <w:r w:rsidRPr="00293AF9">
          <w:rPr>
            <w:rFonts w:cs="Arial"/>
          </w:rPr>
          <w:t xml:space="preserve">xcept as otherwise provided in this Agreement, shall supply and make available all consumables and other materials (other than the Equipment and Balance of </w:t>
        </w:r>
      </w:ins>
      <w:ins w:id="728" w:author="Werksmans" w:date="2025-09-01T17:00:00Z" w16du:dateUtc="2025-09-01T15:00:00Z">
        <w:r>
          <w:rPr>
            <w:rFonts w:cs="Arial"/>
          </w:rPr>
          <w:t>Plant</w:t>
        </w:r>
      </w:ins>
      <w:ins w:id="729" w:author="Werksmans" w:date="2025-09-01T16:59:00Z" w16du:dateUtc="2025-09-01T14:59:00Z">
        <w:r w:rsidRPr="00293AF9">
          <w:rPr>
            <w:rFonts w:cs="Arial"/>
          </w:rPr>
          <w:t>) as required to perform all work and services of any nature in relation to the Services</w:t>
        </w:r>
      </w:ins>
      <w:ins w:id="730" w:author="Werksmans" w:date="2025-09-01T17:00:00Z" w16du:dateUtc="2025-09-01T15:00:00Z">
        <w:r>
          <w:rPr>
            <w:rFonts w:cs="Arial"/>
          </w:rPr>
          <w:t>;</w:t>
        </w:r>
      </w:ins>
    </w:p>
    <w:p w14:paraId="26EDBF12" w14:textId="5ED91C6D" w:rsidR="005C1B1C" w:rsidRPr="00701D0B" w:rsidRDefault="005C1B1C" w:rsidP="00F6257D">
      <w:pPr>
        <w:pStyle w:val="Clause3Sub"/>
        <w:rPr>
          <w:rFonts w:cs="Arial"/>
        </w:rPr>
      </w:pPr>
      <w:r w:rsidRPr="00701D0B">
        <w:rPr>
          <w:rFonts w:cs="Arial"/>
        </w:rPr>
        <w:t xml:space="preserve">shall ensure that all </w:t>
      </w:r>
      <w:r w:rsidR="00FC0CF8" w:rsidRPr="00701D0B">
        <w:rPr>
          <w:rFonts w:cs="Arial"/>
        </w:rPr>
        <w:t xml:space="preserve">persons </w:t>
      </w:r>
      <w:r w:rsidRPr="00701D0B">
        <w:rPr>
          <w:rFonts w:cs="Arial"/>
        </w:rPr>
        <w:t xml:space="preserve">carrying out electrical and other specialized work at </w:t>
      </w:r>
      <w:r w:rsidR="00FC0CF8" w:rsidRPr="00701D0B">
        <w:rPr>
          <w:rFonts w:cs="Arial"/>
        </w:rPr>
        <w:t>s</w:t>
      </w:r>
      <w:r w:rsidRPr="00701D0B">
        <w:rPr>
          <w:rFonts w:cs="Arial"/>
        </w:rPr>
        <w:t>ites are properly qualified to do so;</w:t>
      </w:r>
      <w:r w:rsidR="007D1B27" w:rsidRPr="00701D0B">
        <w:rPr>
          <w:rFonts w:cs="Arial"/>
        </w:rPr>
        <w:t xml:space="preserve"> and </w:t>
      </w:r>
    </w:p>
    <w:p w14:paraId="51ADE228" w14:textId="4375D37B" w:rsidR="005C1B1C" w:rsidRPr="00701D0B" w:rsidRDefault="005C1B1C" w:rsidP="00F6257D">
      <w:pPr>
        <w:pStyle w:val="Clause3Sub"/>
        <w:rPr>
          <w:rFonts w:cs="Arial"/>
        </w:rPr>
      </w:pPr>
      <w:r w:rsidRPr="00701D0B">
        <w:rPr>
          <w:rFonts w:cs="Arial"/>
        </w:rPr>
        <w:t xml:space="preserve">it shall supply all personal protective equipment and clothing, and other safety measures and equipment (including safety harness and fall protection equipment) as may be necessary in the circumstances (or as may be requested by the </w:t>
      </w:r>
      <w:r w:rsidR="009B7C90" w:rsidRPr="00701D0B">
        <w:rPr>
          <w:rFonts w:cs="Arial"/>
        </w:rPr>
        <w:t>Customer</w:t>
      </w:r>
      <w:r w:rsidRPr="00701D0B">
        <w:rPr>
          <w:rFonts w:cs="Arial"/>
        </w:rPr>
        <w:t xml:space="preserve"> from time to time) in order to protect </w:t>
      </w:r>
      <w:r w:rsidR="00524730" w:rsidRPr="00701D0B">
        <w:rPr>
          <w:rFonts w:cs="Arial"/>
        </w:rPr>
        <w:t xml:space="preserve">workers </w:t>
      </w:r>
      <w:r w:rsidRPr="00701D0B">
        <w:rPr>
          <w:rFonts w:cs="Arial"/>
        </w:rPr>
        <w:t xml:space="preserve">while they are on </w:t>
      </w:r>
      <w:r w:rsidR="00524730" w:rsidRPr="00701D0B">
        <w:rPr>
          <w:rFonts w:cs="Arial"/>
        </w:rPr>
        <w:t>s</w:t>
      </w:r>
      <w:r w:rsidRPr="00701D0B">
        <w:rPr>
          <w:rFonts w:cs="Arial"/>
        </w:rPr>
        <w:t>ites</w:t>
      </w:r>
      <w:ins w:id="731" w:author="Werksmans" w:date="2025-09-01T18:00:00Z" w16du:dateUtc="2025-09-01T16:00:00Z">
        <w:r w:rsidR="000E45FC">
          <w:rPr>
            <w:rFonts w:cs="Arial"/>
          </w:rPr>
          <w:t xml:space="preserve"> where the Services are performed</w:t>
        </w:r>
      </w:ins>
      <w:r w:rsidR="00EA1106" w:rsidRPr="00701D0B">
        <w:rPr>
          <w:rFonts w:cs="Arial"/>
        </w:rPr>
        <w:t>.</w:t>
      </w:r>
    </w:p>
    <w:p w14:paraId="52CC379A" w14:textId="3FE355C4" w:rsidR="005C1B1C" w:rsidRPr="00701D0B" w:rsidRDefault="005C1B1C" w:rsidP="00F6257D">
      <w:pPr>
        <w:pStyle w:val="Clause1Head"/>
        <w:rPr>
          <w:rFonts w:cs="Arial"/>
        </w:rPr>
      </w:pPr>
      <w:bookmarkStart w:id="732" w:name="_Ref104988852"/>
      <w:bookmarkStart w:id="733" w:name="_Toc157416508"/>
      <w:bookmarkStart w:id="734" w:name="_Toc157584671"/>
      <w:bookmarkStart w:id="735" w:name="_Ref157590231"/>
      <w:bookmarkStart w:id="736" w:name="_Toc157593124"/>
      <w:bookmarkStart w:id="737" w:name="_Toc157593581"/>
      <w:bookmarkStart w:id="738" w:name="_Toc157593678"/>
      <w:bookmarkStart w:id="739" w:name="_Toc209645586"/>
      <w:r w:rsidRPr="00701D0B">
        <w:rPr>
          <w:rFonts w:cs="Arial"/>
        </w:rPr>
        <w:t xml:space="preserve">WARRANTIES PROVIDED BY THE </w:t>
      </w:r>
      <w:bookmarkEnd w:id="732"/>
      <w:bookmarkEnd w:id="733"/>
      <w:bookmarkEnd w:id="734"/>
      <w:r w:rsidR="007D1B27" w:rsidRPr="00701D0B">
        <w:rPr>
          <w:rFonts w:cs="Arial"/>
        </w:rPr>
        <w:t>SERVICE PROVIDER</w:t>
      </w:r>
      <w:bookmarkEnd w:id="735"/>
      <w:bookmarkEnd w:id="736"/>
      <w:bookmarkEnd w:id="737"/>
      <w:bookmarkEnd w:id="738"/>
      <w:bookmarkEnd w:id="739"/>
    </w:p>
    <w:p w14:paraId="7F7DFA50" w14:textId="202B0D5C" w:rsidR="005C1B1C" w:rsidRPr="00701D0B" w:rsidRDefault="005C1B1C" w:rsidP="00F6257D">
      <w:pPr>
        <w:pStyle w:val="Clause2Sub"/>
        <w:rPr>
          <w:rFonts w:cs="Arial"/>
        </w:rPr>
      </w:pPr>
      <w:bookmarkStart w:id="740" w:name="_Ref462228393"/>
      <w:r w:rsidRPr="00701D0B">
        <w:rPr>
          <w:rFonts w:cs="Arial"/>
        </w:rPr>
        <w:t xml:space="preserve">The </w:t>
      </w:r>
      <w:r w:rsidR="00C8101E" w:rsidRPr="00701D0B">
        <w:rPr>
          <w:rFonts w:cs="Arial"/>
        </w:rPr>
        <w:t>Service Provider</w:t>
      </w:r>
      <w:r w:rsidRPr="00701D0B">
        <w:rPr>
          <w:rFonts w:cs="Arial"/>
        </w:rPr>
        <w:t xml:space="preserve"> warrants that: </w:t>
      </w:r>
    </w:p>
    <w:p w14:paraId="3882ECCA" w14:textId="22FCF339" w:rsidR="00D42228" w:rsidRPr="00701D0B" w:rsidRDefault="009E66A9" w:rsidP="001F207F">
      <w:pPr>
        <w:pStyle w:val="Clause3Sub"/>
        <w:rPr>
          <w:rFonts w:cs="Arial"/>
        </w:rPr>
      </w:pPr>
      <w:bookmarkStart w:id="741" w:name="_Ref462228398"/>
      <w:bookmarkEnd w:id="740"/>
      <w:r w:rsidRPr="00701D0B">
        <w:rPr>
          <w:rFonts w:cs="Arial"/>
        </w:rPr>
        <w:t>it,</w:t>
      </w:r>
      <w:ins w:id="742" w:author="Werksmans" w:date="2025-09-01T18:02:00Z" w16du:dateUtc="2025-09-01T16:02:00Z">
        <w:r w:rsidR="00FF097E">
          <w:rPr>
            <w:rFonts w:cs="Arial"/>
          </w:rPr>
          <w:t xml:space="preserve"> its employees,</w:t>
        </w:r>
      </w:ins>
      <w:r w:rsidRPr="00701D0B">
        <w:rPr>
          <w:rFonts w:cs="Arial"/>
        </w:rPr>
        <w:t xml:space="preserve"> its sub-contractors, and their respective employees have, and at all times throughout the duration of this Agreement will have, the skills, qualifications, expertise, experience and resources necessary to provide and manage the Services in an efficient and cost-efficient manner with the highest degree of quality and responsiveness in accordance with Best Practices</w:t>
      </w:r>
      <w:r w:rsidR="00320C54" w:rsidRPr="00701D0B">
        <w:rPr>
          <w:rFonts w:cs="Arial"/>
        </w:rPr>
        <w:t>;</w:t>
      </w:r>
    </w:p>
    <w:p w14:paraId="456AB017" w14:textId="13A4E8C8" w:rsidR="001F207F" w:rsidRPr="00701D0B" w:rsidRDefault="001F207F" w:rsidP="001F207F">
      <w:pPr>
        <w:pStyle w:val="Clause3Sub"/>
        <w:rPr>
          <w:rFonts w:cs="Arial"/>
        </w:rPr>
      </w:pPr>
      <w:r w:rsidRPr="00701D0B">
        <w:rPr>
          <w:rFonts w:cs="Arial"/>
        </w:rPr>
        <w:t xml:space="preserve">the Services provided and the </w:t>
      </w:r>
      <w:r w:rsidR="00FE5666" w:rsidRPr="00701D0B">
        <w:rPr>
          <w:rFonts w:cs="Arial"/>
        </w:rPr>
        <w:t>Fiber</w:t>
      </w:r>
      <w:r w:rsidRPr="00701D0B">
        <w:rPr>
          <w:rFonts w:cs="Arial"/>
        </w:rPr>
        <w:t xml:space="preserve"> Network constructed pursuant thereto shall comply with the conditions of any provided wayleave approval, </w:t>
      </w:r>
      <w:r w:rsidR="00751520" w:rsidRPr="00701D0B">
        <w:rPr>
          <w:rFonts w:cs="Arial"/>
        </w:rPr>
        <w:t xml:space="preserve">the </w:t>
      </w:r>
      <w:r w:rsidRPr="00701D0B">
        <w:rPr>
          <w:rFonts w:cs="Arial"/>
        </w:rPr>
        <w:t>Customer Specifications, the Network Build Service Schedule, the Project Schedule and design, as well as, the relevant terms of this Agreement, unless otherwise agreed to in writing between the Parties;</w:t>
      </w:r>
    </w:p>
    <w:p w14:paraId="28F239B9" w14:textId="62B60DA4" w:rsidR="001F207F" w:rsidRPr="00701D0B" w:rsidRDefault="001F207F" w:rsidP="001F207F">
      <w:pPr>
        <w:pStyle w:val="Clause3Sub"/>
        <w:rPr>
          <w:rFonts w:cs="Arial"/>
        </w:rPr>
      </w:pPr>
      <w:r w:rsidRPr="00701D0B">
        <w:rPr>
          <w:rFonts w:cs="Arial"/>
        </w:rPr>
        <w:lastRenderedPageBreak/>
        <w:t>it shall ensure material compliance with all</w:t>
      </w:r>
      <w:ins w:id="743" w:author="Werksmans" w:date="2025-09-01T18:02:00Z" w16du:dateUtc="2025-09-01T16:02:00Z">
        <w:r w:rsidR="00FF097E">
          <w:rPr>
            <w:rFonts w:cs="Arial"/>
          </w:rPr>
          <w:t xml:space="preserve"> Consents and</w:t>
        </w:r>
      </w:ins>
      <w:r w:rsidRPr="00701D0B">
        <w:rPr>
          <w:rFonts w:cs="Arial"/>
        </w:rPr>
        <w:t xml:space="preserve"> Applicable Laws, including but not limited to </w:t>
      </w:r>
      <w:r w:rsidR="00636056" w:rsidRPr="00701D0B">
        <w:rPr>
          <w:rFonts w:cs="Arial"/>
        </w:rPr>
        <w:t xml:space="preserve">environmental laws, health and safety laws, consumer protection laws </w:t>
      </w:r>
      <w:r w:rsidRPr="00701D0B">
        <w:rPr>
          <w:rFonts w:cs="Arial"/>
        </w:rPr>
        <w:t>and the Electronic Communications Act</w:t>
      </w:r>
      <w:r w:rsidR="00636056" w:rsidRPr="00701D0B">
        <w:rPr>
          <w:rFonts w:cs="Arial"/>
        </w:rPr>
        <w:t>, 2005</w:t>
      </w:r>
      <w:r w:rsidRPr="00701D0B">
        <w:rPr>
          <w:rFonts w:cs="Arial"/>
        </w:rPr>
        <w:t>; and</w:t>
      </w:r>
    </w:p>
    <w:p w14:paraId="6F9D401A" w14:textId="09509729" w:rsidR="001F207F" w:rsidRPr="00701D0B" w:rsidRDefault="001F207F" w:rsidP="001F207F">
      <w:pPr>
        <w:pStyle w:val="Clause3Sub"/>
        <w:rPr>
          <w:rFonts w:cs="Arial"/>
          <w:lang w:val="en-ZA"/>
        </w:rPr>
      </w:pPr>
      <w:r w:rsidRPr="00701D0B">
        <w:rPr>
          <w:rFonts w:cs="Arial"/>
        </w:rPr>
        <w:t>it</w:t>
      </w:r>
      <w:ins w:id="744" w:author="Werksmans" w:date="2025-09-01T18:03:00Z" w16du:dateUtc="2025-09-01T16:03:00Z">
        <w:r w:rsidR="00FF097E">
          <w:rPr>
            <w:rFonts w:cs="Arial"/>
          </w:rPr>
          <w:t>, its employees</w:t>
        </w:r>
      </w:ins>
      <w:r w:rsidRPr="00701D0B">
        <w:rPr>
          <w:rFonts w:cs="Arial"/>
        </w:rPr>
        <w:t xml:space="preserve"> and its </w:t>
      </w:r>
      <w:ins w:id="745" w:author="Werksmans" w:date="2025-09-01T17:58:00Z" w16du:dateUtc="2025-09-01T15:58:00Z">
        <w:r w:rsidR="000E45FC">
          <w:rPr>
            <w:rFonts w:cs="Arial"/>
          </w:rPr>
          <w:t>sub</w:t>
        </w:r>
      </w:ins>
      <w:ins w:id="746" w:author="Werksmans" w:date="2025-09-01T18:02:00Z" w16du:dateUtc="2025-09-01T16:02:00Z">
        <w:r w:rsidR="00FF097E">
          <w:rPr>
            <w:rFonts w:cs="Arial"/>
          </w:rPr>
          <w:t>-</w:t>
        </w:r>
      </w:ins>
      <w:r w:rsidR="00E20B38" w:rsidRPr="00701D0B">
        <w:rPr>
          <w:rFonts w:cs="Arial"/>
        </w:rPr>
        <w:t>contractors</w:t>
      </w:r>
      <w:r w:rsidRPr="00701D0B">
        <w:rPr>
          <w:rFonts w:cs="Arial"/>
        </w:rPr>
        <w:t xml:space="preserve"> shall in all respects and at all times comply with the provisions of the O</w:t>
      </w:r>
      <w:r w:rsidR="00636056" w:rsidRPr="00701D0B">
        <w:rPr>
          <w:rFonts w:cs="Arial"/>
        </w:rPr>
        <w:t>ccu</w:t>
      </w:r>
      <w:r w:rsidR="003517A0" w:rsidRPr="00701D0B">
        <w:rPr>
          <w:rFonts w:cs="Arial"/>
        </w:rPr>
        <w:t xml:space="preserve">pational Health and </w:t>
      </w:r>
      <w:r w:rsidRPr="00701D0B">
        <w:rPr>
          <w:rFonts w:cs="Arial"/>
        </w:rPr>
        <w:t>S</w:t>
      </w:r>
      <w:r w:rsidR="003517A0" w:rsidRPr="00701D0B">
        <w:rPr>
          <w:rFonts w:cs="Arial"/>
        </w:rPr>
        <w:t>afety</w:t>
      </w:r>
      <w:r w:rsidRPr="00701D0B">
        <w:rPr>
          <w:rFonts w:cs="Arial"/>
        </w:rPr>
        <w:t xml:space="preserve"> Act</w:t>
      </w:r>
      <w:r w:rsidR="00216AAE" w:rsidRPr="00701D0B">
        <w:rPr>
          <w:rFonts w:cs="Arial"/>
        </w:rPr>
        <w:t>, 1993</w:t>
      </w:r>
      <w:r w:rsidRPr="00701D0B">
        <w:rPr>
          <w:rFonts w:cs="Arial"/>
        </w:rPr>
        <w:t xml:space="preserve"> </w:t>
      </w:r>
      <w:r w:rsidR="003517A0" w:rsidRPr="00701D0B">
        <w:rPr>
          <w:rFonts w:cs="Arial"/>
        </w:rPr>
        <w:t>("</w:t>
      </w:r>
      <w:r w:rsidR="003517A0" w:rsidRPr="00701D0B">
        <w:rPr>
          <w:rFonts w:cs="Arial"/>
          <w:b/>
          <w:bCs/>
        </w:rPr>
        <w:t>OH&amp;S</w:t>
      </w:r>
      <w:r w:rsidR="00216AAE" w:rsidRPr="00701D0B">
        <w:rPr>
          <w:rFonts w:cs="Arial"/>
          <w:b/>
          <w:bCs/>
        </w:rPr>
        <w:t> </w:t>
      </w:r>
      <w:r w:rsidR="003517A0" w:rsidRPr="00701D0B">
        <w:rPr>
          <w:rFonts w:cs="Arial"/>
          <w:b/>
          <w:bCs/>
        </w:rPr>
        <w:t>Act</w:t>
      </w:r>
      <w:r w:rsidR="003517A0" w:rsidRPr="00701D0B">
        <w:rPr>
          <w:rFonts w:cs="Arial"/>
        </w:rPr>
        <w:t xml:space="preserve">") </w:t>
      </w:r>
      <w:r w:rsidRPr="00701D0B">
        <w:rPr>
          <w:rFonts w:cs="Arial"/>
        </w:rPr>
        <w:t>and the Compensation for Occupational Injury and Diseases Act, 1993 (</w:t>
      </w:r>
      <w:ins w:id="747" w:author="Werksmans" w:date="2025-09-01T18:03:00Z" w16du:dateUtc="2025-09-01T16:03:00Z">
        <w:r w:rsidR="00FF097E">
          <w:rPr>
            <w:rFonts w:cs="Arial"/>
          </w:rPr>
          <w:t>"</w:t>
        </w:r>
      </w:ins>
      <w:del w:id="748" w:author="Werksmans" w:date="2025-09-01T18:03:00Z" w16du:dateUtc="2025-09-01T16:03:00Z">
        <w:r w:rsidRPr="00701D0B" w:rsidDel="00FF097E">
          <w:rPr>
            <w:rFonts w:cs="Arial"/>
          </w:rPr>
          <w:delText>“</w:delText>
        </w:r>
      </w:del>
      <w:r w:rsidRPr="00701D0B">
        <w:rPr>
          <w:rFonts w:cs="Arial"/>
          <w:b/>
        </w:rPr>
        <w:t>COID Act</w:t>
      </w:r>
      <w:del w:id="749" w:author="Werksmans" w:date="2025-09-01T18:03:00Z" w16du:dateUtc="2025-09-01T16:03:00Z">
        <w:r w:rsidRPr="00701D0B" w:rsidDel="00FF097E">
          <w:rPr>
            <w:rFonts w:cs="Arial"/>
          </w:rPr>
          <w:delText>”</w:delText>
        </w:r>
      </w:del>
      <w:ins w:id="750" w:author="Werksmans" w:date="2025-09-01T18:03:00Z" w16du:dateUtc="2025-09-01T16:03:00Z">
        <w:r w:rsidR="00FF097E">
          <w:rPr>
            <w:rFonts w:cs="Arial"/>
          </w:rPr>
          <w:t>"</w:t>
        </w:r>
      </w:ins>
      <w:r w:rsidRPr="00701D0B">
        <w:rPr>
          <w:rFonts w:cs="Arial"/>
        </w:rPr>
        <w:t>);</w:t>
      </w:r>
    </w:p>
    <w:p w14:paraId="457A0E88" w14:textId="0D40D922" w:rsidR="00EA1106" w:rsidRPr="00701D0B" w:rsidRDefault="00EA1106" w:rsidP="00EA1106">
      <w:pPr>
        <w:pStyle w:val="Clause3Sub"/>
        <w:rPr>
          <w:rFonts w:cs="Arial"/>
        </w:rPr>
      </w:pPr>
      <w:r w:rsidRPr="00701D0B">
        <w:rPr>
          <w:rFonts w:cs="Arial"/>
        </w:rPr>
        <w:t>all equipment, tools and materials brought onto sites for use by</w:t>
      </w:r>
      <w:ins w:id="751" w:author="Werksmans" w:date="2025-09-01T18:03:00Z" w16du:dateUtc="2025-09-01T16:03:00Z">
        <w:r w:rsidR="00FF097E">
          <w:rPr>
            <w:rFonts w:cs="Arial"/>
          </w:rPr>
          <w:t xml:space="preserve"> it and its</w:t>
        </w:r>
      </w:ins>
      <w:r w:rsidRPr="00701D0B">
        <w:rPr>
          <w:rFonts w:cs="Arial"/>
        </w:rPr>
        <w:t xml:space="preserve"> </w:t>
      </w:r>
      <w:ins w:id="752" w:author="Werksmans" w:date="2025-09-01T18:03:00Z" w16du:dateUtc="2025-09-01T16:03:00Z">
        <w:r w:rsidR="00FF097E">
          <w:rPr>
            <w:rFonts w:cs="Arial"/>
          </w:rPr>
          <w:t>sub-</w:t>
        </w:r>
      </w:ins>
      <w:r w:rsidR="008506D7" w:rsidRPr="00701D0B">
        <w:rPr>
          <w:rFonts w:cs="Arial"/>
        </w:rPr>
        <w:t>c</w:t>
      </w:r>
      <w:r w:rsidR="00E20B38" w:rsidRPr="00701D0B">
        <w:rPr>
          <w:rFonts w:cs="Arial"/>
        </w:rPr>
        <w:t>ontractors</w:t>
      </w:r>
      <w:r w:rsidRPr="00701D0B">
        <w:rPr>
          <w:rFonts w:cs="Arial"/>
        </w:rPr>
        <w:t xml:space="preserve"> are in good working order and that they meet the requirements contemplated in </w:t>
      </w:r>
      <w:r w:rsidR="009B7C90" w:rsidRPr="00701D0B">
        <w:rPr>
          <w:rFonts w:cs="Arial"/>
        </w:rPr>
        <w:t xml:space="preserve">the </w:t>
      </w:r>
      <w:r w:rsidRPr="00701D0B">
        <w:rPr>
          <w:rFonts w:cs="Arial"/>
        </w:rPr>
        <w:t>OH&amp;S Act</w:t>
      </w:r>
      <w:r w:rsidR="0019790F" w:rsidRPr="00701D0B">
        <w:rPr>
          <w:rFonts w:cs="Arial"/>
        </w:rPr>
        <w:t>;</w:t>
      </w:r>
    </w:p>
    <w:p w14:paraId="62F87851" w14:textId="2F7D6577" w:rsidR="008506D7" w:rsidRPr="00701D0B" w:rsidRDefault="005C1B1C" w:rsidP="00F6257D">
      <w:pPr>
        <w:pStyle w:val="Clause3Sub"/>
        <w:rPr>
          <w:rFonts w:cs="Arial"/>
        </w:rPr>
      </w:pPr>
      <w:r w:rsidRPr="00701D0B">
        <w:rPr>
          <w:rFonts w:cs="Arial"/>
        </w:rPr>
        <w:t>the quality</w:t>
      </w:r>
      <w:ins w:id="753" w:author="Werksmans" w:date="2025-09-01T18:03:00Z" w16du:dateUtc="2025-09-01T16:03:00Z">
        <w:r w:rsidR="00FF097E">
          <w:rPr>
            <w:rFonts w:cs="Arial"/>
          </w:rPr>
          <w:t xml:space="preserve"> and performance</w:t>
        </w:r>
      </w:ins>
      <w:r w:rsidRPr="00701D0B">
        <w:rPr>
          <w:rFonts w:cs="Arial"/>
        </w:rPr>
        <w:t xml:space="preserve"> of the Services and the </w:t>
      </w:r>
      <w:r w:rsidR="00FE5666" w:rsidRPr="00701D0B">
        <w:rPr>
          <w:rFonts w:cs="Arial"/>
        </w:rPr>
        <w:t>Fiber</w:t>
      </w:r>
      <w:r w:rsidRPr="00701D0B">
        <w:rPr>
          <w:rFonts w:cs="Arial"/>
        </w:rPr>
        <w:t xml:space="preserve"> </w:t>
      </w:r>
      <w:r w:rsidR="00E3703D" w:rsidRPr="00701D0B">
        <w:rPr>
          <w:rFonts w:cs="Arial"/>
        </w:rPr>
        <w:t>N</w:t>
      </w:r>
      <w:r w:rsidRPr="00701D0B">
        <w:rPr>
          <w:rFonts w:cs="Arial"/>
        </w:rPr>
        <w:t>etwork constructed</w:t>
      </w:r>
      <w:ins w:id="754" w:author="Werksmans" w:date="2025-09-01T18:04:00Z" w16du:dateUtc="2025-09-01T16:04:00Z">
        <w:r w:rsidR="00FF097E">
          <w:rPr>
            <w:rFonts w:cs="Arial"/>
          </w:rPr>
          <w:t xml:space="preserve"> and installed</w:t>
        </w:r>
      </w:ins>
      <w:r w:rsidRPr="00701D0B">
        <w:rPr>
          <w:rFonts w:cs="Arial"/>
        </w:rPr>
        <w:t xml:space="preserve"> pursuant thereto will remain the same</w:t>
      </w:r>
      <w:ins w:id="755" w:author="Werksmans" w:date="2025-09-01T18:04:00Z" w16du:dateUtc="2025-09-01T16:04:00Z">
        <w:r w:rsidR="00FF097E">
          <w:rPr>
            <w:rFonts w:cs="Arial"/>
          </w:rPr>
          <w:t xml:space="preserve"> and in accordance with the applicable Service Schedule</w:t>
        </w:r>
      </w:ins>
      <w:r w:rsidRPr="00701D0B">
        <w:rPr>
          <w:rFonts w:cs="Arial"/>
        </w:rPr>
        <w:t xml:space="preserve"> for a period of at least 2 (two) years</w:t>
      </w:r>
      <w:ins w:id="756" w:author="Werksmans" w:date="2025-09-01T18:05:00Z" w16du:dateUtc="2025-09-01T16:05:00Z">
        <w:r w:rsidR="00FF097E">
          <w:rPr>
            <w:rFonts w:cs="Arial"/>
          </w:rPr>
          <w:t xml:space="preserve"> from the issuance of the</w:t>
        </w:r>
        <w:r w:rsidR="00FF097E" w:rsidRPr="00FF097E">
          <w:t xml:space="preserve"> </w:t>
        </w:r>
        <w:r w:rsidR="00FF097E" w:rsidRPr="00FF097E">
          <w:rPr>
            <w:rFonts w:cs="Arial"/>
          </w:rPr>
          <w:t>Completion Checklist</w:t>
        </w:r>
      </w:ins>
      <w:r w:rsidRPr="00701D0B">
        <w:rPr>
          <w:rFonts w:cs="Arial"/>
        </w:rPr>
        <w:t>;</w:t>
      </w:r>
      <w:bookmarkEnd w:id="741"/>
    </w:p>
    <w:p w14:paraId="06D2A4A2" w14:textId="539109DE" w:rsidR="00663F58" w:rsidRPr="00701D0B" w:rsidRDefault="008506D7" w:rsidP="00F6257D">
      <w:pPr>
        <w:pStyle w:val="Clause3Sub"/>
        <w:rPr>
          <w:rFonts w:cs="Arial"/>
        </w:rPr>
      </w:pPr>
      <w:r w:rsidRPr="00701D0B">
        <w:rPr>
          <w:rFonts w:cs="Arial"/>
        </w:rPr>
        <w:t>the Fiber Network shall be maintained in accordance with the requirements of the Maintenance and Support Service Schedule;</w:t>
      </w:r>
      <w:r w:rsidR="005C1B1C" w:rsidRPr="00701D0B">
        <w:rPr>
          <w:rFonts w:cs="Arial"/>
        </w:rPr>
        <w:t xml:space="preserve"> </w:t>
      </w:r>
    </w:p>
    <w:p w14:paraId="4BE0821B" w14:textId="482496C1" w:rsidR="005C1B1C" w:rsidRPr="00701D0B" w:rsidRDefault="005C1B1C" w:rsidP="00F6257D">
      <w:pPr>
        <w:pStyle w:val="Clause3Sub"/>
        <w:rPr>
          <w:rFonts w:cs="Arial"/>
        </w:rPr>
      </w:pPr>
      <w:r w:rsidRPr="00701D0B">
        <w:rPr>
          <w:rFonts w:cs="Arial"/>
        </w:rPr>
        <w:t>it has and shall inform</w:t>
      </w:r>
      <w:r w:rsidR="00751520" w:rsidRPr="00701D0B">
        <w:rPr>
          <w:rFonts w:cs="Arial"/>
        </w:rPr>
        <w:t xml:space="preserve"> the</w:t>
      </w:r>
      <w:r w:rsidRPr="00701D0B">
        <w:rPr>
          <w:rFonts w:cs="Arial"/>
        </w:rPr>
        <w:t xml:space="preserve"> </w:t>
      </w:r>
      <w:r w:rsidR="00C8101E" w:rsidRPr="00701D0B">
        <w:rPr>
          <w:rFonts w:cs="Arial"/>
        </w:rPr>
        <w:t>Customer</w:t>
      </w:r>
      <w:r w:rsidRPr="00701D0B">
        <w:rPr>
          <w:rFonts w:cs="Arial"/>
        </w:rPr>
        <w:t xml:space="preserve"> of any known third-party risks relevant </w:t>
      </w:r>
      <w:r w:rsidR="000112D7" w:rsidRPr="00701D0B">
        <w:rPr>
          <w:rFonts w:cs="Arial"/>
        </w:rPr>
        <w:t xml:space="preserve">to the </w:t>
      </w:r>
      <w:r w:rsidR="00FE5666" w:rsidRPr="00701D0B">
        <w:rPr>
          <w:rFonts w:cs="Arial"/>
        </w:rPr>
        <w:t>Fiber</w:t>
      </w:r>
      <w:r w:rsidRPr="00701D0B">
        <w:rPr>
          <w:rFonts w:cs="Arial"/>
        </w:rPr>
        <w:t xml:space="preserve"> </w:t>
      </w:r>
      <w:r w:rsidR="00786784" w:rsidRPr="00701D0B">
        <w:rPr>
          <w:rFonts w:cs="Arial"/>
        </w:rPr>
        <w:t>N</w:t>
      </w:r>
      <w:r w:rsidRPr="00701D0B">
        <w:rPr>
          <w:rFonts w:cs="Arial"/>
        </w:rPr>
        <w:t xml:space="preserve">etwork; </w:t>
      </w:r>
    </w:p>
    <w:p w14:paraId="7EEC1EF8" w14:textId="439C6486" w:rsidR="005C1B1C" w:rsidRPr="00701D0B" w:rsidRDefault="005C1B1C" w:rsidP="00F6257D">
      <w:pPr>
        <w:pStyle w:val="Clause3Sub"/>
        <w:rPr>
          <w:rFonts w:cs="Arial"/>
        </w:rPr>
      </w:pPr>
      <w:r w:rsidRPr="00701D0B">
        <w:rPr>
          <w:rFonts w:cs="Arial"/>
        </w:rPr>
        <w:t xml:space="preserve">all products and material that the </w:t>
      </w:r>
      <w:r w:rsidR="00C8101E" w:rsidRPr="00701D0B">
        <w:rPr>
          <w:rFonts w:cs="Arial"/>
        </w:rPr>
        <w:t>Service Provider</w:t>
      </w:r>
      <w:r w:rsidRPr="00701D0B">
        <w:rPr>
          <w:rFonts w:cs="Arial"/>
        </w:rPr>
        <w:t xml:space="preserve"> used to render the Services, shall have manufacturer warranties; </w:t>
      </w:r>
    </w:p>
    <w:p w14:paraId="436D1624" w14:textId="7FFB361A" w:rsidR="005C1B1C" w:rsidRPr="00701D0B" w:rsidRDefault="005C1B1C" w:rsidP="00663F58">
      <w:pPr>
        <w:pStyle w:val="Clause3Sub"/>
        <w:rPr>
          <w:rFonts w:cs="Arial"/>
        </w:rPr>
      </w:pPr>
      <w:r w:rsidRPr="00701D0B">
        <w:rPr>
          <w:rFonts w:cs="Arial"/>
        </w:rPr>
        <w:t xml:space="preserve">all product warranties are freely transferrable to </w:t>
      </w:r>
      <w:r w:rsidR="00751520" w:rsidRPr="00701D0B">
        <w:rPr>
          <w:rFonts w:cs="Arial"/>
        </w:rPr>
        <w:t xml:space="preserve">the </w:t>
      </w:r>
      <w:r w:rsidR="00C8101E" w:rsidRPr="00701D0B">
        <w:rPr>
          <w:rFonts w:cs="Arial"/>
        </w:rPr>
        <w:t>Customer</w:t>
      </w:r>
      <w:r w:rsidRPr="00701D0B">
        <w:rPr>
          <w:rFonts w:cs="Arial"/>
        </w:rPr>
        <w:t xml:space="preserve"> and do not require any consent from the relevant supplier or manufacturer thereof to effect such transfer; </w:t>
      </w:r>
    </w:p>
    <w:p w14:paraId="4AF73B45" w14:textId="40C59A46" w:rsidR="005C1B1C" w:rsidRPr="00701D0B" w:rsidRDefault="005C1B1C" w:rsidP="00663F58">
      <w:pPr>
        <w:pStyle w:val="Clause3Sub"/>
        <w:rPr>
          <w:rFonts w:cs="Arial"/>
        </w:rPr>
      </w:pPr>
      <w:r w:rsidRPr="00701D0B">
        <w:rPr>
          <w:rFonts w:cs="Arial"/>
        </w:rPr>
        <w:t xml:space="preserve">the ‘as built’ plans submitted to </w:t>
      </w:r>
      <w:r w:rsidR="00751520" w:rsidRPr="00701D0B">
        <w:rPr>
          <w:rFonts w:cs="Arial"/>
        </w:rPr>
        <w:t xml:space="preserve">the </w:t>
      </w:r>
      <w:r w:rsidR="00C8101E" w:rsidRPr="00701D0B">
        <w:rPr>
          <w:rFonts w:cs="Arial"/>
        </w:rPr>
        <w:t>Customer</w:t>
      </w:r>
      <w:r w:rsidRPr="00701D0B">
        <w:rPr>
          <w:rFonts w:cs="Arial"/>
        </w:rPr>
        <w:t xml:space="preserve"> are a true and accurate reflection of the </w:t>
      </w:r>
      <w:r w:rsidR="00FE5666" w:rsidRPr="00701D0B">
        <w:rPr>
          <w:rFonts w:cs="Arial"/>
        </w:rPr>
        <w:t>Fiber</w:t>
      </w:r>
      <w:r w:rsidRPr="00701D0B">
        <w:rPr>
          <w:rFonts w:cs="Arial"/>
        </w:rPr>
        <w:t xml:space="preserve"> </w:t>
      </w:r>
      <w:r w:rsidR="00694A42" w:rsidRPr="00701D0B">
        <w:rPr>
          <w:rFonts w:cs="Arial"/>
        </w:rPr>
        <w:t>N</w:t>
      </w:r>
      <w:r w:rsidRPr="00701D0B">
        <w:rPr>
          <w:rFonts w:cs="Arial"/>
        </w:rPr>
        <w:t>etwork and other Services rendered by it;</w:t>
      </w:r>
    </w:p>
    <w:p w14:paraId="09A997E4" w14:textId="06D5E339" w:rsidR="005C1B1C" w:rsidRPr="00701D0B" w:rsidRDefault="005C1B1C" w:rsidP="00663F58">
      <w:pPr>
        <w:pStyle w:val="Clause3Sub"/>
        <w:rPr>
          <w:rFonts w:cs="Arial"/>
        </w:rPr>
      </w:pPr>
      <w:r w:rsidRPr="00701D0B">
        <w:rPr>
          <w:rFonts w:cs="Arial"/>
        </w:rPr>
        <w:t xml:space="preserve">no liability shall arise as a consequence of the use or supply, by the </w:t>
      </w:r>
      <w:r w:rsidR="00C8101E" w:rsidRPr="00701D0B">
        <w:rPr>
          <w:rFonts w:cs="Arial"/>
        </w:rPr>
        <w:t>Service Provider</w:t>
      </w:r>
      <w:r w:rsidRPr="00701D0B">
        <w:rPr>
          <w:rFonts w:cs="Arial"/>
        </w:rPr>
        <w:t xml:space="preserve">, of any materials or products in the rendering of the Services for any particular Subarea; </w:t>
      </w:r>
      <w:r w:rsidR="009B7C90" w:rsidRPr="00701D0B">
        <w:rPr>
          <w:rFonts w:cs="Arial"/>
        </w:rPr>
        <w:t xml:space="preserve">and </w:t>
      </w:r>
    </w:p>
    <w:p w14:paraId="65BB1FBA" w14:textId="48E05125" w:rsidR="005C1B1C" w:rsidRPr="00701D0B" w:rsidRDefault="005C1B1C" w:rsidP="00F6257D">
      <w:pPr>
        <w:pStyle w:val="Clause3Sub"/>
        <w:rPr>
          <w:rFonts w:cs="Arial"/>
        </w:rPr>
      </w:pPr>
      <w:r w:rsidRPr="00701D0B">
        <w:rPr>
          <w:rFonts w:cs="Arial"/>
        </w:rPr>
        <w:t xml:space="preserve">the </w:t>
      </w:r>
      <w:r w:rsidR="00C8101E" w:rsidRPr="00701D0B">
        <w:rPr>
          <w:rFonts w:cs="Arial"/>
        </w:rPr>
        <w:t>Service Provider</w:t>
      </w:r>
      <w:r w:rsidRPr="00701D0B">
        <w:rPr>
          <w:rFonts w:cs="Arial"/>
        </w:rPr>
        <w:t xml:space="preserve"> and all of its employees rendering the Services have the required skill and expertise to do so</w:t>
      </w:r>
      <w:r w:rsidR="00F45937" w:rsidRPr="00701D0B">
        <w:rPr>
          <w:rFonts w:cs="Arial"/>
        </w:rPr>
        <w:t>; and</w:t>
      </w:r>
    </w:p>
    <w:p w14:paraId="7A5540FE" w14:textId="7392DD4B" w:rsidR="00DE102C" w:rsidRDefault="009C797A" w:rsidP="00F6257D">
      <w:pPr>
        <w:pStyle w:val="Clause3Sub"/>
        <w:rPr>
          <w:rFonts w:cs="Arial"/>
        </w:rPr>
      </w:pPr>
      <w:r>
        <w:rPr>
          <w:rFonts w:cs="Arial"/>
        </w:rPr>
        <w:lastRenderedPageBreak/>
        <w:t>Customer Equipment</w:t>
      </w:r>
      <w:r w:rsidR="00876A0C" w:rsidRPr="00701D0B">
        <w:rPr>
          <w:rFonts w:cs="Arial"/>
        </w:rPr>
        <w:t xml:space="preserve"> </w:t>
      </w:r>
      <w:r w:rsidR="00DE102C" w:rsidRPr="00701D0B">
        <w:rPr>
          <w:rFonts w:cs="Arial"/>
        </w:rPr>
        <w:t xml:space="preserve">will be safeguarded and installed in accordance with </w:t>
      </w:r>
      <w:r w:rsidR="000C35FC" w:rsidRPr="00701D0B">
        <w:rPr>
          <w:rFonts w:cs="Arial"/>
        </w:rPr>
        <w:t>Best Practice;</w:t>
      </w:r>
    </w:p>
    <w:p w14:paraId="35C567CC" w14:textId="6DAB1547" w:rsidR="005C1B1C" w:rsidRPr="00701D0B" w:rsidRDefault="005C1B1C" w:rsidP="00F6257D">
      <w:pPr>
        <w:pStyle w:val="Clause2Sub"/>
        <w:rPr>
          <w:rFonts w:cs="Arial"/>
        </w:rPr>
      </w:pPr>
      <w:bookmarkStart w:id="757" w:name="_Ref461533769"/>
      <w:r w:rsidRPr="00701D0B">
        <w:rPr>
          <w:rFonts w:cs="Arial"/>
        </w:rPr>
        <w:t xml:space="preserve">Each warranty given by the </w:t>
      </w:r>
      <w:r w:rsidR="00C8101E" w:rsidRPr="00701D0B">
        <w:rPr>
          <w:rFonts w:cs="Arial"/>
        </w:rPr>
        <w:t>Service Provider</w:t>
      </w:r>
      <w:r w:rsidRPr="00701D0B">
        <w:rPr>
          <w:rFonts w:cs="Arial"/>
        </w:rPr>
        <w:t xml:space="preserve"> in terms of this </w:t>
      </w:r>
      <w:r w:rsidR="00F6600E" w:rsidRPr="00701D0B">
        <w:rPr>
          <w:rFonts w:cs="Arial"/>
        </w:rPr>
        <w:t xml:space="preserve">clause </w:t>
      </w:r>
      <w:r w:rsidR="009B7C90" w:rsidRPr="00701D0B">
        <w:rPr>
          <w:rFonts w:cs="Arial"/>
        </w:rPr>
        <w:fldChar w:fldCharType="begin"/>
      </w:r>
      <w:r w:rsidR="009B7C90" w:rsidRPr="00701D0B">
        <w:rPr>
          <w:rFonts w:cs="Arial"/>
        </w:rPr>
        <w:instrText xml:space="preserve"> REF _Ref157590231 \w \h </w:instrText>
      </w:r>
      <w:r w:rsidR="00E6448E" w:rsidRPr="00701D0B">
        <w:rPr>
          <w:rFonts w:cs="Arial"/>
        </w:rPr>
        <w:instrText xml:space="preserve"> \* MERGEFORMAT </w:instrText>
      </w:r>
      <w:r w:rsidR="009B7C90" w:rsidRPr="00701D0B">
        <w:rPr>
          <w:rFonts w:cs="Arial"/>
        </w:rPr>
      </w:r>
      <w:r w:rsidR="009B7C90" w:rsidRPr="00701D0B">
        <w:rPr>
          <w:rFonts w:cs="Arial"/>
        </w:rPr>
        <w:fldChar w:fldCharType="separate"/>
      </w:r>
      <w:ins w:id="758" w:author="Werksmans" w:date="2025-09-24T22:32:00Z" w16du:dateUtc="2025-09-24T20:32:00Z">
        <w:r w:rsidR="00253ADF">
          <w:rPr>
            <w:rFonts w:cs="Arial"/>
          </w:rPr>
          <w:t>13</w:t>
        </w:r>
      </w:ins>
      <w:del w:id="759" w:author="Werksmans" w:date="2025-09-24T21:42:00Z" w16du:dateUtc="2025-09-24T19:42:00Z">
        <w:r w:rsidR="00E9082F" w:rsidDel="00A41121">
          <w:rPr>
            <w:rFonts w:cs="Arial"/>
          </w:rPr>
          <w:delText>12</w:delText>
        </w:r>
      </w:del>
      <w:r w:rsidR="009B7C90" w:rsidRPr="00701D0B">
        <w:rPr>
          <w:rFonts w:cs="Arial"/>
        </w:rPr>
        <w:fldChar w:fldCharType="end"/>
      </w:r>
      <w:r w:rsidR="009B7C90" w:rsidRPr="00701D0B">
        <w:rPr>
          <w:rFonts w:cs="Arial"/>
        </w:rPr>
        <w:t xml:space="preserve"> </w:t>
      </w:r>
      <w:r w:rsidRPr="00701D0B">
        <w:rPr>
          <w:rFonts w:cs="Arial"/>
        </w:rPr>
        <w:t>is given as at the Signature Date and every Services completion date and all periods between those dates.</w:t>
      </w:r>
      <w:bookmarkEnd w:id="757"/>
    </w:p>
    <w:p w14:paraId="57392562" w14:textId="2854C100" w:rsidR="00FB6742" w:rsidRPr="00701D0B" w:rsidRDefault="00FB6742" w:rsidP="00FB6742">
      <w:pPr>
        <w:pStyle w:val="Clause2Sub"/>
        <w:rPr>
          <w:rFonts w:cs="Arial"/>
        </w:rPr>
      </w:pPr>
      <w:r w:rsidRPr="00701D0B">
        <w:rPr>
          <w:rFonts w:cs="Arial"/>
        </w:rPr>
        <w:t>Each of the representations and warranties given by the Parties in terms of this clause shall:</w:t>
      </w:r>
    </w:p>
    <w:p w14:paraId="465C048E" w14:textId="77777777" w:rsidR="00FB6742" w:rsidRPr="00701D0B" w:rsidRDefault="00FB6742" w:rsidP="00FB6742">
      <w:pPr>
        <w:pStyle w:val="Clause3Sub"/>
        <w:rPr>
          <w:rFonts w:cs="Arial"/>
        </w:rPr>
      </w:pPr>
      <w:r w:rsidRPr="00701D0B">
        <w:rPr>
          <w:rFonts w:cs="Arial"/>
        </w:rPr>
        <w:t>be a separate warranty and will in no way be limited or restricted by inference from the terms of any other warranty or by any other words in this Agreement;</w:t>
      </w:r>
    </w:p>
    <w:p w14:paraId="5327A143" w14:textId="77777777" w:rsidR="00FB6742" w:rsidRPr="00701D0B" w:rsidRDefault="00FB6742" w:rsidP="00FB6742">
      <w:pPr>
        <w:pStyle w:val="Clause3Sub"/>
        <w:rPr>
          <w:rFonts w:cs="Arial"/>
        </w:rPr>
      </w:pPr>
      <w:r w:rsidRPr="00701D0B">
        <w:rPr>
          <w:rFonts w:cs="Arial"/>
        </w:rPr>
        <w:t>continue and remain in force notwithstanding the completion of any or all the transactions contemplated in this Agreement; and</w:t>
      </w:r>
    </w:p>
    <w:p w14:paraId="326273D6" w14:textId="48D53678" w:rsidR="00FB6742" w:rsidRPr="00701D0B" w:rsidRDefault="00FB6742" w:rsidP="00FB6742">
      <w:pPr>
        <w:pStyle w:val="Clause3Sub"/>
        <w:rPr>
          <w:rFonts w:cs="Arial"/>
        </w:rPr>
      </w:pPr>
      <w:r w:rsidRPr="00701D0B">
        <w:rPr>
          <w:rFonts w:cs="Arial"/>
          <w:i/>
          <w:iCs/>
        </w:rPr>
        <w:t>prima facie</w:t>
      </w:r>
      <w:r w:rsidRPr="00701D0B">
        <w:rPr>
          <w:rFonts w:cs="Arial"/>
        </w:rPr>
        <w:t xml:space="preserve"> be deemed to be material and to be a material representation inducing the </w:t>
      </w:r>
      <w:r w:rsidR="00F6600E" w:rsidRPr="00701D0B">
        <w:rPr>
          <w:rFonts w:cs="Arial"/>
        </w:rPr>
        <w:t xml:space="preserve">Customer </w:t>
      </w:r>
      <w:r w:rsidRPr="00701D0B">
        <w:rPr>
          <w:rFonts w:cs="Arial"/>
        </w:rPr>
        <w:t xml:space="preserve">to enter into this Agreement. </w:t>
      </w:r>
    </w:p>
    <w:p w14:paraId="2178090A" w14:textId="77777777" w:rsidR="005C1B1C" w:rsidRPr="00701D0B" w:rsidRDefault="005C1B1C" w:rsidP="00F6257D">
      <w:pPr>
        <w:pStyle w:val="Clause1Head"/>
        <w:rPr>
          <w:rFonts w:cs="Arial"/>
        </w:rPr>
      </w:pPr>
      <w:bookmarkStart w:id="760" w:name="_Toc157416509"/>
      <w:bookmarkStart w:id="761" w:name="_Toc157584672"/>
      <w:bookmarkStart w:id="762" w:name="_Toc157593125"/>
      <w:bookmarkStart w:id="763" w:name="_Toc157593582"/>
      <w:bookmarkStart w:id="764" w:name="_Toc157593679"/>
      <w:bookmarkStart w:id="765" w:name="_Toc209645587"/>
      <w:r w:rsidRPr="00701D0B">
        <w:rPr>
          <w:rFonts w:cs="Arial"/>
        </w:rPr>
        <w:t>WARRANTIES PROVIDED BY BOTH PARTIES</w:t>
      </w:r>
      <w:bookmarkEnd w:id="760"/>
      <w:bookmarkEnd w:id="761"/>
      <w:bookmarkEnd w:id="762"/>
      <w:bookmarkEnd w:id="763"/>
      <w:bookmarkEnd w:id="764"/>
      <w:bookmarkEnd w:id="765"/>
    </w:p>
    <w:p w14:paraId="14FF91F6" w14:textId="24EE3573" w:rsidR="005C1B1C" w:rsidRPr="00701D0B" w:rsidRDefault="005C1B1C" w:rsidP="00F6257D">
      <w:pPr>
        <w:pStyle w:val="Clause2Sub"/>
        <w:rPr>
          <w:rFonts w:cs="Arial"/>
        </w:rPr>
      </w:pPr>
      <w:bookmarkStart w:id="766" w:name="_Ref101800433"/>
      <w:r w:rsidRPr="00701D0B">
        <w:rPr>
          <w:rFonts w:cs="Arial"/>
        </w:rPr>
        <w:t>Each Part</w:t>
      </w:r>
      <w:r w:rsidR="00592123" w:rsidRPr="00701D0B">
        <w:rPr>
          <w:rFonts w:cs="Arial"/>
        </w:rPr>
        <w:t>y</w:t>
      </w:r>
      <w:r w:rsidRPr="00701D0B">
        <w:rPr>
          <w:rFonts w:cs="Arial"/>
        </w:rPr>
        <w:t xml:space="preserve"> hereby warrants to and in favour of the other that:</w:t>
      </w:r>
      <w:bookmarkEnd w:id="766"/>
    </w:p>
    <w:p w14:paraId="2B8F4F3A" w14:textId="670821F0" w:rsidR="005C1B1C" w:rsidRPr="00701D0B" w:rsidRDefault="005C1B1C" w:rsidP="00F6257D">
      <w:pPr>
        <w:pStyle w:val="Clause3Sub"/>
        <w:rPr>
          <w:rFonts w:cs="Arial"/>
        </w:rPr>
      </w:pPr>
      <w:bookmarkStart w:id="767" w:name="_4f1mdlm" w:colFirst="0" w:colLast="0"/>
      <w:bookmarkEnd w:id="767"/>
      <w:r w:rsidRPr="00701D0B">
        <w:rPr>
          <w:rFonts w:cs="Arial"/>
        </w:rPr>
        <w:t>it has</w:t>
      </w:r>
      <w:ins w:id="768" w:author="Werksmans" w:date="2025-09-24T21:55:00Z" w16du:dateUtc="2025-09-24T19:55:00Z">
        <w:r w:rsidR="0043668F">
          <w:rPr>
            <w:rFonts w:cs="Arial"/>
          </w:rPr>
          <w:t xml:space="preserve"> the legal capacity and</w:t>
        </w:r>
      </w:ins>
      <w:r w:rsidRPr="00701D0B">
        <w:rPr>
          <w:rFonts w:cs="Arial"/>
        </w:rPr>
        <w:t xml:space="preserve"> full power and authority to execute and enter into this Agreement and to perform its obligations under this Agreement</w:t>
      </w:r>
      <w:r w:rsidR="00AB0EE5" w:rsidRPr="00701D0B">
        <w:rPr>
          <w:rFonts w:cs="Arial"/>
        </w:rPr>
        <w:t xml:space="preserve"> and</w:t>
      </w:r>
      <w:r w:rsidRPr="00701D0B">
        <w:rPr>
          <w:rFonts w:cs="Arial"/>
        </w:rPr>
        <w:t xml:space="preserve"> all corporate acts and other proceedings required to be taken by or on behalf of such Party in order to execute this Agreement and the transactions contemplated herein</w:t>
      </w:r>
      <w:ins w:id="769" w:author="Werksmans" w:date="2025-09-24T21:56:00Z" w16du:dateUtc="2025-09-24T19:56:00Z">
        <w:r w:rsidR="0043668F">
          <w:rPr>
            <w:rFonts w:cs="Arial"/>
          </w:rPr>
          <w:t xml:space="preserve"> and that it has obtained all necessary approvals to do so, including having taken all neces</w:t>
        </w:r>
      </w:ins>
      <w:ins w:id="770" w:author="Werksmans" w:date="2025-09-24T21:57:00Z" w16du:dateUtc="2025-09-24T19:57:00Z">
        <w:r w:rsidR="0043668F">
          <w:rPr>
            <w:rFonts w:cs="Arial"/>
          </w:rPr>
          <w:t>sary corporate action</w:t>
        </w:r>
      </w:ins>
      <w:r w:rsidRPr="00701D0B">
        <w:rPr>
          <w:rFonts w:cs="Arial"/>
        </w:rPr>
        <w:t>;</w:t>
      </w:r>
      <w:r w:rsidR="00FB4220" w:rsidRPr="00701D0B">
        <w:rPr>
          <w:rFonts w:cs="Arial"/>
        </w:rPr>
        <w:t xml:space="preserve"> and</w:t>
      </w:r>
    </w:p>
    <w:p w14:paraId="21411571" w14:textId="40ABD279" w:rsidR="005C1B1C" w:rsidRPr="00701D0B" w:rsidRDefault="005C1B1C" w:rsidP="00FB4220">
      <w:pPr>
        <w:pStyle w:val="Clause3Sub"/>
        <w:rPr>
          <w:rFonts w:cs="Arial"/>
        </w:rPr>
      </w:pPr>
      <w:bookmarkStart w:id="771" w:name="_2u6wntf" w:colFirst="0" w:colLast="0"/>
      <w:bookmarkStart w:id="772" w:name="_19c6y18" w:colFirst="0" w:colLast="0"/>
      <w:bookmarkStart w:id="773" w:name="_3tbugp1" w:colFirst="0" w:colLast="0"/>
      <w:bookmarkStart w:id="774" w:name="_1mrcu09" w:colFirst="0" w:colLast="0"/>
      <w:bookmarkStart w:id="775" w:name="_46r0co2" w:colFirst="0" w:colLast="0"/>
      <w:bookmarkStart w:id="776" w:name="_2lwamvv" w:colFirst="0" w:colLast="0"/>
      <w:bookmarkEnd w:id="771"/>
      <w:bookmarkEnd w:id="772"/>
      <w:bookmarkEnd w:id="773"/>
      <w:bookmarkEnd w:id="774"/>
      <w:bookmarkEnd w:id="775"/>
      <w:bookmarkEnd w:id="776"/>
      <w:r w:rsidRPr="00701D0B">
        <w:rPr>
          <w:rFonts w:cs="Arial"/>
        </w:rPr>
        <w:t>the natural person who signs and executes this Agreement on its behalf is validly and duly authorised to do so</w:t>
      </w:r>
      <w:r w:rsidR="00FB4220" w:rsidRPr="00701D0B">
        <w:rPr>
          <w:rFonts w:cs="Arial"/>
        </w:rPr>
        <w:t>.</w:t>
      </w:r>
    </w:p>
    <w:p w14:paraId="31E9BCEB" w14:textId="066BA372" w:rsidR="005C1B1C" w:rsidRPr="00701D0B" w:rsidRDefault="005C1B1C" w:rsidP="00F6257D">
      <w:pPr>
        <w:pStyle w:val="Clause2Sub"/>
        <w:rPr>
          <w:rFonts w:cs="Arial"/>
        </w:rPr>
      </w:pPr>
      <w:bookmarkStart w:id="777" w:name="_111kx3o" w:colFirst="0" w:colLast="0"/>
      <w:bookmarkStart w:id="778" w:name="_3l18frh" w:colFirst="0" w:colLast="0"/>
      <w:bookmarkStart w:id="779" w:name="_206ipza" w:colFirst="0" w:colLast="0"/>
      <w:bookmarkEnd w:id="777"/>
      <w:bookmarkEnd w:id="778"/>
      <w:bookmarkEnd w:id="779"/>
      <w:r w:rsidRPr="00701D0B">
        <w:rPr>
          <w:rFonts w:cs="Arial"/>
        </w:rPr>
        <w:t>Each of the representations and warranties given by the Parties in terms of clause </w:t>
      </w:r>
      <w:r w:rsidRPr="00701D0B">
        <w:rPr>
          <w:rFonts w:cs="Arial"/>
        </w:rPr>
        <w:fldChar w:fldCharType="begin"/>
      </w:r>
      <w:r w:rsidRPr="00701D0B">
        <w:rPr>
          <w:rFonts w:cs="Arial"/>
        </w:rPr>
        <w:instrText xml:space="preserve"> REF _Ref101800433 \r \h  \* MERGEFORMAT </w:instrText>
      </w:r>
      <w:r w:rsidRPr="00701D0B">
        <w:rPr>
          <w:rFonts w:cs="Arial"/>
        </w:rPr>
      </w:r>
      <w:r w:rsidRPr="00701D0B">
        <w:rPr>
          <w:rFonts w:cs="Arial"/>
        </w:rPr>
        <w:fldChar w:fldCharType="separate"/>
      </w:r>
      <w:ins w:id="780" w:author="Werksmans" w:date="2025-09-24T22:32:00Z" w16du:dateUtc="2025-09-24T20:32:00Z">
        <w:r w:rsidR="00253ADF">
          <w:rPr>
            <w:rFonts w:cs="Arial"/>
          </w:rPr>
          <w:t>14.1</w:t>
        </w:r>
      </w:ins>
      <w:del w:id="781" w:author="Werksmans" w:date="2025-09-24T21:42:00Z" w16du:dateUtc="2025-09-24T19:42:00Z">
        <w:r w:rsidR="00E9082F" w:rsidDel="00A41121">
          <w:rPr>
            <w:rFonts w:cs="Arial"/>
          </w:rPr>
          <w:delText>13.1</w:delText>
        </w:r>
      </w:del>
      <w:r w:rsidRPr="00701D0B">
        <w:rPr>
          <w:rFonts w:cs="Arial"/>
        </w:rPr>
        <w:fldChar w:fldCharType="end"/>
      </w:r>
      <w:r w:rsidRPr="00701D0B">
        <w:rPr>
          <w:rFonts w:cs="Arial"/>
        </w:rPr>
        <w:t xml:space="preserve"> shall:</w:t>
      </w:r>
    </w:p>
    <w:p w14:paraId="6F015411" w14:textId="77777777" w:rsidR="005C1B1C" w:rsidRPr="00701D0B" w:rsidRDefault="005C1B1C" w:rsidP="00F6257D">
      <w:pPr>
        <w:pStyle w:val="Clause3Sub"/>
        <w:rPr>
          <w:rFonts w:cs="Arial"/>
        </w:rPr>
      </w:pPr>
      <w:bookmarkStart w:id="782" w:name="_4k668n3" w:colFirst="0" w:colLast="0"/>
      <w:bookmarkEnd w:id="782"/>
      <w:r w:rsidRPr="00701D0B">
        <w:rPr>
          <w:rFonts w:cs="Arial"/>
        </w:rPr>
        <w:t>be a separate warranty and will in no way be limited or restricted by inference from the terms of any other warranty or by any other words in this Agreement;</w:t>
      </w:r>
    </w:p>
    <w:p w14:paraId="21030212" w14:textId="77777777" w:rsidR="005C1B1C" w:rsidRPr="00701D0B" w:rsidRDefault="005C1B1C" w:rsidP="00F6257D">
      <w:pPr>
        <w:pStyle w:val="Clause3Sub"/>
        <w:rPr>
          <w:rFonts w:cs="Arial"/>
        </w:rPr>
      </w:pPr>
      <w:bookmarkStart w:id="783" w:name="_2zbgiuw" w:colFirst="0" w:colLast="0"/>
      <w:bookmarkEnd w:id="783"/>
      <w:r w:rsidRPr="00701D0B">
        <w:rPr>
          <w:rFonts w:cs="Arial"/>
        </w:rPr>
        <w:lastRenderedPageBreak/>
        <w:t>continue and remain in force notwithstanding the completion of any or all the transactions contemplated in this Agreement; and</w:t>
      </w:r>
    </w:p>
    <w:p w14:paraId="5B2A04EA" w14:textId="4E7B5A3D" w:rsidR="005C1B1C" w:rsidRPr="00701D0B" w:rsidRDefault="005C1B1C" w:rsidP="000818D5">
      <w:pPr>
        <w:pStyle w:val="Clause3Sub"/>
        <w:rPr>
          <w:rFonts w:cs="Arial"/>
        </w:rPr>
      </w:pPr>
      <w:bookmarkStart w:id="784" w:name="_1egqt2p" w:colFirst="0" w:colLast="0"/>
      <w:bookmarkEnd w:id="784"/>
      <w:r w:rsidRPr="00701D0B">
        <w:rPr>
          <w:rFonts w:cs="Arial"/>
          <w:i/>
          <w:iCs/>
        </w:rPr>
        <w:t>prima facie</w:t>
      </w:r>
      <w:r w:rsidRPr="00701D0B">
        <w:rPr>
          <w:rFonts w:cs="Arial"/>
        </w:rPr>
        <w:t xml:space="preserve"> be deemed to be material and to be a material representation inducing the other Party to enter into this Agreement. </w:t>
      </w:r>
    </w:p>
    <w:p w14:paraId="760B7EC3" w14:textId="4F64EA98" w:rsidR="005C1B1C" w:rsidRPr="00701D0B" w:rsidRDefault="005C1B1C" w:rsidP="00F6257D">
      <w:pPr>
        <w:pStyle w:val="Clause1Head"/>
        <w:rPr>
          <w:rFonts w:cs="Arial"/>
        </w:rPr>
      </w:pPr>
      <w:bookmarkStart w:id="785" w:name="_Ref104989854"/>
      <w:bookmarkStart w:id="786" w:name="_Toc157416510"/>
      <w:bookmarkStart w:id="787" w:name="_Toc157584673"/>
      <w:bookmarkStart w:id="788" w:name="_Toc157593126"/>
      <w:bookmarkStart w:id="789" w:name="_Toc157593583"/>
      <w:bookmarkStart w:id="790" w:name="_Toc157593680"/>
      <w:bookmarkStart w:id="791" w:name="_Ref207642682"/>
      <w:bookmarkStart w:id="792" w:name="_Toc209645588"/>
      <w:r w:rsidRPr="00701D0B">
        <w:rPr>
          <w:rFonts w:cs="Arial"/>
        </w:rPr>
        <w:t xml:space="preserve">INDEMNITIES PROVIDED BY THE </w:t>
      </w:r>
      <w:bookmarkEnd w:id="785"/>
      <w:bookmarkEnd w:id="786"/>
      <w:bookmarkEnd w:id="787"/>
      <w:r w:rsidR="00592123" w:rsidRPr="00701D0B">
        <w:rPr>
          <w:rFonts w:cs="Arial"/>
        </w:rPr>
        <w:t>SERVICE PROVIDER</w:t>
      </w:r>
      <w:bookmarkEnd w:id="788"/>
      <w:bookmarkEnd w:id="789"/>
      <w:bookmarkEnd w:id="790"/>
      <w:bookmarkEnd w:id="791"/>
      <w:bookmarkEnd w:id="792"/>
      <w:r w:rsidR="00592123" w:rsidRPr="00701D0B">
        <w:rPr>
          <w:rFonts w:cs="Arial"/>
        </w:rPr>
        <w:t xml:space="preserve">   </w:t>
      </w:r>
    </w:p>
    <w:p w14:paraId="320B056A" w14:textId="3D4B80C7" w:rsidR="005C1B1C" w:rsidRPr="00701D0B" w:rsidRDefault="005C1B1C" w:rsidP="00F6257D">
      <w:pPr>
        <w:pStyle w:val="Clause2Sub"/>
        <w:rPr>
          <w:rFonts w:cs="Arial"/>
        </w:rPr>
      </w:pPr>
      <w:bookmarkStart w:id="793" w:name="_Ref129061956"/>
      <w:r w:rsidRPr="00701D0B">
        <w:rPr>
          <w:rFonts w:cs="Arial"/>
        </w:rPr>
        <w:t xml:space="preserve">Without prejudice to any rights of </w:t>
      </w:r>
      <w:r w:rsidR="00592123" w:rsidRPr="00701D0B">
        <w:rPr>
          <w:rFonts w:cs="Arial"/>
        </w:rPr>
        <w:t xml:space="preserve">the </w:t>
      </w:r>
      <w:r w:rsidR="00C8101E" w:rsidRPr="00701D0B">
        <w:rPr>
          <w:rFonts w:cs="Arial"/>
        </w:rPr>
        <w:t>Customer</w:t>
      </w:r>
      <w:r w:rsidRPr="00701D0B">
        <w:rPr>
          <w:rFonts w:cs="Arial"/>
        </w:rPr>
        <w:t xml:space="preserve"> arising from any other provision of this Agreement, and in addition to the indemnities given by the </w:t>
      </w:r>
      <w:r w:rsidR="00C8101E" w:rsidRPr="00701D0B">
        <w:rPr>
          <w:rFonts w:cs="Arial"/>
        </w:rPr>
        <w:t>Service Provider</w:t>
      </w:r>
      <w:r w:rsidRPr="00701D0B">
        <w:rPr>
          <w:rFonts w:cs="Arial"/>
        </w:rPr>
        <w:t xml:space="preserve"> anywhere else in this Agreement, the </w:t>
      </w:r>
      <w:r w:rsidR="00C8101E" w:rsidRPr="00701D0B">
        <w:rPr>
          <w:rFonts w:cs="Arial"/>
        </w:rPr>
        <w:t>Service Provider</w:t>
      </w:r>
      <w:r w:rsidRPr="00701D0B">
        <w:rPr>
          <w:rFonts w:cs="Arial"/>
        </w:rPr>
        <w:t xml:space="preserve"> hereby agrees to indemnify and hold </w:t>
      </w:r>
      <w:r w:rsidR="000B72A8" w:rsidRPr="00701D0B">
        <w:rPr>
          <w:rFonts w:cs="Arial"/>
        </w:rPr>
        <w:t xml:space="preserve">the </w:t>
      </w:r>
      <w:r w:rsidR="00C8101E" w:rsidRPr="00701D0B">
        <w:rPr>
          <w:rFonts w:cs="Arial"/>
        </w:rPr>
        <w:t>Customer</w:t>
      </w:r>
      <w:r w:rsidRPr="00701D0B">
        <w:rPr>
          <w:rFonts w:cs="Arial"/>
        </w:rPr>
        <w:t xml:space="preserve"> harmless from and against the entirety of any </w:t>
      </w:r>
      <w:r w:rsidR="000E1631" w:rsidRPr="00701D0B">
        <w:rPr>
          <w:rFonts w:cs="Arial"/>
        </w:rPr>
        <w:t xml:space="preserve">Losses </w:t>
      </w:r>
      <w:r w:rsidRPr="00701D0B">
        <w:rPr>
          <w:rFonts w:cs="Arial"/>
        </w:rPr>
        <w:t xml:space="preserve">which </w:t>
      </w:r>
      <w:r w:rsidR="000B72A8" w:rsidRPr="00701D0B">
        <w:rPr>
          <w:rFonts w:cs="Arial"/>
        </w:rPr>
        <w:t xml:space="preserve">the </w:t>
      </w:r>
      <w:r w:rsidR="00C8101E" w:rsidRPr="00701D0B">
        <w:rPr>
          <w:rFonts w:cs="Arial"/>
        </w:rPr>
        <w:t>Customer</w:t>
      </w:r>
      <w:r w:rsidRPr="00701D0B">
        <w:rPr>
          <w:rFonts w:cs="Arial"/>
        </w:rPr>
        <w:t xml:space="preserve"> may suffer arising out of</w:t>
      </w:r>
      <w:bookmarkEnd w:id="793"/>
      <w:r w:rsidRPr="00701D0B">
        <w:rPr>
          <w:rFonts w:cs="Arial"/>
        </w:rPr>
        <w:t>:</w:t>
      </w:r>
    </w:p>
    <w:p w14:paraId="6BDEE8DA" w14:textId="2D809F03" w:rsidR="00AF20F6" w:rsidRPr="00AF20F6" w:rsidRDefault="00AF20F6" w:rsidP="00AF20F6">
      <w:pPr>
        <w:pStyle w:val="Clause3Sub"/>
        <w:rPr>
          <w:ins w:id="794" w:author="Werksmans" w:date="2025-09-01T18:11:00Z" w16du:dateUtc="2025-09-01T16:11:00Z"/>
          <w:rFonts w:cs="Arial"/>
        </w:rPr>
      </w:pPr>
      <w:ins w:id="795" w:author="Werksmans" w:date="2025-09-01T18:11:00Z" w16du:dateUtc="2025-09-01T16:11:00Z">
        <w:r w:rsidRPr="00AF20F6">
          <w:rPr>
            <w:rFonts w:cs="Arial"/>
          </w:rPr>
          <w:t>any death, injury or damage to any person or property resulting from the performance of the Services.</w:t>
        </w:r>
      </w:ins>
    </w:p>
    <w:p w14:paraId="6BDB6FAC" w14:textId="54261406" w:rsidR="005C1B1C" w:rsidRPr="00701D0B" w:rsidRDefault="005C1B1C" w:rsidP="00F6257D">
      <w:pPr>
        <w:pStyle w:val="Clause3Sub"/>
        <w:rPr>
          <w:rFonts w:cs="Arial"/>
        </w:rPr>
      </w:pPr>
      <w:r w:rsidRPr="00701D0B">
        <w:rPr>
          <w:rFonts w:cs="Arial"/>
        </w:rPr>
        <w:t>a failure of any of the warranties and/or undertakings contained in this Agreement to be true and correct;</w:t>
      </w:r>
    </w:p>
    <w:p w14:paraId="5C581437" w14:textId="0F9E7E30" w:rsidR="005C1B1C" w:rsidRPr="00701D0B" w:rsidRDefault="005C1B1C" w:rsidP="00F6257D">
      <w:pPr>
        <w:pStyle w:val="Clause3Sub"/>
        <w:rPr>
          <w:rFonts w:cs="Arial"/>
        </w:rPr>
      </w:pPr>
      <w:r w:rsidRPr="00701D0B">
        <w:rPr>
          <w:rFonts w:cs="Arial"/>
        </w:rPr>
        <w:t xml:space="preserve">any breach or non-compliance by the </w:t>
      </w:r>
      <w:r w:rsidR="00C8101E" w:rsidRPr="00701D0B">
        <w:rPr>
          <w:rFonts w:cs="Arial"/>
        </w:rPr>
        <w:t>Service Provider</w:t>
      </w:r>
      <w:r w:rsidRPr="00701D0B">
        <w:rPr>
          <w:rFonts w:cs="Arial"/>
        </w:rPr>
        <w:t xml:space="preserve"> with any of its obligations contained in this Agreement;</w:t>
      </w:r>
    </w:p>
    <w:p w14:paraId="3A0C7033" w14:textId="6DA29629" w:rsidR="005C1B1C" w:rsidRPr="00701D0B" w:rsidRDefault="005C1B1C" w:rsidP="00F6257D">
      <w:pPr>
        <w:pStyle w:val="Clause3Sub"/>
        <w:rPr>
          <w:rFonts w:cs="Arial"/>
        </w:rPr>
      </w:pPr>
      <w:bookmarkStart w:id="796" w:name="_Ref265238380"/>
      <w:r w:rsidRPr="00701D0B">
        <w:rPr>
          <w:rFonts w:cs="Arial"/>
        </w:rPr>
        <w:t xml:space="preserve">all liabilities and obligations of the </w:t>
      </w:r>
      <w:r w:rsidR="00C8101E" w:rsidRPr="00701D0B">
        <w:rPr>
          <w:rFonts w:cs="Arial"/>
        </w:rPr>
        <w:t>Service Provider</w:t>
      </w:r>
      <w:r w:rsidRPr="00701D0B">
        <w:rPr>
          <w:rFonts w:cs="Arial"/>
        </w:rPr>
        <w:t xml:space="preserve"> relating to its employees</w:t>
      </w:r>
      <w:r w:rsidR="00653109" w:rsidRPr="00701D0B">
        <w:rPr>
          <w:rFonts w:cs="Arial"/>
        </w:rPr>
        <w:t xml:space="preserve">, </w:t>
      </w:r>
      <w:r w:rsidR="00AD65DB">
        <w:rPr>
          <w:rFonts w:cs="Arial"/>
        </w:rPr>
        <w:t>c</w:t>
      </w:r>
      <w:r w:rsidR="00E20B38" w:rsidRPr="00701D0B">
        <w:rPr>
          <w:rFonts w:cs="Arial"/>
        </w:rPr>
        <w:t>ontractors</w:t>
      </w:r>
      <w:r w:rsidR="00653109" w:rsidRPr="00701D0B">
        <w:rPr>
          <w:rFonts w:cs="Arial"/>
        </w:rPr>
        <w:t>, or suppliers</w:t>
      </w:r>
      <w:r w:rsidRPr="00701D0B">
        <w:rPr>
          <w:rFonts w:cs="Arial"/>
        </w:rPr>
        <w:t xml:space="preserve"> for any reason whatsoever;</w:t>
      </w:r>
      <w:bookmarkEnd w:id="796"/>
    </w:p>
    <w:p w14:paraId="0A3935CA" w14:textId="0BE57778" w:rsidR="005C1B1C" w:rsidRPr="00701D0B" w:rsidRDefault="005C1B1C" w:rsidP="00F6257D">
      <w:pPr>
        <w:pStyle w:val="Clause3Sub"/>
        <w:rPr>
          <w:rFonts w:cs="Arial"/>
        </w:rPr>
      </w:pPr>
      <w:r w:rsidRPr="00701D0B">
        <w:rPr>
          <w:rFonts w:cs="Arial"/>
        </w:rPr>
        <w:t xml:space="preserve">any liability of the </w:t>
      </w:r>
      <w:r w:rsidR="00C8101E" w:rsidRPr="00701D0B">
        <w:rPr>
          <w:rFonts w:cs="Arial"/>
        </w:rPr>
        <w:t>Service Provider</w:t>
      </w:r>
      <w:r w:rsidRPr="00701D0B">
        <w:rPr>
          <w:rFonts w:cs="Arial"/>
        </w:rPr>
        <w:t xml:space="preserve"> for tax arising in relation to the rendering of the Services;</w:t>
      </w:r>
    </w:p>
    <w:p w14:paraId="68FBFC4C" w14:textId="45459B23" w:rsidR="000475ED" w:rsidRDefault="000475ED" w:rsidP="00F6257D">
      <w:pPr>
        <w:pStyle w:val="Clause3Sub"/>
        <w:rPr>
          <w:ins w:id="797" w:author="Werksmans" w:date="2025-09-01T18:06:00Z" w16du:dateUtc="2025-09-01T16:06:00Z"/>
          <w:rFonts w:cs="Arial"/>
        </w:rPr>
      </w:pPr>
      <w:bookmarkStart w:id="798" w:name="_Ref265238383"/>
      <w:ins w:id="799" w:author="Werksmans" w:date="2025-09-01T18:06:00Z" w16du:dateUtc="2025-09-01T16:06:00Z">
        <w:r>
          <w:rPr>
            <w:rFonts w:cs="Arial"/>
          </w:rPr>
          <w:t>any claims by the employ</w:t>
        </w:r>
      </w:ins>
      <w:ins w:id="800" w:author="Werksmans" w:date="2025-09-01T18:07:00Z" w16du:dateUtc="2025-09-01T16:07:00Z">
        <w:r>
          <w:rPr>
            <w:rFonts w:cs="Arial"/>
          </w:rPr>
          <w:t>ees and/or subcontractors of the Service Provider against the Customer;</w:t>
        </w:r>
      </w:ins>
    </w:p>
    <w:p w14:paraId="14D41C99" w14:textId="66BFD930" w:rsidR="0051402F" w:rsidRPr="00701D0B" w:rsidRDefault="005C1B1C" w:rsidP="00F6257D">
      <w:pPr>
        <w:pStyle w:val="Clause3Sub"/>
        <w:rPr>
          <w:rFonts w:cs="Arial"/>
        </w:rPr>
      </w:pPr>
      <w:r w:rsidRPr="00701D0B">
        <w:rPr>
          <w:rFonts w:cs="Arial"/>
        </w:rPr>
        <w:t>any environmental or health and safety liability resulting from </w:t>
      </w:r>
      <w:bookmarkEnd w:id="798"/>
      <w:r w:rsidRPr="00701D0B">
        <w:rPr>
          <w:rFonts w:cs="Arial"/>
        </w:rPr>
        <w:t xml:space="preserve">the failure of the </w:t>
      </w:r>
      <w:r w:rsidR="00C8101E" w:rsidRPr="00701D0B">
        <w:rPr>
          <w:rFonts w:cs="Arial"/>
        </w:rPr>
        <w:t>Service Provider</w:t>
      </w:r>
      <w:r w:rsidRPr="00701D0B">
        <w:rPr>
          <w:rFonts w:cs="Arial"/>
        </w:rPr>
        <w:t xml:space="preserve"> to comply with the </w:t>
      </w:r>
      <w:r w:rsidR="00405708" w:rsidRPr="00701D0B">
        <w:rPr>
          <w:rFonts w:cs="Arial"/>
        </w:rPr>
        <w:t>A</w:t>
      </w:r>
      <w:r w:rsidRPr="00701D0B">
        <w:rPr>
          <w:rFonts w:cs="Arial"/>
        </w:rPr>
        <w:t xml:space="preserve">pplicable </w:t>
      </w:r>
      <w:r w:rsidR="00405708" w:rsidRPr="00701D0B">
        <w:rPr>
          <w:rFonts w:cs="Arial"/>
        </w:rPr>
        <w:t>L</w:t>
      </w:r>
      <w:r w:rsidRPr="00701D0B">
        <w:rPr>
          <w:rFonts w:cs="Arial"/>
        </w:rPr>
        <w:t xml:space="preserve">aws; </w:t>
      </w:r>
      <w:r w:rsidR="00E270D2" w:rsidRPr="00701D0B">
        <w:rPr>
          <w:rFonts w:cs="Arial"/>
        </w:rPr>
        <w:t>and/or</w:t>
      </w:r>
    </w:p>
    <w:p w14:paraId="27524DDB" w14:textId="4588DD82" w:rsidR="005C1B1C" w:rsidRPr="00701D0B" w:rsidRDefault="005C1B1C" w:rsidP="00F6257D">
      <w:pPr>
        <w:pStyle w:val="Clause3Sub"/>
        <w:rPr>
          <w:rFonts w:cs="Arial"/>
        </w:rPr>
      </w:pPr>
      <w:r w:rsidRPr="00701D0B">
        <w:rPr>
          <w:rFonts w:cs="Arial"/>
        </w:rPr>
        <w:t xml:space="preserve">any claims or </w:t>
      </w:r>
      <w:r w:rsidR="00272BA8" w:rsidRPr="00701D0B">
        <w:rPr>
          <w:rFonts w:cs="Arial"/>
        </w:rPr>
        <w:t>L</w:t>
      </w:r>
      <w:r w:rsidRPr="00701D0B">
        <w:rPr>
          <w:rFonts w:cs="Arial"/>
        </w:rPr>
        <w:t xml:space="preserve">osses arising from a third-party claim in relation to the rendering of the Services and/or construction of the </w:t>
      </w:r>
      <w:r w:rsidR="00FE5666" w:rsidRPr="00701D0B">
        <w:rPr>
          <w:rFonts w:cs="Arial"/>
        </w:rPr>
        <w:t>Fiber</w:t>
      </w:r>
      <w:r w:rsidRPr="00701D0B">
        <w:rPr>
          <w:rFonts w:cs="Arial"/>
        </w:rPr>
        <w:t xml:space="preserve"> </w:t>
      </w:r>
      <w:r w:rsidR="00405708" w:rsidRPr="00701D0B">
        <w:rPr>
          <w:rFonts w:cs="Arial"/>
        </w:rPr>
        <w:t>N</w:t>
      </w:r>
      <w:r w:rsidRPr="00701D0B">
        <w:rPr>
          <w:rFonts w:cs="Arial"/>
        </w:rPr>
        <w:t>etwork</w:t>
      </w:r>
      <w:r w:rsidR="00405708" w:rsidRPr="00701D0B">
        <w:rPr>
          <w:rFonts w:cs="Arial"/>
        </w:rPr>
        <w:t>.</w:t>
      </w:r>
    </w:p>
    <w:p w14:paraId="301BDBA4" w14:textId="7D4E993B" w:rsidR="005C1B1C" w:rsidRPr="00701D0B" w:rsidRDefault="005C1B1C" w:rsidP="000818D5">
      <w:pPr>
        <w:pStyle w:val="Clause2Sub"/>
        <w:rPr>
          <w:rFonts w:cs="Arial"/>
        </w:rPr>
      </w:pPr>
      <w:bookmarkStart w:id="801" w:name="_Toc75942235"/>
      <w:bookmarkStart w:id="802" w:name="_Toc76479441"/>
      <w:bookmarkStart w:id="803" w:name="_Ref94951111"/>
      <w:bookmarkStart w:id="804" w:name="_Ref243374464"/>
      <w:r w:rsidRPr="00701D0B">
        <w:rPr>
          <w:rFonts w:cs="Arial"/>
        </w:rPr>
        <w:t xml:space="preserve">Pursuant to the terms of this clause </w:t>
      </w:r>
      <w:r w:rsidRPr="00701D0B">
        <w:rPr>
          <w:rFonts w:cs="Arial"/>
        </w:rPr>
        <w:fldChar w:fldCharType="begin"/>
      </w:r>
      <w:r w:rsidRPr="00701D0B">
        <w:rPr>
          <w:rFonts w:cs="Arial"/>
        </w:rPr>
        <w:instrText xml:space="preserve"> REF _Ref104989854 \r \h </w:instrText>
      </w:r>
      <w:r w:rsidR="000818D5" w:rsidRPr="00701D0B">
        <w:rPr>
          <w:rFonts w:cs="Arial"/>
        </w:rPr>
        <w:instrText xml:space="preserve"> \* MERGEFORMAT </w:instrText>
      </w:r>
      <w:r w:rsidRPr="00701D0B">
        <w:rPr>
          <w:rFonts w:cs="Arial"/>
        </w:rPr>
      </w:r>
      <w:r w:rsidRPr="00701D0B">
        <w:rPr>
          <w:rFonts w:cs="Arial"/>
        </w:rPr>
        <w:fldChar w:fldCharType="separate"/>
      </w:r>
      <w:ins w:id="805" w:author="Werksmans" w:date="2025-09-24T22:32:00Z" w16du:dateUtc="2025-09-24T20:32:00Z">
        <w:r w:rsidR="00253ADF">
          <w:rPr>
            <w:rFonts w:cs="Arial"/>
          </w:rPr>
          <w:t>15</w:t>
        </w:r>
      </w:ins>
      <w:del w:id="806" w:author="Werksmans" w:date="2025-09-24T21:42:00Z" w16du:dateUtc="2025-09-24T19:42:00Z">
        <w:r w:rsidR="00E9082F" w:rsidDel="00A41121">
          <w:rPr>
            <w:rFonts w:cs="Arial"/>
          </w:rPr>
          <w:delText>14</w:delText>
        </w:r>
      </w:del>
      <w:r w:rsidRPr="00701D0B">
        <w:rPr>
          <w:rFonts w:cs="Arial"/>
        </w:rPr>
        <w:fldChar w:fldCharType="end"/>
      </w:r>
      <w:r w:rsidRPr="00701D0B">
        <w:rPr>
          <w:rFonts w:cs="Arial"/>
        </w:rPr>
        <w:t xml:space="preserve">, in the event of </w:t>
      </w:r>
      <w:r w:rsidR="00592123" w:rsidRPr="00701D0B">
        <w:rPr>
          <w:rFonts w:cs="Arial"/>
        </w:rPr>
        <w:t xml:space="preserve">the </w:t>
      </w:r>
      <w:r w:rsidR="00C8101E" w:rsidRPr="00701D0B">
        <w:rPr>
          <w:rFonts w:cs="Arial"/>
        </w:rPr>
        <w:t>Customer</w:t>
      </w:r>
      <w:r w:rsidRPr="00701D0B">
        <w:rPr>
          <w:rFonts w:cs="Arial"/>
        </w:rPr>
        <w:t xml:space="preserve"> being held liable for any</w:t>
      </w:r>
      <w:r w:rsidR="008C7897" w:rsidRPr="00701D0B">
        <w:rPr>
          <w:rFonts w:cs="Arial"/>
        </w:rPr>
        <w:t xml:space="preserve"> Losses</w:t>
      </w:r>
      <w:r w:rsidRPr="00701D0B">
        <w:rPr>
          <w:rFonts w:cs="Arial"/>
        </w:rPr>
        <w:t xml:space="preserve"> to which the warranties relate, the </w:t>
      </w:r>
      <w:r w:rsidR="00C8101E" w:rsidRPr="00701D0B">
        <w:rPr>
          <w:rFonts w:cs="Arial"/>
        </w:rPr>
        <w:t>Service Provider</w:t>
      </w:r>
      <w:r w:rsidRPr="00701D0B">
        <w:rPr>
          <w:rFonts w:cs="Arial"/>
        </w:rPr>
        <w:t xml:space="preserve"> will forthwith upon such amount being determined, pay an amount equal to such </w:t>
      </w:r>
      <w:r w:rsidR="008C7897" w:rsidRPr="00701D0B">
        <w:rPr>
          <w:rFonts w:cs="Arial"/>
        </w:rPr>
        <w:t>Losses</w:t>
      </w:r>
      <w:bookmarkEnd w:id="801"/>
      <w:bookmarkEnd w:id="802"/>
      <w:r w:rsidRPr="00701D0B">
        <w:rPr>
          <w:rFonts w:cs="Arial"/>
        </w:rPr>
        <w:t xml:space="preserve">. </w:t>
      </w:r>
      <w:bookmarkEnd w:id="803"/>
    </w:p>
    <w:p w14:paraId="37C5F500" w14:textId="42C302DA" w:rsidR="005C1B1C" w:rsidRPr="00701D0B" w:rsidRDefault="005C1B1C" w:rsidP="00F6257D">
      <w:pPr>
        <w:pStyle w:val="Clause2Sub"/>
        <w:rPr>
          <w:rFonts w:cs="Arial"/>
        </w:rPr>
      </w:pPr>
      <w:r w:rsidRPr="00701D0B">
        <w:rPr>
          <w:rFonts w:cs="Arial"/>
        </w:rPr>
        <w:lastRenderedPageBreak/>
        <w:t>The indemnification provisions contained in this clause </w:t>
      </w:r>
      <w:r w:rsidRPr="00701D0B">
        <w:rPr>
          <w:rFonts w:cs="Arial"/>
        </w:rPr>
        <w:fldChar w:fldCharType="begin"/>
      </w:r>
      <w:r w:rsidRPr="00701D0B">
        <w:rPr>
          <w:rFonts w:cs="Arial"/>
        </w:rPr>
        <w:instrText xml:space="preserve"> REF _Ref104989854 \r \h </w:instrText>
      </w:r>
      <w:r w:rsidR="000818D5" w:rsidRPr="00701D0B">
        <w:rPr>
          <w:rFonts w:cs="Arial"/>
        </w:rPr>
        <w:instrText xml:space="preserve"> \* MERGEFORMAT </w:instrText>
      </w:r>
      <w:r w:rsidRPr="00701D0B">
        <w:rPr>
          <w:rFonts w:cs="Arial"/>
        </w:rPr>
      </w:r>
      <w:r w:rsidRPr="00701D0B">
        <w:rPr>
          <w:rFonts w:cs="Arial"/>
        </w:rPr>
        <w:fldChar w:fldCharType="separate"/>
      </w:r>
      <w:ins w:id="807" w:author="Werksmans" w:date="2025-09-24T22:32:00Z" w16du:dateUtc="2025-09-24T20:32:00Z">
        <w:r w:rsidR="00253ADF">
          <w:rPr>
            <w:rFonts w:cs="Arial"/>
          </w:rPr>
          <w:t>15</w:t>
        </w:r>
      </w:ins>
      <w:del w:id="808" w:author="Werksmans" w:date="2025-09-24T21:42:00Z" w16du:dateUtc="2025-09-24T19:42:00Z">
        <w:r w:rsidR="00E9082F" w:rsidDel="00A41121">
          <w:rPr>
            <w:rFonts w:cs="Arial"/>
          </w:rPr>
          <w:delText>14</w:delText>
        </w:r>
      </w:del>
      <w:r w:rsidRPr="00701D0B">
        <w:rPr>
          <w:rFonts w:cs="Arial"/>
        </w:rPr>
        <w:fldChar w:fldCharType="end"/>
      </w:r>
      <w:r w:rsidRPr="00701D0B">
        <w:rPr>
          <w:rFonts w:cs="Arial"/>
        </w:rPr>
        <w:t xml:space="preserve"> are in addition to, and do not in any way derogate from, any statutory or common law remedy</w:t>
      </w:r>
      <w:r w:rsidR="00CF4EB0" w:rsidRPr="00701D0B">
        <w:rPr>
          <w:rFonts w:cs="Arial"/>
        </w:rPr>
        <w:t xml:space="preserve"> the</w:t>
      </w:r>
      <w:r w:rsidRPr="00701D0B">
        <w:rPr>
          <w:rFonts w:cs="Arial"/>
        </w:rPr>
        <w:t xml:space="preserve"> </w:t>
      </w:r>
      <w:r w:rsidR="00C8101E" w:rsidRPr="00701D0B">
        <w:rPr>
          <w:rFonts w:cs="Arial"/>
        </w:rPr>
        <w:t>Customer</w:t>
      </w:r>
      <w:r w:rsidRPr="00701D0B">
        <w:rPr>
          <w:rFonts w:cs="Arial"/>
        </w:rPr>
        <w:t xml:space="preserve"> may have for breach of this Agreement.</w:t>
      </w:r>
      <w:bookmarkEnd w:id="804"/>
    </w:p>
    <w:p w14:paraId="4054D359" w14:textId="77777777" w:rsidR="005C1B1C" w:rsidRPr="00701D0B" w:rsidRDefault="005C1B1C" w:rsidP="00F6257D">
      <w:pPr>
        <w:pStyle w:val="Clause1Head"/>
        <w:rPr>
          <w:rFonts w:cs="Arial"/>
        </w:rPr>
      </w:pPr>
      <w:bookmarkStart w:id="809" w:name="_Toc157416511"/>
      <w:bookmarkStart w:id="810" w:name="_Toc157584674"/>
      <w:bookmarkStart w:id="811" w:name="_Toc157593127"/>
      <w:bookmarkStart w:id="812" w:name="_Toc157593584"/>
      <w:bookmarkStart w:id="813" w:name="_Toc157593681"/>
      <w:bookmarkStart w:id="814" w:name="_Toc209645589"/>
      <w:r w:rsidRPr="00701D0B">
        <w:rPr>
          <w:rFonts w:cs="Arial"/>
        </w:rPr>
        <w:t>LIMITATION OF LIABILITY</w:t>
      </w:r>
      <w:bookmarkEnd w:id="809"/>
      <w:bookmarkEnd w:id="810"/>
      <w:bookmarkEnd w:id="811"/>
      <w:bookmarkEnd w:id="812"/>
      <w:bookmarkEnd w:id="813"/>
      <w:bookmarkEnd w:id="814"/>
    </w:p>
    <w:p w14:paraId="113CC8B7" w14:textId="1F701C7C" w:rsidR="005C1B1C" w:rsidRPr="00701D0B" w:rsidRDefault="005C1B1C" w:rsidP="00F6257D">
      <w:pPr>
        <w:pStyle w:val="Clause2Sub"/>
        <w:rPr>
          <w:rFonts w:cs="Arial"/>
        </w:rPr>
      </w:pPr>
      <w:bookmarkStart w:id="815" w:name="_Ref157520194"/>
      <w:bookmarkStart w:id="816" w:name="_Toc75942218"/>
      <w:bookmarkStart w:id="817" w:name="_Toc76479424"/>
      <w:r w:rsidRPr="00701D0B">
        <w:rPr>
          <w:rFonts w:cs="Arial"/>
        </w:rPr>
        <w:t xml:space="preserve">Subject to clause </w:t>
      </w:r>
      <w:r w:rsidRPr="00701D0B">
        <w:rPr>
          <w:rFonts w:cs="Arial"/>
        </w:rPr>
        <w:fldChar w:fldCharType="begin"/>
      </w:r>
      <w:r w:rsidRPr="00701D0B">
        <w:rPr>
          <w:rFonts w:cs="Arial"/>
        </w:rPr>
        <w:instrText xml:space="preserve"> REF _Ref76462775 \r \h  \* MERGEFORMAT </w:instrText>
      </w:r>
      <w:r w:rsidRPr="00701D0B">
        <w:rPr>
          <w:rFonts w:cs="Arial"/>
        </w:rPr>
      </w:r>
      <w:r w:rsidRPr="00701D0B">
        <w:rPr>
          <w:rFonts w:cs="Arial"/>
        </w:rPr>
        <w:fldChar w:fldCharType="separate"/>
      </w:r>
      <w:ins w:id="818" w:author="Werksmans" w:date="2025-09-24T22:32:00Z" w16du:dateUtc="2025-09-24T20:32:00Z">
        <w:r w:rsidR="00253ADF">
          <w:rPr>
            <w:rFonts w:cs="Arial"/>
          </w:rPr>
          <w:t>16.2</w:t>
        </w:r>
      </w:ins>
      <w:del w:id="819" w:author="Werksmans" w:date="2025-09-24T21:42:00Z" w16du:dateUtc="2025-09-24T19:42:00Z">
        <w:r w:rsidR="00E9082F" w:rsidDel="00A41121">
          <w:rPr>
            <w:rFonts w:cs="Arial"/>
          </w:rPr>
          <w:delText>15.2</w:delText>
        </w:r>
      </w:del>
      <w:r w:rsidRPr="00701D0B">
        <w:rPr>
          <w:rFonts w:cs="Arial"/>
        </w:rPr>
        <w:fldChar w:fldCharType="end"/>
      </w:r>
      <w:r w:rsidRPr="00701D0B">
        <w:rPr>
          <w:rFonts w:cs="Arial"/>
        </w:rPr>
        <w:t>, any and all liabilities relating to the rendering of the Services and/or the construction</w:t>
      </w:r>
      <w:ins w:id="820" w:author="Werksmans" w:date="2025-09-01T18:07:00Z" w16du:dateUtc="2025-09-01T16:07:00Z">
        <w:r w:rsidR="000475ED">
          <w:rPr>
            <w:rFonts w:cs="Arial"/>
          </w:rPr>
          <w:t>, installation</w:t>
        </w:r>
      </w:ins>
      <w:r w:rsidRPr="00701D0B">
        <w:rPr>
          <w:rFonts w:cs="Arial"/>
        </w:rPr>
        <w:t xml:space="preserve"> and deployment of the </w:t>
      </w:r>
      <w:r w:rsidR="00FE5666" w:rsidRPr="00701D0B">
        <w:rPr>
          <w:rFonts w:cs="Arial"/>
        </w:rPr>
        <w:t>Fiber</w:t>
      </w:r>
      <w:r w:rsidRPr="00701D0B">
        <w:rPr>
          <w:rFonts w:cs="Arial"/>
        </w:rPr>
        <w:t xml:space="preserve"> </w:t>
      </w:r>
      <w:r w:rsidR="00934544" w:rsidRPr="00701D0B">
        <w:rPr>
          <w:rFonts w:cs="Arial"/>
        </w:rPr>
        <w:t>N</w:t>
      </w:r>
      <w:r w:rsidRPr="00701D0B">
        <w:rPr>
          <w:rFonts w:cs="Arial"/>
        </w:rPr>
        <w:t>etwork which arise due to the following:</w:t>
      </w:r>
      <w:bookmarkEnd w:id="815"/>
    </w:p>
    <w:p w14:paraId="63ECBD9D" w14:textId="48B829F7" w:rsidR="005C1B1C" w:rsidRPr="00701D0B" w:rsidRDefault="005C1B1C" w:rsidP="00F6257D">
      <w:pPr>
        <w:pStyle w:val="Clause3Sub"/>
        <w:rPr>
          <w:rFonts w:cs="Arial"/>
        </w:rPr>
      </w:pPr>
      <w:r w:rsidRPr="00701D0B">
        <w:rPr>
          <w:rFonts w:cs="Arial"/>
        </w:rPr>
        <w:t xml:space="preserve">defective material having been utilised when rendering the Services and/or during the deployment of the </w:t>
      </w:r>
      <w:r w:rsidR="00FE5666" w:rsidRPr="00701D0B">
        <w:rPr>
          <w:rFonts w:cs="Arial"/>
        </w:rPr>
        <w:t>Fiber</w:t>
      </w:r>
      <w:r w:rsidRPr="00701D0B">
        <w:rPr>
          <w:rFonts w:cs="Arial"/>
        </w:rPr>
        <w:t xml:space="preserve"> </w:t>
      </w:r>
      <w:r w:rsidR="005203FB" w:rsidRPr="00701D0B">
        <w:rPr>
          <w:rFonts w:cs="Arial"/>
        </w:rPr>
        <w:t>N</w:t>
      </w:r>
      <w:r w:rsidRPr="00701D0B">
        <w:rPr>
          <w:rFonts w:cs="Arial"/>
        </w:rPr>
        <w:t>etwork;</w:t>
      </w:r>
    </w:p>
    <w:p w14:paraId="0C332587" w14:textId="489603E2" w:rsidR="005C1B1C" w:rsidRPr="00701D0B" w:rsidRDefault="005C1B1C" w:rsidP="00F6257D">
      <w:pPr>
        <w:pStyle w:val="Clause3Sub"/>
        <w:rPr>
          <w:rFonts w:cs="Arial"/>
        </w:rPr>
      </w:pPr>
      <w:r w:rsidRPr="00701D0B">
        <w:rPr>
          <w:rFonts w:cs="Arial"/>
        </w:rPr>
        <w:t xml:space="preserve">defects arising due to poor workmanship skill utilised in the rendering of the Services and/or the deployment of the </w:t>
      </w:r>
      <w:r w:rsidR="00FE5666" w:rsidRPr="00701D0B">
        <w:rPr>
          <w:rFonts w:cs="Arial"/>
        </w:rPr>
        <w:t>Fiber</w:t>
      </w:r>
      <w:r w:rsidRPr="00701D0B">
        <w:rPr>
          <w:rFonts w:cs="Arial"/>
        </w:rPr>
        <w:t xml:space="preserve"> </w:t>
      </w:r>
      <w:r w:rsidR="005203FB" w:rsidRPr="00701D0B">
        <w:rPr>
          <w:rFonts w:cs="Arial"/>
        </w:rPr>
        <w:t>N</w:t>
      </w:r>
      <w:r w:rsidRPr="00701D0B">
        <w:rPr>
          <w:rFonts w:cs="Arial"/>
        </w:rPr>
        <w:t xml:space="preserve">etwork, which falls short of </w:t>
      </w:r>
      <w:r w:rsidR="005203FB" w:rsidRPr="00701D0B">
        <w:rPr>
          <w:rFonts w:cs="Arial"/>
        </w:rPr>
        <w:t xml:space="preserve">the requirements set out in the </w:t>
      </w:r>
      <w:del w:id="821" w:author="Werksmans" w:date="2025-09-01T18:08:00Z" w16du:dateUtc="2025-09-01T16:08:00Z">
        <w:r w:rsidR="005203FB" w:rsidRPr="00701D0B" w:rsidDel="00AF20F6">
          <w:rPr>
            <w:rFonts w:cs="Arial"/>
          </w:rPr>
          <w:delText xml:space="preserve">Network Build </w:delText>
        </w:r>
      </w:del>
      <w:r w:rsidR="005203FB" w:rsidRPr="00701D0B">
        <w:rPr>
          <w:rFonts w:cs="Arial"/>
        </w:rPr>
        <w:t>Service Schedule</w:t>
      </w:r>
      <w:r w:rsidRPr="00701D0B">
        <w:rPr>
          <w:rFonts w:cs="Arial"/>
        </w:rPr>
        <w:t>;</w:t>
      </w:r>
    </w:p>
    <w:p w14:paraId="21335854" w14:textId="4048BDC3" w:rsidR="005C1B1C" w:rsidRPr="00701D0B" w:rsidRDefault="005C1B1C" w:rsidP="00F6257D">
      <w:pPr>
        <w:pStyle w:val="Clause3Sub"/>
        <w:rPr>
          <w:rFonts w:cs="Arial"/>
        </w:rPr>
      </w:pPr>
      <w:r w:rsidRPr="00701D0B">
        <w:rPr>
          <w:rFonts w:cs="Arial"/>
        </w:rPr>
        <w:t xml:space="preserve">defective performance of the </w:t>
      </w:r>
      <w:r w:rsidR="00FE5666" w:rsidRPr="00701D0B">
        <w:rPr>
          <w:rFonts w:cs="Arial"/>
        </w:rPr>
        <w:t>Fiber</w:t>
      </w:r>
      <w:r w:rsidRPr="00701D0B">
        <w:rPr>
          <w:rFonts w:cs="Arial"/>
        </w:rPr>
        <w:t xml:space="preserve"> </w:t>
      </w:r>
      <w:r w:rsidR="005203FB" w:rsidRPr="00701D0B">
        <w:rPr>
          <w:rFonts w:cs="Arial"/>
        </w:rPr>
        <w:t>N</w:t>
      </w:r>
      <w:r w:rsidRPr="00701D0B">
        <w:rPr>
          <w:rFonts w:cs="Arial"/>
        </w:rPr>
        <w:t xml:space="preserve">etwork, which falls short of the quality and performance standards stipulated in the </w:t>
      </w:r>
      <w:r w:rsidR="00C8101E" w:rsidRPr="00701D0B">
        <w:rPr>
          <w:rFonts w:cs="Arial"/>
        </w:rPr>
        <w:t>Customer Specifications</w:t>
      </w:r>
      <w:r w:rsidRPr="00701D0B">
        <w:rPr>
          <w:rFonts w:cs="Arial"/>
        </w:rPr>
        <w:t xml:space="preserve"> or as otherwise agreed upon by the Parties in writing; </w:t>
      </w:r>
      <w:r w:rsidR="00CF4EB0" w:rsidRPr="00701D0B">
        <w:rPr>
          <w:rFonts w:cs="Arial"/>
        </w:rPr>
        <w:t>and/</w:t>
      </w:r>
      <w:r w:rsidRPr="00701D0B">
        <w:rPr>
          <w:rFonts w:cs="Arial"/>
        </w:rPr>
        <w:t>or</w:t>
      </w:r>
    </w:p>
    <w:p w14:paraId="49D04F67" w14:textId="6AE0E312" w:rsidR="005C1B1C" w:rsidRPr="00701D0B" w:rsidRDefault="005C1B1C" w:rsidP="00F6257D">
      <w:pPr>
        <w:pStyle w:val="Clause3Sub"/>
        <w:rPr>
          <w:rFonts w:cs="Arial"/>
        </w:rPr>
      </w:pPr>
      <w:r w:rsidRPr="00701D0B">
        <w:rPr>
          <w:rFonts w:cs="Arial"/>
        </w:rPr>
        <w:t xml:space="preserve">failure to comply with any </w:t>
      </w:r>
      <w:r w:rsidR="00356599" w:rsidRPr="00701D0B">
        <w:rPr>
          <w:rFonts w:cs="Arial"/>
        </w:rPr>
        <w:t>c</w:t>
      </w:r>
      <w:r w:rsidRPr="00701D0B">
        <w:rPr>
          <w:rFonts w:cs="Arial"/>
        </w:rPr>
        <w:t xml:space="preserve">onsents or permission condition, directive or any other </w:t>
      </w:r>
      <w:r w:rsidR="00356599" w:rsidRPr="00701D0B">
        <w:rPr>
          <w:rFonts w:cs="Arial"/>
        </w:rPr>
        <w:t>f</w:t>
      </w:r>
      <w:r w:rsidRPr="00701D0B">
        <w:rPr>
          <w:rFonts w:cs="Arial"/>
        </w:rPr>
        <w:t xml:space="preserve">orm of legal requirement or mandate applicable in relation to the deployment and/or operation of the </w:t>
      </w:r>
      <w:r w:rsidR="00FE5666" w:rsidRPr="00701D0B">
        <w:rPr>
          <w:rFonts w:cs="Arial"/>
        </w:rPr>
        <w:t>Fiber</w:t>
      </w:r>
      <w:r w:rsidRPr="00701D0B">
        <w:rPr>
          <w:rFonts w:cs="Arial"/>
        </w:rPr>
        <w:t xml:space="preserve"> Network or the rendering of the Services (including but not limited to wayleave consents) as applicable on the </w:t>
      </w:r>
      <w:ins w:id="822" w:author="Werksmans" w:date="2025-09-01T16:37:00Z" w16du:dateUtc="2025-09-01T14:37:00Z">
        <w:r w:rsidR="00E22B9F" w:rsidRPr="00E22B9F">
          <w:rPr>
            <w:rFonts w:cs="Arial"/>
          </w:rPr>
          <w:t>Service Schedule Effective Date</w:t>
        </w:r>
        <w:r w:rsidR="00E22B9F" w:rsidRPr="00E22B9F" w:rsidDel="00E22B9F">
          <w:rPr>
            <w:rFonts w:cs="Arial"/>
          </w:rPr>
          <w:t xml:space="preserve"> </w:t>
        </w:r>
      </w:ins>
      <w:del w:id="823" w:author="Werksmans" w:date="2025-09-01T16:37:00Z" w16du:dateUtc="2025-09-01T14:37:00Z">
        <w:r w:rsidRPr="00701D0B" w:rsidDel="00E22B9F">
          <w:rPr>
            <w:rFonts w:cs="Arial"/>
          </w:rPr>
          <w:delText xml:space="preserve">commencement date </w:delText>
        </w:r>
      </w:del>
      <w:r w:rsidRPr="00701D0B">
        <w:rPr>
          <w:rFonts w:cs="Arial"/>
        </w:rPr>
        <w:t xml:space="preserve">stipulated in the </w:t>
      </w:r>
      <w:r w:rsidR="00E92278" w:rsidRPr="00701D0B">
        <w:rPr>
          <w:rFonts w:cs="Arial"/>
        </w:rPr>
        <w:t>Service Schedule</w:t>
      </w:r>
      <w:r w:rsidRPr="00701D0B">
        <w:rPr>
          <w:rFonts w:cs="Arial"/>
        </w:rPr>
        <w:t>,</w:t>
      </w:r>
    </w:p>
    <w:p w14:paraId="578307CB" w14:textId="34D333B8" w:rsidR="005C1B1C" w:rsidRPr="00701D0B" w:rsidRDefault="005C1B1C" w:rsidP="00602188">
      <w:pPr>
        <w:pStyle w:val="Clause2Sub"/>
        <w:numPr>
          <w:ilvl w:val="0"/>
          <w:numId w:val="0"/>
        </w:numPr>
        <w:ind w:left="1440"/>
        <w:rPr>
          <w:rFonts w:cs="Arial"/>
          <w:lang w:eastAsia="en-ZA"/>
        </w:rPr>
      </w:pPr>
      <w:r w:rsidRPr="00701D0B">
        <w:rPr>
          <w:rFonts w:cs="Arial"/>
          <w:lang w:eastAsia="en-ZA"/>
        </w:rPr>
        <w:t xml:space="preserve">shall be retained by the </w:t>
      </w:r>
      <w:r w:rsidR="00C8101E" w:rsidRPr="00701D0B">
        <w:rPr>
          <w:rFonts w:cs="Arial"/>
          <w:lang w:eastAsia="en-ZA"/>
        </w:rPr>
        <w:t>Service Provider</w:t>
      </w:r>
      <w:r w:rsidRPr="00701D0B">
        <w:rPr>
          <w:rFonts w:cs="Arial"/>
          <w:lang w:eastAsia="en-ZA"/>
        </w:rPr>
        <w:t xml:space="preserve">, for its own account, for a period of 12 (twelve) calendar months, calculated from the date </w:t>
      </w:r>
      <w:del w:id="824" w:author="Werksmans" w:date="2025-09-01T18:08:00Z" w16du:dateUtc="2025-09-01T16:08:00Z">
        <w:r w:rsidRPr="00701D0B" w:rsidDel="00AF20F6">
          <w:rPr>
            <w:rFonts w:cs="Arial"/>
            <w:lang w:eastAsia="en-ZA"/>
          </w:rPr>
          <w:delText xml:space="preserve">on which the </w:delText>
        </w:r>
        <w:r w:rsidR="00602188" w:rsidRPr="00701D0B" w:rsidDel="00AF20F6">
          <w:rPr>
            <w:rFonts w:cs="Arial"/>
            <w:lang w:eastAsia="en-ZA"/>
          </w:rPr>
          <w:delText xml:space="preserve">Completion </w:delText>
        </w:r>
        <w:r w:rsidR="008058A2" w:rsidRPr="00701D0B" w:rsidDel="00AF20F6">
          <w:rPr>
            <w:rFonts w:cs="Arial"/>
            <w:lang w:eastAsia="en-ZA"/>
          </w:rPr>
          <w:delText>Checklist is</w:delText>
        </w:r>
        <w:r w:rsidRPr="00701D0B" w:rsidDel="00AF20F6">
          <w:rPr>
            <w:rFonts w:cs="Arial"/>
            <w:lang w:eastAsia="en-ZA"/>
          </w:rPr>
          <w:delText xml:space="preserve"> issued</w:delText>
        </w:r>
      </w:del>
      <w:ins w:id="825" w:author="Werksmans" w:date="2025-09-01T18:08:00Z" w16du:dateUtc="2025-09-01T16:08:00Z">
        <w:r w:rsidR="00AF20F6">
          <w:rPr>
            <w:rFonts w:cs="Arial"/>
            <w:lang w:eastAsia="en-ZA"/>
          </w:rPr>
          <w:t>of Final Completion</w:t>
        </w:r>
      </w:ins>
      <w:r w:rsidRPr="00701D0B">
        <w:rPr>
          <w:rFonts w:cs="Arial"/>
          <w:lang w:eastAsia="en-ZA"/>
        </w:rPr>
        <w:t xml:space="preserve">. </w:t>
      </w:r>
      <w:bookmarkEnd w:id="816"/>
      <w:bookmarkEnd w:id="817"/>
    </w:p>
    <w:p w14:paraId="58CEEDBB" w14:textId="57E934DB" w:rsidR="005C1B1C" w:rsidRPr="00701D0B" w:rsidRDefault="005C1B1C" w:rsidP="008058A2">
      <w:pPr>
        <w:pStyle w:val="Clause2Sub"/>
        <w:rPr>
          <w:rFonts w:cs="Arial"/>
        </w:rPr>
      </w:pPr>
      <w:bookmarkStart w:id="826" w:name="_Toc75942220"/>
      <w:bookmarkStart w:id="827" w:name="_Ref76462775"/>
      <w:bookmarkStart w:id="828" w:name="_Toc76479426"/>
      <w:r w:rsidRPr="00701D0B">
        <w:rPr>
          <w:rFonts w:cs="Arial"/>
        </w:rPr>
        <w:t xml:space="preserve">Except as stated in clause </w:t>
      </w:r>
      <w:r w:rsidR="008058A2" w:rsidRPr="00701D0B">
        <w:rPr>
          <w:rFonts w:cs="Arial"/>
        </w:rPr>
        <w:fldChar w:fldCharType="begin"/>
      </w:r>
      <w:r w:rsidR="008058A2" w:rsidRPr="00701D0B">
        <w:rPr>
          <w:rFonts w:cs="Arial"/>
        </w:rPr>
        <w:instrText xml:space="preserve"> REF _Ref157520194 \r \h </w:instrText>
      </w:r>
      <w:r w:rsidR="00E6448E" w:rsidRPr="00701D0B">
        <w:rPr>
          <w:rFonts w:cs="Arial"/>
        </w:rPr>
        <w:instrText xml:space="preserve"> \* MERGEFORMAT </w:instrText>
      </w:r>
      <w:r w:rsidR="008058A2" w:rsidRPr="00701D0B">
        <w:rPr>
          <w:rFonts w:cs="Arial"/>
        </w:rPr>
      </w:r>
      <w:r w:rsidR="008058A2" w:rsidRPr="00701D0B">
        <w:rPr>
          <w:rFonts w:cs="Arial"/>
        </w:rPr>
        <w:fldChar w:fldCharType="separate"/>
      </w:r>
      <w:ins w:id="829" w:author="Werksmans" w:date="2025-09-24T22:32:00Z" w16du:dateUtc="2025-09-24T20:32:00Z">
        <w:r w:rsidR="00253ADF">
          <w:rPr>
            <w:rFonts w:cs="Arial"/>
          </w:rPr>
          <w:t>16.1</w:t>
        </w:r>
      </w:ins>
      <w:del w:id="830" w:author="Werksmans" w:date="2025-09-24T21:42:00Z" w16du:dateUtc="2025-09-24T19:42:00Z">
        <w:r w:rsidR="00E9082F" w:rsidDel="00A41121">
          <w:rPr>
            <w:rFonts w:cs="Arial"/>
          </w:rPr>
          <w:delText>15.1</w:delText>
        </w:r>
      </w:del>
      <w:r w:rsidR="008058A2" w:rsidRPr="00701D0B">
        <w:rPr>
          <w:rFonts w:cs="Arial"/>
        </w:rPr>
        <w:fldChar w:fldCharType="end"/>
      </w:r>
      <w:ins w:id="831" w:author="Werksmans" w:date="2025-09-01T18:10:00Z" w16du:dateUtc="2025-09-01T16:10:00Z">
        <w:r w:rsidR="00AF20F6">
          <w:rPr>
            <w:rFonts w:cs="Arial"/>
          </w:rPr>
          <w:t xml:space="preserve"> or any</w:t>
        </w:r>
      </w:ins>
      <w:ins w:id="832" w:author="Werksmans" w:date="2025-09-01T18:12:00Z" w16du:dateUtc="2025-09-01T16:12:00Z">
        <w:r w:rsidR="00D803A8">
          <w:rPr>
            <w:rFonts w:cs="Arial"/>
          </w:rPr>
          <w:t xml:space="preserve"> claims or</w:t>
        </w:r>
      </w:ins>
      <w:ins w:id="833" w:author="Werksmans" w:date="2025-09-01T18:10:00Z" w16du:dateUtc="2025-09-01T16:10:00Z">
        <w:r w:rsidR="00AF20F6">
          <w:rPr>
            <w:rFonts w:cs="Arial"/>
          </w:rPr>
          <w:t xml:space="preserve"> Losses under clause </w:t>
        </w:r>
      </w:ins>
      <w:ins w:id="834" w:author="Werksmans" w:date="2025-09-01T18:11:00Z" w16du:dateUtc="2025-09-01T16:11:00Z">
        <w:r w:rsidR="00AF20F6">
          <w:rPr>
            <w:rFonts w:cs="Arial"/>
          </w:rPr>
          <w:fldChar w:fldCharType="begin"/>
        </w:r>
        <w:r w:rsidR="00AF20F6">
          <w:rPr>
            <w:rFonts w:cs="Arial"/>
          </w:rPr>
          <w:instrText xml:space="preserve"> REF _Ref207642682 \r \h </w:instrText>
        </w:r>
      </w:ins>
      <w:r w:rsidR="00AF20F6">
        <w:rPr>
          <w:rFonts w:cs="Arial"/>
        </w:rPr>
      </w:r>
      <w:r w:rsidR="00AF20F6">
        <w:rPr>
          <w:rFonts w:cs="Arial"/>
        </w:rPr>
        <w:fldChar w:fldCharType="separate"/>
      </w:r>
      <w:ins w:id="835" w:author="Werksmans" w:date="2025-09-24T22:32:00Z" w16du:dateUtc="2025-09-24T20:32:00Z">
        <w:r w:rsidR="00253ADF">
          <w:rPr>
            <w:rFonts w:cs="Arial"/>
          </w:rPr>
          <w:t>15</w:t>
        </w:r>
      </w:ins>
      <w:ins w:id="836" w:author="Werksmans" w:date="2025-09-01T18:11:00Z" w16du:dateUtc="2025-09-01T16:11:00Z">
        <w:r w:rsidR="00AF20F6">
          <w:rPr>
            <w:rFonts w:cs="Arial"/>
          </w:rPr>
          <w:fldChar w:fldCharType="end"/>
        </w:r>
      </w:ins>
      <w:r w:rsidR="008058A2" w:rsidRPr="00701D0B">
        <w:rPr>
          <w:rFonts w:cs="Arial"/>
        </w:rPr>
        <w:t xml:space="preserve">, </w:t>
      </w:r>
      <w:r w:rsidRPr="00701D0B">
        <w:rPr>
          <w:rFonts w:cs="Arial"/>
        </w:rPr>
        <w:t>neither Party shall be liable to the other Party for any indirect, consequential or special damages, unless a Party’s actions amount to gross negligence and/or willful misconduct.</w:t>
      </w:r>
      <w:bookmarkEnd w:id="826"/>
      <w:bookmarkEnd w:id="827"/>
      <w:bookmarkEnd w:id="828"/>
    </w:p>
    <w:p w14:paraId="2F9F0AFE" w14:textId="14640009" w:rsidR="00712055" w:rsidRPr="00701D0B" w:rsidRDefault="00712055" w:rsidP="006F1A86">
      <w:pPr>
        <w:pStyle w:val="Clause1Head"/>
        <w:rPr>
          <w:rFonts w:cs="Arial"/>
        </w:rPr>
      </w:pPr>
      <w:bookmarkStart w:id="837" w:name="_Toc157584675"/>
      <w:bookmarkStart w:id="838" w:name="_Toc157593128"/>
      <w:bookmarkStart w:id="839" w:name="_Toc157593585"/>
      <w:bookmarkStart w:id="840" w:name="_Toc157593682"/>
      <w:bookmarkStart w:id="841" w:name="_Toc209645590"/>
      <w:bookmarkStart w:id="842" w:name="_Toc157416512"/>
      <w:r w:rsidRPr="00701D0B">
        <w:rPr>
          <w:rFonts w:cs="Arial"/>
        </w:rPr>
        <w:t>END USERS</w:t>
      </w:r>
      <w:bookmarkEnd w:id="837"/>
      <w:bookmarkEnd w:id="838"/>
      <w:bookmarkEnd w:id="839"/>
      <w:bookmarkEnd w:id="840"/>
      <w:bookmarkEnd w:id="841"/>
    </w:p>
    <w:p w14:paraId="5C42050A" w14:textId="2366CBF1" w:rsidR="00712055" w:rsidRPr="00701D0B" w:rsidRDefault="004A2423" w:rsidP="00712055">
      <w:pPr>
        <w:pStyle w:val="Clause2Sub"/>
        <w:rPr>
          <w:rFonts w:cs="Arial"/>
        </w:rPr>
      </w:pPr>
      <w:r w:rsidRPr="00701D0B">
        <w:rPr>
          <w:rFonts w:cs="Arial"/>
        </w:rPr>
        <w:t xml:space="preserve">All End Users will be the </w:t>
      </w:r>
      <w:r w:rsidR="00E733D5" w:rsidRPr="00701D0B">
        <w:rPr>
          <w:rFonts w:cs="Arial"/>
        </w:rPr>
        <w:t>customers</w:t>
      </w:r>
      <w:r w:rsidRPr="00701D0B">
        <w:rPr>
          <w:rFonts w:cs="Arial"/>
        </w:rPr>
        <w:t xml:space="preserve"> of the Customer</w:t>
      </w:r>
      <w:r w:rsidR="00DB4BA4" w:rsidRPr="00701D0B">
        <w:rPr>
          <w:rFonts w:cs="Arial"/>
        </w:rPr>
        <w:t>.</w:t>
      </w:r>
    </w:p>
    <w:p w14:paraId="01D5E628" w14:textId="134405B6" w:rsidR="00A473D2" w:rsidRPr="00701D0B" w:rsidRDefault="00A473D2" w:rsidP="00712055">
      <w:pPr>
        <w:pStyle w:val="Clause2Sub"/>
        <w:rPr>
          <w:rFonts w:cs="Arial"/>
        </w:rPr>
      </w:pPr>
      <w:r w:rsidRPr="00701D0B">
        <w:rPr>
          <w:rFonts w:cs="Arial"/>
        </w:rPr>
        <w:lastRenderedPageBreak/>
        <w:t>The Service Provider shall not compete with the Customer and shall not use any information o</w:t>
      </w:r>
      <w:r w:rsidR="00FC3515" w:rsidRPr="00701D0B">
        <w:rPr>
          <w:rFonts w:cs="Arial"/>
        </w:rPr>
        <w:t>r</w:t>
      </w:r>
      <w:r w:rsidRPr="00701D0B">
        <w:rPr>
          <w:rFonts w:cs="Arial"/>
        </w:rPr>
        <w:t xml:space="preserve"> </w:t>
      </w:r>
      <w:r w:rsidR="00FC3515" w:rsidRPr="00701D0B">
        <w:rPr>
          <w:rFonts w:cs="Arial"/>
        </w:rPr>
        <w:t>D</w:t>
      </w:r>
      <w:r w:rsidRPr="00701D0B">
        <w:rPr>
          <w:rFonts w:cs="Arial"/>
        </w:rPr>
        <w:t xml:space="preserve">ata </w:t>
      </w:r>
      <w:r w:rsidR="00FC3515" w:rsidRPr="00701D0B">
        <w:rPr>
          <w:rFonts w:cs="Arial"/>
        </w:rPr>
        <w:t>of End Users (or Customer Data) in any way whatsoever, other than provided for in this Agreement</w:t>
      </w:r>
      <w:r w:rsidRPr="00701D0B">
        <w:rPr>
          <w:rFonts w:cs="Arial"/>
        </w:rPr>
        <w:t>.</w:t>
      </w:r>
    </w:p>
    <w:p w14:paraId="158309DC" w14:textId="3F6C0F98" w:rsidR="005C1B1C" w:rsidRPr="00701D0B" w:rsidRDefault="005C1B1C" w:rsidP="006F1A86">
      <w:pPr>
        <w:pStyle w:val="Clause1Head"/>
        <w:rPr>
          <w:rFonts w:cs="Arial"/>
        </w:rPr>
      </w:pPr>
      <w:bookmarkStart w:id="843" w:name="_Toc157584676"/>
      <w:bookmarkStart w:id="844" w:name="_Toc157593129"/>
      <w:bookmarkStart w:id="845" w:name="_Toc157593586"/>
      <w:bookmarkStart w:id="846" w:name="_Toc157593683"/>
      <w:bookmarkStart w:id="847" w:name="_Ref158636904"/>
      <w:bookmarkStart w:id="848" w:name="_Toc209645591"/>
      <w:r w:rsidRPr="00701D0B">
        <w:rPr>
          <w:rFonts w:cs="Arial"/>
        </w:rPr>
        <w:t>INSURANCE</w:t>
      </w:r>
      <w:bookmarkEnd w:id="842"/>
      <w:bookmarkEnd w:id="843"/>
      <w:bookmarkEnd w:id="844"/>
      <w:bookmarkEnd w:id="845"/>
      <w:bookmarkEnd w:id="846"/>
      <w:bookmarkEnd w:id="847"/>
      <w:bookmarkEnd w:id="848"/>
    </w:p>
    <w:p w14:paraId="5EF58274" w14:textId="77777777" w:rsidR="001F769E" w:rsidRPr="00701D0B" w:rsidRDefault="005C1B1C" w:rsidP="006F1A86">
      <w:pPr>
        <w:pStyle w:val="Clause2Sub"/>
        <w:rPr>
          <w:rFonts w:cs="Arial"/>
        </w:rPr>
      </w:pPr>
      <w:r w:rsidRPr="00701D0B">
        <w:rPr>
          <w:rFonts w:cs="Arial"/>
        </w:rPr>
        <w:t xml:space="preserve">The </w:t>
      </w:r>
      <w:r w:rsidR="00C8101E" w:rsidRPr="00701D0B">
        <w:rPr>
          <w:rFonts w:cs="Arial"/>
        </w:rPr>
        <w:t>Service Provider</w:t>
      </w:r>
      <w:r w:rsidRPr="00701D0B">
        <w:rPr>
          <w:rFonts w:cs="Arial"/>
        </w:rPr>
        <w:t xml:space="preserve"> shall ensure that it is adequately insured on normal and customary terms against</w:t>
      </w:r>
      <w:r w:rsidR="001F769E" w:rsidRPr="00701D0B">
        <w:rPr>
          <w:rFonts w:cs="Arial"/>
        </w:rPr>
        <w:t>:</w:t>
      </w:r>
    </w:p>
    <w:p w14:paraId="6FFF996A" w14:textId="22CF7591" w:rsidR="00D803A8" w:rsidRDefault="00D803A8" w:rsidP="001F769E">
      <w:pPr>
        <w:pStyle w:val="Clause3Sub"/>
        <w:rPr>
          <w:ins w:id="849" w:author="Werksmans" w:date="2025-09-01T18:13:00Z" w16du:dateUtc="2025-09-01T16:13:00Z"/>
          <w:rFonts w:cs="Arial"/>
        </w:rPr>
      </w:pPr>
      <w:ins w:id="850" w:author="Werksmans" w:date="2025-09-01T18:13:00Z" w16du:dateUtc="2025-09-01T16:13:00Z">
        <w:r w:rsidRPr="00D803A8">
          <w:rPr>
            <w:rFonts w:cs="Arial"/>
          </w:rPr>
          <w:t>comprehensive public liability policy to cover</w:t>
        </w:r>
        <w:r>
          <w:rPr>
            <w:rFonts w:cs="Arial"/>
          </w:rPr>
          <w:t xml:space="preserve"> for</w:t>
        </w:r>
        <w:r w:rsidRPr="00D803A8">
          <w:rPr>
            <w:rFonts w:cs="Arial"/>
          </w:rPr>
          <w:t xml:space="preserve"> </w:t>
        </w:r>
      </w:ins>
      <w:ins w:id="851" w:author="Werksmans" w:date="2025-09-01T18:13:00Z">
        <w:r w:rsidRPr="00D803A8">
          <w:rPr>
            <w:rFonts w:cs="Arial"/>
            <w:lang w:val="en-US"/>
          </w:rPr>
          <w:t>death of, or bodily injury (including disease or illness) to, any person</w:t>
        </w:r>
      </w:ins>
      <w:ins w:id="852" w:author="Werksmans" w:date="2025-09-01T18:14:00Z" w16du:dateUtc="2025-09-01T16:14:00Z">
        <w:r>
          <w:rPr>
            <w:rFonts w:cs="Arial"/>
            <w:lang w:val="en-US"/>
          </w:rPr>
          <w:t xml:space="preserve"> or</w:t>
        </w:r>
        <w:r w:rsidRPr="00D803A8">
          <w:rPr>
            <w:rFonts w:eastAsia="Arial"/>
            <w:snapToGrid w:val="0"/>
            <w:sz w:val="16"/>
            <w:lang w:val="en-US" w:eastAsia="en-US"/>
          </w:rPr>
          <w:t xml:space="preserve"> </w:t>
        </w:r>
      </w:ins>
      <w:ins w:id="853" w:author="Werksmans" w:date="2025-09-01T18:14:00Z">
        <w:r w:rsidRPr="00D803A8">
          <w:rPr>
            <w:rFonts w:cs="Arial"/>
            <w:lang w:val="en-US"/>
          </w:rPr>
          <w:t>loss of, or damage to, property (including loss of use),</w:t>
        </w:r>
      </w:ins>
      <w:ins w:id="854" w:author="Werksmans" w:date="2025-09-01T18:14:00Z" w16du:dateUtc="2025-09-01T16:14:00Z">
        <w:r>
          <w:rPr>
            <w:rFonts w:cs="Arial"/>
            <w:lang w:val="en-US"/>
          </w:rPr>
          <w:t xml:space="preserve"> in connection with the performance of the Services</w:t>
        </w:r>
      </w:ins>
      <w:ins w:id="855" w:author="Werksmans" w:date="2025-09-01T18:13:00Z">
        <w:r w:rsidRPr="00D803A8">
          <w:rPr>
            <w:rFonts w:cs="Arial"/>
            <w:lang w:val="en-US"/>
          </w:rPr>
          <w:t>;</w:t>
        </w:r>
      </w:ins>
    </w:p>
    <w:p w14:paraId="691853F8" w14:textId="390E2DCB" w:rsidR="00511F01" w:rsidRPr="00701D0B" w:rsidRDefault="00511F01" w:rsidP="001F769E">
      <w:pPr>
        <w:pStyle w:val="Clause3Sub"/>
        <w:rPr>
          <w:rFonts w:cs="Arial"/>
        </w:rPr>
      </w:pPr>
      <w:r w:rsidRPr="00701D0B">
        <w:rPr>
          <w:rFonts w:cs="Arial"/>
        </w:rPr>
        <w:t xml:space="preserve">loss or damage to </w:t>
      </w:r>
      <w:r w:rsidR="009C797A">
        <w:rPr>
          <w:rFonts w:cs="Arial"/>
        </w:rPr>
        <w:t>Customer Equipment</w:t>
      </w:r>
      <w:r w:rsidR="008653E9">
        <w:rPr>
          <w:rFonts w:cs="Arial"/>
        </w:rPr>
        <w:t xml:space="preserve"> in its possession</w:t>
      </w:r>
      <w:r w:rsidR="00834F54" w:rsidRPr="00701D0B">
        <w:rPr>
          <w:rFonts w:cs="Arial"/>
        </w:rPr>
        <w:t xml:space="preserve">; and </w:t>
      </w:r>
      <w:r w:rsidR="005C1B1C" w:rsidRPr="00701D0B">
        <w:rPr>
          <w:rFonts w:cs="Arial"/>
        </w:rPr>
        <w:t xml:space="preserve"> </w:t>
      </w:r>
    </w:p>
    <w:p w14:paraId="7D9919A8" w14:textId="77777777" w:rsidR="00834F54" w:rsidRPr="00701D0B" w:rsidRDefault="005C1B1C" w:rsidP="001F769E">
      <w:pPr>
        <w:pStyle w:val="Clause3Sub"/>
        <w:rPr>
          <w:rFonts w:cs="Arial"/>
        </w:rPr>
      </w:pPr>
      <w:r w:rsidRPr="00701D0B">
        <w:rPr>
          <w:rFonts w:cs="Arial"/>
        </w:rPr>
        <w:t>the risks which may arise or be occasioned by the Services to be carried out</w:t>
      </w:r>
      <w:r w:rsidR="00834F54" w:rsidRPr="00701D0B">
        <w:rPr>
          <w:rFonts w:cs="Arial"/>
        </w:rPr>
        <w:t>;</w:t>
      </w:r>
    </w:p>
    <w:p w14:paraId="5F1DF81D" w14:textId="7A8618E3" w:rsidR="005C1B1C" w:rsidRPr="00701D0B" w:rsidRDefault="005C1B1C" w:rsidP="00834F54">
      <w:pPr>
        <w:pStyle w:val="Clause3Sub"/>
        <w:numPr>
          <w:ilvl w:val="0"/>
          <w:numId w:val="0"/>
        </w:numPr>
        <w:ind w:left="1440"/>
        <w:rPr>
          <w:rFonts w:cs="Arial"/>
        </w:rPr>
      </w:pPr>
      <w:r w:rsidRPr="00701D0B">
        <w:rPr>
          <w:rFonts w:cs="Arial"/>
        </w:rPr>
        <w:t xml:space="preserve">and in particular, shall ensure that such insurance includes professional indemnity insurance in respect of </w:t>
      </w:r>
      <w:r w:rsidRPr="00701D0B">
        <w:rPr>
          <w:rFonts w:cs="Arial"/>
          <w:i/>
          <w:iCs/>
        </w:rPr>
        <w:t>inter alia</w:t>
      </w:r>
      <w:r w:rsidRPr="00701D0B">
        <w:rPr>
          <w:rFonts w:cs="Arial"/>
        </w:rPr>
        <w:t xml:space="preserve"> damage and public liability, </w:t>
      </w:r>
      <w:r w:rsidR="0093283D" w:rsidRPr="00701D0B">
        <w:rPr>
          <w:rFonts w:cs="Arial"/>
        </w:rPr>
        <w:t>the South African Special Risk Insurance Association (</w:t>
      </w:r>
      <w:r w:rsidRPr="00701D0B">
        <w:rPr>
          <w:rFonts w:cs="Arial"/>
        </w:rPr>
        <w:t>SASRIA</w:t>
      </w:r>
      <w:r w:rsidR="0093283D" w:rsidRPr="00701D0B">
        <w:rPr>
          <w:rFonts w:cs="Arial"/>
        </w:rPr>
        <w:t>)</w:t>
      </w:r>
      <w:r w:rsidRPr="00701D0B">
        <w:rPr>
          <w:rFonts w:cs="Arial"/>
        </w:rPr>
        <w:t xml:space="preserve"> and "</w:t>
      </w:r>
      <w:r w:rsidR="00657039" w:rsidRPr="00701D0B">
        <w:rPr>
          <w:rFonts w:cs="Arial"/>
        </w:rPr>
        <w:t>Supplier</w:t>
      </w:r>
      <w:r w:rsidRPr="00701D0B">
        <w:rPr>
          <w:rFonts w:cs="Arial"/>
        </w:rPr>
        <w:t xml:space="preserve"> All Works". </w:t>
      </w:r>
    </w:p>
    <w:p w14:paraId="43C20631" w14:textId="3744DBDC" w:rsidR="00256367" w:rsidRPr="00701D0B" w:rsidRDefault="00256367" w:rsidP="00256367">
      <w:pPr>
        <w:pStyle w:val="Clause2Sub"/>
        <w:rPr>
          <w:rFonts w:cs="Arial"/>
        </w:rPr>
      </w:pPr>
      <w:r w:rsidRPr="00701D0B">
        <w:rPr>
          <w:rFonts w:cs="Arial"/>
        </w:rPr>
        <w:t>The Service Provider shall ensure that it and all</w:t>
      </w:r>
      <w:r w:rsidR="0093283D" w:rsidRPr="00701D0B">
        <w:rPr>
          <w:rFonts w:cs="Arial"/>
        </w:rPr>
        <w:t xml:space="preserve"> its</w:t>
      </w:r>
      <w:r w:rsidRPr="00701D0B">
        <w:rPr>
          <w:rFonts w:cs="Arial"/>
        </w:rPr>
        <w:t xml:space="preserve"> sub-</w:t>
      </w:r>
      <w:r w:rsidR="0045337E" w:rsidRPr="00701D0B">
        <w:rPr>
          <w:rFonts w:cs="Arial"/>
        </w:rPr>
        <w:t>c</w:t>
      </w:r>
      <w:r w:rsidR="00E20B38" w:rsidRPr="00701D0B">
        <w:rPr>
          <w:rFonts w:cs="Arial"/>
        </w:rPr>
        <w:t>ontractors</w:t>
      </w:r>
      <w:r w:rsidRPr="00701D0B">
        <w:rPr>
          <w:rFonts w:cs="Arial"/>
        </w:rPr>
        <w:t xml:space="preserve"> are and remain adequately and validly insured</w:t>
      </w:r>
      <w:ins w:id="856" w:author="Werksmans" w:date="2025-09-01T18:15:00Z" w16du:dateUtc="2025-09-01T16:15:00Z">
        <w:r w:rsidR="00D803A8">
          <w:rPr>
            <w:rFonts w:cs="Arial"/>
          </w:rPr>
          <w:t xml:space="preserve"> for worker's compensation and</w:t>
        </w:r>
      </w:ins>
      <w:r w:rsidRPr="00701D0B">
        <w:rPr>
          <w:rFonts w:cs="Arial"/>
        </w:rPr>
        <w:t xml:space="preserve"> in terms of the COID Act and shall deliver proof to that effect to the </w:t>
      </w:r>
      <w:r w:rsidR="009B7C90" w:rsidRPr="00701D0B">
        <w:rPr>
          <w:rFonts w:cs="Arial"/>
        </w:rPr>
        <w:t xml:space="preserve">Customer </w:t>
      </w:r>
      <w:r w:rsidRPr="00701D0B">
        <w:rPr>
          <w:rFonts w:cs="Arial"/>
        </w:rPr>
        <w:t xml:space="preserve">if and when required to do so.  In addition, the </w:t>
      </w:r>
      <w:r w:rsidR="0093283D" w:rsidRPr="00701D0B">
        <w:rPr>
          <w:rFonts w:cs="Arial"/>
        </w:rPr>
        <w:t xml:space="preserve">Service Provider </w:t>
      </w:r>
      <w:r w:rsidRPr="00701D0B">
        <w:rPr>
          <w:rFonts w:cs="Arial"/>
        </w:rPr>
        <w:t xml:space="preserve">shall, if and when required to do so, furnish to the </w:t>
      </w:r>
      <w:r w:rsidR="009B7C90" w:rsidRPr="00701D0B">
        <w:rPr>
          <w:rFonts w:cs="Arial"/>
        </w:rPr>
        <w:t xml:space="preserve">Customer </w:t>
      </w:r>
      <w:r w:rsidRPr="00701D0B">
        <w:rPr>
          <w:rFonts w:cs="Arial"/>
        </w:rPr>
        <w:t>a copy of a certificate of good standing issued by the Compensation Commissioner appointed in terms of</w:t>
      </w:r>
      <w:r w:rsidR="0093283D" w:rsidRPr="00701D0B">
        <w:rPr>
          <w:rFonts w:cs="Arial"/>
        </w:rPr>
        <w:t xml:space="preserve"> the</w:t>
      </w:r>
      <w:r w:rsidRPr="00701D0B">
        <w:rPr>
          <w:rFonts w:cs="Arial"/>
        </w:rPr>
        <w:t xml:space="preserve"> COID Act.</w:t>
      </w:r>
    </w:p>
    <w:p w14:paraId="1BC45D69" w14:textId="122F661A" w:rsidR="005C1B1C" w:rsidRPr="00701D0B" w:rsidRDefault="005C1B1C" w:rsidP="006F1A86">
      <w:pPr>
        <w:pStyle w:val="Clause2Sub"/>
        <w:rPr>
          <w:rFonts w:cs="Arial"/>
        </w:rPr>
      </w:pPr>
      <w:r w:rsidRPr="00701D0B">
        <w:rPr>
          <w:rFonts w:cs="Arial"/>
        </w:rPr>
        <w:t xml:space="preserve">The </w:t>
      </w:r>
      <w:r w:rsidR="00C8101E" w:rsidRPr="00701D0B">
        <w:rPr>
          <w:rFonts w:cs="Arial"/>
        </w:rPr>
        <w:t>Service Provider</w:t>
      </w:r>
      <w:r w:rsidRPr="00701D0B">
        <w:rPr>
          <w:rFonts w:cs="Arial"/>
        </w:rPr>
        <w:t xml:space="preserve"> is liable to report and </w:t>
      </w:r>
      <w:r w:rsidR="00472459" w:rsidRPr="00701D0B">
        <w:rPr>
          <w:rFonts w:cs="Arial"/>
        </w:rPr>
        <w:t xml:space="preserve">to </w:t>
      </w:r>
      <w:r w:rsidRPr="00701D0B">
        <w:rPr>
          <w:rFonts w:cs="Arial"/>
        </w:rPr>
        <w:t>repair</w:t>
      </w:r>
      <w:r w:rsidR="00472459" w:rsidRPr="00701D0B">
        <w:rPr>
          <w:rFonts w:cs="Arial"/>
        </w:rPr>
        <w:t>,</w:t>
      </w:r>
      <w:r w:rsidRPr="00701D0B">
        <w:rPr>
          <w:rFonts w:cs="Arial"/>
        </w:rPr>
        <w:t xml:space="preserve"> at the </w:t>
      </w:r>
      <w:r w:rsidR="00C8101E" w:rsidRPr="00701D0B">
        <w:rPr>
          <w:rFonts w:cs="Arial"/>
        </w:rPr>
        <w:t>Service Provider</w:t>
      </w:r>
      <w:r w:rsidRPr="00701D0B">
        <w:rPr>
          <w:rFonts w:cs="Arial"/>
        </w:rPr>
        <w:t>'s cost</w:t>
      </w:r>
      <w:r w:rsidR="00472459" w:rsidRPr="00701D0B">
        <w:rPr>
          <w:rFonts w:cs="Arial"/>
        </w:rPr>
        <w:t>,</w:t>
      </w:r>
      <w:r w:rsidRPr="00701D0B">
        <w:rPr>
          <w:rFonts w:cs="Arial"/>
        </w:rPr>
        <w:t xml:space="preserve"> any damages caused to any third party's property and/or any </w:t>
      </w:r>
      <w:r w:rsidR="00A473D2" w:rsidRPr="00701D0B">
        <w:rPr>
          <w:rFonts w:cs="Arial"/>
        </w:rPr>
        <w:t>third-party</w:t>
      </w:r>
      <w:r w:rsidRPr="00701D0B">
        <w:rPr>
          <w:rFonts w:cs="Arial"/>
        </w:rPr>
        <w:t xml:space="preserve"> infrastructure while performing the Services and consequently indemnifies and holds </w:t>
      </w:r>
      <w:r w:rsidR="00CF4EB0" w:rsidRPr="00701D0B">
        <w:rPr>
          <w:rFonts w:cs="Arial"/>
        </w:rPr>
        <w:t xml:space="preserve">the </w:t>
      </w:r>
      <w:r w:rsidR="00C8101E" w:rsidRPr="00701D0B">
        <w:rPr>
          <w:rFonts w:cs="Arial"/>
        </w:rPr>
        <w:t>Customer</w:t>
      </w:r>
      <w:r w:rsidRPr="00701D0B">
        <w:rPr>
          <w:rFonts w:cs="Arial"/>
        </w:rPr>
        <w:t xml:space="preserve"> harmless in respect of any claims that may arise from such damage caused.</w:t>
      </w:r>
    </w:p>
    <w:p w14:paraId="574035B2" w14:textId="12119F89" w:rsidR="005C1B1C" w:rsidRPr="00701D0B" w:rsidRDefault="005C1B1C" w:rsidP="006F1A86">
      <w:pPr>
        <w:pStyle w:val="Clause2Sub"/>
        <w:rPr>
          <w:rFonts w:cs="Arial"/>
        </w:rPr>
      </w:pPr>
      <w:r w:rsidRPr="00701D0B">
        <w:rPr>
          <w:rFonts w:cs="Arial"/>
        </w:rPr>
        <w:t xml:space="preserve">The </w:t>
      </w:r>
      <w:r w:rsidR="00C8101E" w:rsidRPr="00701D0B">
        <w:rPr>
          <w:rFonts w:cs="Arial"/>
        </w:rPr>
        <w:t>Service Provider</w:t>
      </w:r>
      <w:r w:rsidRPr="00701D0B">
        <w:rPr>
          <w:rFonts w:cs="Arial"/>
        </w:rPr>
        <w:t xml:space="preserve"> shall allow </w:t>
      </w:r>
      <w:r w:rsidR="00CF4EB0" w:rsidRPr="00701D0B">
        <w:rPr>
          <w:rFonts w:cs="Arial"/>
        </w:rPr>
        <w:t xml:space="preserve">the </w:t>
      </w:r>
      <w:r w:rsidR="00C8101E" w:rsidRPr="00701D0B">
        <w:rPr>
          <w:rFonts w:cs="Arial"/>
        </w:rPr>
        <w:t>Customer</w:t>
      </w:r>
      <w:r w:rsidRPr="00701D0B">
        <w:rPr>
          <w:rFonts w:cs="Arial"/>
        </w:rPr>
        <w:t xml:space="preserve"> to inspect such policy or policies of insurance and shall provide copies of same prior to the commencement of any Services and, thereafter, at </w:t>
      </w:r>
      <w:r w:rsidR="000B72A8" w:rsidRPr="00701D0B">
        <w:rPr>
          <w:rFonts w:cs="Arial"/>
        </w:rPr>
        <w:t xml:space="preserve">the </w:t>
      </w:r>
      <w:r w:rsidR="00C8101E" w:rsidRPr="00701D0B">
        <w:rPr>
          <w:rFonts w:cs="Arial"/>
        </w:rPr>
        <w:t>Customer</w:t>
      </w:r>
      <w:r w:rsidRPr="00701D0B">
        <w:rPr>
          <w:rFonts w:cs="Arial"/>
        </w:rPr>
        <w:t xml:space="preserve">'s request together with copies of renewals and evidence that all premiums due have been paid. However, neither inspection nor </w:t>
      </w:r>
      <w:r w:rsidRPr="00701D0B">
        <w:rPr>
          <w:rFonts w:cs="Arial"/>
        </w:rPr>
        <w:lastRenderedPageBreak/>
        <w:t xml:space="preserve">receipt of such copies shall constitute acceptance by </w:t>
      </w:r>
      <w:r w:rsidR="00C8101E" w:rsidRPr="00701D0B">
        <w:rPr>
          <w:rFonts w:cs="Arial"/>
        </w:rPr>
        <w:t>Customer</w:t>
      </w:r>
      <w:r w:rsidRPr="00701D0B">
        <w:rPr>
          <w:rFonts w:cs="Arial"/>
        </w:rPr>
        <w:t xml:space="preserve"> of the terms thereof or waiver of the </w:t>
      </w:r>
      <w:r w:rsidR="00C8101E" w:rsidRPr="00701D0B">
        <w:rPr>
          <w:rFonts w:cs="Arial"/>
        </w:rPr>
        <w:t>Service Provider</w:t>
      </w:r>
      <w:r w:rsidRPr="00701D0B">
        <w:rPr>
          <w:rFonts w:cs="Arial"/>
        </w:rPr>
        <w:t>'s responsibility hereunder.</w:t>
      </w:r>
    </w:p>
    <w:p w14:paraId="10014685" w14:textId="77777777" w:rsidR="005C1B1C" w:rsidRPr="00701D0B" w:rsidRDefault="005C1B1C" w:rsidP="006F1A86">
      <w:pPr>
        <w:pStyle w:val="Clause1Head"/>
        <w:rPr>
          <w:rFonts w:cs="Arial"/>
        </w:rPr>
      </w:pPr>
      <w:bookmarkStart w:id="857" w:name="_Toc101799004"/>
      <w:bookmarkStart w:id="858" w:name="_Toc102496854"/>
      <w:bookmarkStart w:id="859" w:name="_Toc157416514"/>
      <w:bookmarkStart w:id="860" w:name="_Toc157584677"/>
      <w:bookmarkStart w:id="861" w:name="_Toc157593130"/>
      <w:bookmarkStart w:id="862" w:name="_Toc157593587"/>
      <w:bookmarkStart w:id="863" w:name="_Toc157593684"/>
      <w:bookmarkStart w:id="864" w:name="_Toc209645592"/>
      <w:r w:rsidRPr="00701D0B">
        <w:rPr>
          <w:rFonts w:cs="Arial"/>
        </w:rPr>
        <w:t>FORCE MAJEURE</w:t>
      </w:r>
      <w:bookmarkEnd w:id="857"/>
      <w:bookmarkEnd w:id="858"/>
      <w:bookmarkEnd w:id="859"/>
      <w:bookmarkEnd w:id="860"/>
      <w:bookmarkEnd w:id="861"/>
      <w:bookmarkEnd w:id="862"/>
      <w:bookmarkEnd w:id="863"/>
      <w:bookmarkEnd w:id="864"/>
    </w:p>
    <w:p w14:paraId="1BFB14D1" w14:textId="20F3D550" w:rsidR="005C1B1C" w:rsidRPr="00701D0B" w:rsidRDefault="005C1B1C" w:rsidP="006F1A86">
      <w:pPr>
        <w:pStyle w:val="Clause2Sub"/>
        <w:rPr>
          <w:rFonts w:cs="Arial"/>
        </w:rPr>
      </w:pPr>
      <w:bookmarkStart w:id="865" w:name="_43ky6rz" w:colFirst="0" w:colLast="0"/>
      <w:bookmarkEnd w:id="865"/>
      <w:r w:rsidRPr="00701D0B">
        <w:rPr>
          <w:rFonts w:cs="Arial"/>
        </w:rPr>
        <w:t xml:space="preserve">Should a Party be prevented from fulfilling any of its obligations in terms of this Agreement (the </w:t>
      </w:r>
      <w:ins w:id="866" w:author="Werksmans" w:date="2025-09-01T18:15:00Z" w16du:dateUtc="2025-09-01T16:15:00Z">
        <w:r w:rsidR="00D803A8">
          <w:rPr>
            <w:rFonts w:cs="Arial"/>
          </w:rPr>
          <w:t>"</w:t>
        </w:r>
      </w:ins>
      <w:del w:id="867" w:author="Werksmans" w:date="2025-09-01T18:15:00Z" w16du:dateUtc="2025-09-01T16:15:00Z">
        <w:r w:rsidRPr="00701D0B" w:rsidDel="00D803A8">
          <w:rPr>
            <w:rFonts w:cs="Arial"/>
          </w:rPr>
          <w:delText>“</w:delText>
        </w:r>
      </w:del>
      <w:r w:rsidRPr="00701D0B">
        <w:rPr>
          <w:rFonts w:cs="Arial"/>
          <w:b/>
          <w:bCs/>
        </w:rPr>
        <w:t>Affected Party</w:t>
      </w:r>
      <w:del w:id="868" w:author="Werksmans" w:date="2025-09-01T18:16:00Z" w16du:dateUtc="2025-09-01T16:16:00Z">
        <w:r w:rsidRPr="00701D0B" w:rsidDel="00D803A8">
          <w:rPr>
            <w:rFonts w:cs="Arial"/>
          </w:rPr>
          <w:delText>”</w:delText>
        </w:r>
      </w:del>
      <w:ins w:id="869" w:author="Werksmans" w:date="2025-09-01T18:16:00Z" w16du:dateUtc="2025-09-01T16:16:00Z">
        <w:r w:rsidR="00D803A8">
          <w:rPr>
            <w:rFonts w:cs="Arial"/>
          </w:rPr>
          <w:t>"</w:t>
        </w:r>
      </w:ins>
      <w:r w:rsidRPr="00701D0B">
        <w:rPr>
          <w:rFonts w:cs="Arial"/>
        </w:rPr>
        <w:t xml:space="preserve">) as a result of or in the event of </w:t>
      </w:r>
      <w:r w:rsidR="00F87515" w:rsidRPr="00701D0B">
        <w:rPr>
          <w:rFonts w:cs="Arial"/>
          <w:i/>
          <w:iCs/>
        </w:rPr>
        <w:t>force majeure</w:t>
      </w:r>
      <w:r w:rsidRPr="00701D0B">
        <w:rPr>
          <w:rFonts w:cs="Arial"/>
        </w:rPr>
        <w:t>, then:</w:t>
      </w:r>
    </w:p>
    <w:p w14:paraId="0A5A47C2" w14:textId="7A37CC40" w:rsidR="005C1B1C" w:rsidRPr="00701D0B" w:rsidRDefault="005C1B1C" w:rsidP="006F1A86">
      <w:pPr>
        <w:pStyle w:val="Clause3Sub"/>
        <w:rPr>
          <w:rFonts w:cs="Arial"/>
        </w:rPr>
      </w:pPr>
      <w:bookmarkStart w:id="870" w:name="_2iq8gzs" w:colFirst="0" w:colLast="0"/>
      <w:bookmarkStart w:id="871" w:name="_Ref101800540"/>
      <w:bookmarkEnd w:id="870"/>
      <w:r w:rsidRPr="00701D0B">
        <w:rPr>
          <w:rFonts w:cs="Arial"/>
        </w:rPr>
        <w:t xml:space="preserve">their obligations in terms of this Agreement shall be deemed to have been suspended to the extent that and for so long as the Affected Party is so prevented from fulfilling them and the corresponding obligations of the other Party (the </w:t>
      </w:r>
      <w:ins w:id="872" w:author="Werksmans" w:date="2025-09-01T18:15:00Z" w16du:dateUtc="2025-09-01T16:15:00Z">
        <w:r w:rsidR="00D803A8">
          <w:rPr>
            <w:rFonts w:cs="Arial"/>
          </w:rPr>
          <w:t>"</w:t>
        </w:r>
      </w:ins>
      <w:del w:id="873" w:author="Werksmans" w:date="2025-09-01T18:15:00Z" w16du:dateUtc="2025-09-01T16:15:00Z">
        <w:r w:rsidRPr="00701D0B" w:rsidDel="00D803A8">
          <w:rPr>
            <w:rFonts w:cs="Arial"/>
          </w:rPr>
          <w:delText>“</w:delText>
        </w:r>
      </w:del>
      <w:r w:rsidRPr="00701D0B">
        <w:rPr>
          <w:rFonts w:cs="Arial"/>
          <w:b/>
          <w:bCs/>
        </w:rPr>
        <w:t>Unaffected Party</w:t>
      </w:r>
      <w:del w:id="874" w:author="Werksmans" w:date="2025-09-01T18:15:00Z" w16du:dateUtc="2025-09-01T16:15:00Z">
        <w:r w:rsidRPr="00701D0B" w:rsidDel="00D803A8">
          <w:rPr>
            <w:rFonts w:cs="Arial"/>
          </w:rPr>
          <w:delText>”</w:delText>
        </w:r>
      </w:del>
      <w:ins w:id="875" w:author="Werksmans" w:date="2025-09-01T18:15:00Z" w16du:dateUtc="2025-09-01T16:15:00Z">
        <w:r w:rsidR="00D803A8">
          <w:rPr>
            <w:rFonts w:cs="Arial"/>
          </w:rPr>
          <w:t>"</w:t>
        </w:r>
      </w:ins>
      <w:r w:rsidRPr="00701D0B">
        <w:rPr>
          <w:rFonts w:cs="Arial"/>
        </w:rPr>
        <w:t>) shall be suspended to the corresponding extent;</w:t>
      </w:r>
      <w:bookmarkEnd w:id="871"/>
    </w:p>
    <w:p w14:paraId="447F88EF" w14:textId="4062046A" w:rsidR="005C1B1C" w:rsidRPr="00701D0B" w:rsidRDefault="005C1B1C" w:rsidP="006F1A86">
      <w:pPr>
        <w:pStyle w:val="Clause3Sub"/>
        <w:rPr>
          <w:rFonts w:cs="Arial"/>
        </w:rPr>
      </w:pPr>
      <w:bookmarkStart w:id="876" w:name="_xvir7l" w:colFirst="0" w:colLast="0"/>
      <w:bookmarkStart w:id="877" w:name="_Ref101800569"/>
      <w:bookmarkEnd w:id="876"/>
      <w:r w:rsidRPr="00701D0B">
        <w:rPr>
          <w:rFonts w:cs="Arial"/>
        </w:rPr>
        <w:t xml:space="preserve">the Affected Party shall promptly notify the Unaffected Party in writing of such event of </w:t>
      </w:r>
      <w:r w:rsidR="00F87515" w:rsidRPr="00701D0B">
        <w:rPr>
          <w:rFonts w:cs="Arial"/>
          <w:i/>
          <w:iCs/>
        </w:rPr>
        <w:t>force majeure</w:t>
      </w:r>
      <w:r w:rsidR="00F87515" w:rsidRPr="00701D0B">
        <w:rPr>
          <w:rFonts w:cs="Arial"/>
        </w:rPr>
        <w:t xml:space="preserve"> </w:t>
      </w:r>
      <w:r w:rsidRPr="00701D0B">
        <w:rPr>
          <w:rFonts w:cs="Arial"/>
        </w:rPr>
        <w:t>and such notice shall include an estimation of the approximate period for which the suspension in terms of clause </w:t>
      </w:r>
      <w:r w:rsidRPr="00701D0B">
        <w:rPr>
          <w:rFonts w:cs="Arial"/>
        </w:rPr>
        <w:fldChar w:fldCharType="begin"/>
      </w:r>
      <w:r w:rsidRPr="00701D0B">
        <w:rPr>
          <w:rFonts w:cs="Arial"/>
        </w:rPr>
        <w:instrText xml:space="preserve"> REF _Ref101800540 \r \h  \* MERGEFORMAT </w:instrText>
      </w:r>
      <w:r w:rsidRPr="00701D0B">
        <w:rPr>
          <w:rFonts w:cs="Arial"/>
        </w:rPr>
      </w:r>
      <w:r w:rsidRPr="00701D0B">
        <w:rPr>
          <w:rFonts w:cs="Arial"/>
        </w:rPr>
        <w:fldChar w:fldCharType="separate"/>
      </w:r>
      <w:ins w:id="878" w:author="Werksmans" w:date="2025-09-24T22:32:00Z" w16du:dateUtc="2025-09-24T20:32:00Z">
        <w:r w:rsidR="00253ADF">
          <w:rPr>
            <w:rFonts w:cs="Arial"/>
          </w:rPr>
          <w:t>19.1.1</w:t>
        </w:r>
      </w:ins>
      <w:del w:id="879" w:author="Werksmans" w:date="2025-09-24T21:42:00Z" w16du:dateUtc="2025-09-24T19:42:00Z">
        <w:r w:rsidR="00E9082F" w:rsidDel="00A41121">
          <w:rPr>
            <w:rFonts w:cs="Arial"/>
          </w:rPr>
          <w:delText>18.1.1</w:delText>
        </w:r>
      </w:del>
      <w:r w:rsidRPr="00701D0B">
        <w:rPr>
          <w:rFonts w:cs="Arial"/>
        </w:rPr>
        <w:fldChar w:fldCharType="end"/>
      </w:r>
      <w:r w:rsidRPr="00701D0B">
        <w:rPr>
          <w:rFonts w:cs="Arial"/>
        </w:rPr>
        <w:t xml:space="preserve"> will endure. Such estimate shall not be binding on the Affected Party; and</w:t>
      </w:r>
      <w:bookmarkEnd w:id="877"/>
    </w:p>
    <w:p w14:paraId="6BB52026" w14:textId="1FD14732" w:rsidR="005C1B1C" w:rsidRPr="00701D0B" w:rsidRDefault="005C1B1C" w:rsidP="006F1A86">
      <w:pPr>
        <w:pStyle w:val="Clause3Sub"/>
        <w:rPr>
          <w:rFonts w:cs="Arial"/>
        </w:rPr>
      </w:pPr>
      <w:bookmarkStart w:id="880" w:name="_3hv69ve" w:colFirst="0" w:colLast="0"/>
      <w:bookmarkEnd w:id="880"/>
      <w:r w:rsidRPr="00701D0B">
        <w:rPr>
          <w:rFonts w:cs="Arial"/>
        </w:rPr>
        <w:t>the duration of this Agreement as well as each period within which and each date by which any obligation is required to be performed in terms of this Agreement shall be extended or postponed, as the case may be, by the period of suspension in terms of clause </w:t>
      </w:r>
      <w:r w:rsidRPr="00701D0B">
        <w:rPr>
          <w:rFonts w:cs="Arial"/>
        </w:rPr>
        <w:fldChar w:fldCharType="begin"/>
      </w:r>
      <w:r w:rsidRPr="00701D0B">
        <w:rPr>
          <w:rFonts w:cs="Arial"/>
        </w:rPr>
        <w:instrText xml:space="preserve"> REF _Ref101800569 \r \h  \* MERGEFORMAT </w:instrText>
      </w:r>
      <w:r w:rsidRPr="00701D0B">
        <w:rPr>
          <w:rFonts w:cs="Arial"/>
        </w:rPr>
      </w:r>
      <w:r w:rsidRPr="00701D0B">
        <w:rPr>
          <w:rFonts w:cs="Arial"/>
        </w:rPr>
        <w:fldChar w:fldCharType="separate"/>
      </w:r>
      <w:ins w:id="881" w:author="Werksmans" w:date="2025-09-24T22:32:00Z" w16du:dateUtc="2025-09-24T20:32:00Z">
        <w:r w:rsidR="00253ADF">
          <w:rPr>
            <w:rFonts w:cs="Arial"/>
          </w:rPr>
          <w:t>19.1.2</w:t>
        </w:r>
      </w:ins>
      <w:del w:id="882" w:author="Werksmans" w:date="2025-09-24T21:42:00Z" w16du:dateUtc="2025-09-24T19:42:00Z">
        <w:r w:rsidR="00E9082F" w:rsidDel="00A41121">
          <w:rPr>
            <w:rFonts w:cs="Arial"/>
          </w:rPr>
          <w:delText>18.1.2</w:delText>
        </w:r>
      </w:del>
      <w:r w:rsidRPr="00701D0B">
        <w:rPr>
          <w:rFonts w:cs="Arial"/>
        </w:rPr>
        <w:fldChar w:fldCharType="end"/>
      </w:r>
      <w:r w:rsidRPr="00701D0B">
        <w:rPr>
          <w:rFonts w:cs="Arial"/>
        </w:rPr>
        <w:t>.</w:t>
      </w:r>
    </w:p>
    <w:p w14:paraId="1E9F3E27" w14:textId="15CBCB2F" w:rsidR="005C1B1C" w:rsidRPr="00701D0B" w:rsidRDefault="005C1B1C" w:rsidP="006F1A86">
      <w:pPr>
        <w:pStyle w:val="Clause2Sub"/>
        <w:rPr>
          <w:rFonts w:cs="Arial"/>
        </w:rPr>
      </w:pPr>
      <w:bookmarkStart w:id="883" w:name="_1x0gk37" w:colFirst="0" w:colLast="0"/>
      <w:bookmarkStart w:id="884" w:name="_Ref101800595"/>
      <w:bookmarkEnd w:id="883"/>
      <w:r w:rsidRPr="00701D0B">
        <w:rPr>
          <w:rFonts w:cs="Arial"/>
        </w:rPr>
        <w:t xml:space="preserve">Should the Affected Party partially or completely cease to be prevented from fulfilling its obligations by the event of </w:t>
      </w:r>
      <w:r w:rsidR="00F87515" w:rsidRPr="00701D0B">
        <w:rPr>
          <w:rFonts w:cs="Arial"/>
          <w:i/>
          <w:iCs/>
        </w:rPr>
        <w:t>force majeure</w:t>
      </w:r>
      <w:r w:rsidRPr="00701D0B">
        <w:rPr>
          <w:rFonts w:cs="Arial"/>
        </w:rPr>
        <w:t>, the Affected Party shall immediately give written notice to the Unaffected Party of such cessation and the Affected Party shall, as soon as possible and where possible, fulfil its obligations which were previously suspended, provided that in the event and to the extent that fulfilment is no longer possible or the other Party has given written notice that it no longer requires such fulfilment, the Affected Party shall not be obliged to fulfil its suspended obligations and the Unaffected Party shall not be obliged to fulfil its corresponding obligations.</w:t>
      </w:r>
      <w:bookmarkEnd w:id="884"/>
    </w:p>
    <w:p w14:paraId="5E202AD1" w14:textId="11E56BCA" w:rsidR="005C1B1C" w:rsidRPr="00701D0B" w:rsidRDefault="005C1B1C" w:rsidP="006F1A86">
      <w:pPr>
        <w:pStyle w:val="Clause2Sub"/>
        <w:rPr>
          <w:rFonts w:cs="Arial"/>
        </w:rPr>
      </w:pPr>
      <w:bookmarkStart w:id="885" w:name="_4h042r0" w:colFirst="0" w:colLast="0"/>
      <w:bookmarkEnd w:id="885"/>
      <w:r w:rsidRPr="00701D0B">
        <w:rPr>
          <w:rFonts w:cs="Arial"/>
        </w:rPr>
        <w:t xml:space="preserve">Should an event of </w:t>
      </w:r>
      <w:r w:rsidR="00F87515" w:rsidRPr="00701D0B">
        <w:rPr>
          <w:rFonts w:cs="Arial"/>
          <w:i/>
          <w:iCs/>
        </w:rPr>
        <w:t>force majeure</w:t>
      </w:r>
      <w:r w:rsidR="00F87515" w:rsidRPr="00701D0B">
        <w:rPr>
          <w:rFonts w:cs="Arial"/>
        </w:rPr>
        <w:t xml:space="preserve"> </w:t>
      </w:r>
      <w:r w:rsidRPr="00701D0B">
        <w:rPr>
          <w:rFonts w:cs="Arial"/>
        </w:rPr>
        <w:t>continue for more than 30 (thirty) days after the date of the notice referred to in clause </w:t>
      </w:r>
      <w:r w:rsidRPr="00701D0B">
        <w:rPr>
          <w:rFonts w:cs="Arial"/>
        </w:rPr>
        <w:fldChar w:fldCharType="begin"/>
      </w:r>
      <w:r w:rsidRPr="00701D0B">
        <w:rPr>
          <w:rFonts w:cs="Arial"/>
        </w:rPr>
        <w:instrText xml:space="preserve"> REF _Ref101800569 \r \h  \* MERGEFORMAT </w:instrText>
      </w:r>
      <w:r w:rsidRPr="00701D0B">
        <w:rPr>
          <w:rFonts w:cs="Arial"/>
        </w:rPr>
      </w:r>
      <w:r w:rsidRPr="00701D0B">
        <w:rPr>
          <w:rFonts w:cs="Arial"/>
        </w:rPr>
        <w:fldChar w:fldCharType="separate"/>
      </w:r>
      <w:ins w:id="886" w:author="Werksmans" w:date="2025-09-24T22:32:00Z" w16du:dateUtc="2025-09-24T20:32:00Z">
        <w:r w:rsidR="00253ADF">
          <w:rPr>
            <w:rFonts w:cs="Arial"/>
          </w:rPr>
          <w:t>19.1.2</w:t>
        </w:r>
      </w:ins>
      <w:del w:id="887" w:author="Werksmans" w:date="2025-09-24T21:42:00Z" w16du:dateUtc="2025-09-24T19:42:00Z">
        <w:r w:rsidR="00E9082F" w:rsidDel="00A41121">
          <w:rPr>
            <w:rFonts w:cs="Arial"/>
          </w:rPr>
          <w:delText>18.1.2</w:delText>
        </w:r>
      </w:del>
      <w:r w:rsidRPr="00701D0B">
        <w:rPr>
          <w:rFonts w:cs="Arial"/>
        </w:rPr>
        <w:fldChar w:fldCharType="end"/>
      </w:r>
      <w:r w:rsidRPr="00701D0B">
        <w:rPr>
          <w:rFonts w:cs="Arial"/>
        </w:rPr>
        <w:t xml:space="preserve"> and notice of cessation in terms of clause </w:t>
      </w:r>
      <w:r w:rsidRPr="00701D0B">
        <w:rPr>
          <w:rFonts w:cs="Arial"/>
        </w:rPr>
        <w:fldChar w:fldCharType="begin"/>
      </w:r>
      <w:r w:rsidRPr="00701D0B">
        <w:rPr>
          <w:rFonts w:cs="Arial"/>
        </w:rPr>
        <w:instrText xml:space="preserve"> REF _Ref101800595 \r \h  \* MERGEFORMAT </w:instrText>
      </w:r>
      <w:r w:rsidRPr="00701D0B">
        <w:rPr>
          <w:rFonts w:cs="Arial"/>
        </w:rPr>
      </w:r>
      <w:r w:rsidRPr="00701D0B">
        <w:rPr>
          <w:rFonts w:cs="Arial"/>
        </w:rPr>
        <w:fldChar w:fldCharType="separate"/>
      </w:r>
      <w:ins w:id="888" w:author="Werksmans" w:date="2025-09-24T22:32:00Z" w16du:dateUtc="2025-09-24T20:32:00Z">
        <w:r w:rsidR="00253ADF">
          <w:rPr>
            <w:rFonts w:cs="Arial"/>
          </w:rPr>
          <w:t>19.2</w:t>
        </w:r>
      </w:ins>
      <w:del w:id="889" w:author="Werksmans" w:date="2025-09-24T21:42:00Z" w16du:dateUtc="2025-09-24T19:42:00Z">
        <w:r w:rsidR="00E9082F" w:rsidDel="00A41121">
          <w:rPr>
            <w:rFonts w:cs="Arial"/>
          </w:rPr>
          <w:delText>18.2</w:delText>
        </w:r>
      </w:del>
      <w:r w:rsidRPr="00701D0B">
        <w:rPr>
          <w:rFonts w:cs="Arial"/>
        </w:rPr>
        <w:fldChar w:fldCharType="end"/>
      </w:r>
      <w:r w:rsidRPr="00701D0B">
        <w:rPr>
          <w:rFonts w:cs="Arial"/>
        </w:rPr>
        <w:t xml:space="preserve"> has not been given, then the Unaffected Party shall be entitled (but not obliged) to terminate this Agreement by giving not less than 10 (ten) days’ written notice to the Affected Party to that effect, provided that any such notice of termination should be deemed not to have been given if a notice of cessation in terms </w:t>
      </w:r>
      <w:r w:rsidRPr="00701D0B">
        <w:rPr>
          <w:rFonts w:cs="Arial"/>
        </w:rPr>
        <w:lastRenderedPageBreak/>
        <w:t>clause </w:t>
      </w:r>
      <w:r w:rsidRPr="00701D0B">
        <w:rPr>
          <w:rFonts w:cs="Arial"/>
        </w:rPr>
        <w:fldChar w:fldCharType="begin"/>
      </w:r>
      <w:r w:rsidRPr="00701D0B">
        <w:rPr>
          <w:rFonts w:cs="Arial"/>
        </w:rPr>
        <w:instrText xml:space="preserve"> REF _Ref101800595 \r \h  \* MERGEFORMAT </w:instrText>
      </w:r>
      <w:r w:rsidRPr="00701D0B">
        <w:rPr>
          <w:rFonts w:cs="Arial"/>
        </w:rPr>
      </w:r>
      <w:r w:rsidRPr="00701D0B">
        <w:rPr>
          <w:rFonts w:cs="Arial"/>
        </w:rPr>
        <w:fldChar w:fldCharType="separate"/>
      </w:r>
      <w:ins w:id="890" w:author="Werksmans" w:date="2025-09-24T22:32:00Z" w16du:dateUtc="2025-09-24T20:32:00Z">
        <w:r w:rsidR="00253ADF">
          <w:rPr>
            <w:rFonts w:cs="Arial"/>
          </w:rPr>
          <w:t>19.2</w:t>
        </w:r>
      </w:ins>
      <w:del w:id="891" w:author="Werksmans" w:date="2025-09-24T21:42:00Z" w16du:dateUtc="2025-09-24T19:42:00Z">
        <w:r w:rsidR="00E9082F" w:rsidDel="00A41121">
          <w:rPr>
            <w:rFonts w:cs="Arial"/>
          </w:rPr>
          <w:delText>18.2</w:delText>
        </w:r>
      </w:del>
      <w:r w:rsidRPr="00701D0B">
        <w:rPr>
          <w:rFonts w:cs="Arial"/>
        </w:rPr>
        <w:fldChar w:fldCharType="end"/>
      </w:r>
      <w:r w:rsidRPr="00701D0B">
        <w:rPr>
          <w:rFonts w:cs="Arial"/>
        </w:rPr>
        <w:t xml:space="preserve"> is received by the Unaffected Party prior to the expiry of such 10 (ten) day period.</w:t>
      </w:r>
    </w:p>
    <w:p w14:paraId="13178D2A" w14:textId="77777777" w:rsidR="005C1B1C" w:rsidRPr="00701D0B" w:rsidRDefault="005C1B1C" w:rsidP="006F1A86">
      <w:pPr>
        <w:pStyle w:val="Clause1Head"/>
        <w:rPr>
          <w:rFonts w:cs="Arial"/>
        </w:rPr>
      </w:pPr>
      <w:bookmarkStart w:id="892" w:name="_Toc484781829"/>
      <w:bookmarkStart w:id="893" w:name="_Toc522026181"/>
      <w:bookmarkStart w:id="894" w:name="_Toc31822874"/>
      <w:bookmarkStart w:id="895" w:name="_Toc61846795"/>
      <w:bookmarkStart w:id="896" w:name="_Toc157416515"/>
      <w:bookmarkStart w:id="897" w:name="_Toc157584678"/>
      <w:bookmarkStart w:id="898" w:name="_Toc157593131"/>
      <w:bookmarkStart w:id="899" w:name="_Toc157593588"/>
      <w:bookmarkStart w:id="900" w:name="_Toc157593685"/>
      <w:bookmarkStart w:id="901" w:name="_Toc209645593"/>
      <w:bookmarkStart w:id="902" w:name="_Ref203487995"/>
      <w:r w:rsidRPr="00701D0B">
        <w:rPr>
          <w:rFonts w:cs="Arial"/>
        </w:rPr>
        <w:t>INTELLECTUAL PROPERTY</w:t>
      </w:r>
      <w:bookmarkEnd w:id="892"/>
      <w:bookmarkEnd w:id="893"/>
      <w:bookmarkEnd w:id="894"/>
      <w:bookmarkEnd w:id="895"/>
      <w:bookmarkEnd w:id="896"/>
      <w:bookmarkEnd w:id="897"/>
      <w:bookmarkEnd w:id="898"/>
      <w:bookmarkEnd w:id="899"/>
      <w:bookmarkEnd w:id="900"/>
      <w:bookmarkEnd w:id="901"/>
    </w:p>
    <w:p w14:paraId="55BEBFF4" w14:textId="1B3C9EFD" w:rsidR="005C1B1C" w:rsidRPr="00701D0B" w:rsidRDefault="005C1B1C" w:rsidP="000818D5">
      <w:pPr>
        <w:pStyle w:val="Clause2Sub"/>
        <w:rPr>
          <w:rFonts w:cs="Arial"/>
        </w:rPr>
      </w:pPr>
      <w:bookmarkStart w:id="903" w:name="_Ref31822497"/>
      <w:bookmarkStart w:id="904" w:name="_Ref31822827"/>
      <w:bookmarkStart w:id="905" w:name="_Ref31084981"/>
      <w:r w:rsidRPr="00701D0B">
        <w:rPr>
          <w:rFonts w:cs="Arial"/>
        </w:rPr>
        <w:t xml:space="preserve">All existing </w:t>
      </w:r>
      <w:r w:rsidR="00DE0C4C" w:rsidRPr="00701D0B">
        <w:rPr>
          <w:rFonts w:cs="Arial"/>
        </w:rPr>
        <w:t>I</w:t>
      </w:r>
      <w:r w:rsidRPr="00701D0B">
        <w:rPr>
          <w:rFonts w:cs="Arial"/>
        </w:rPr>
        <w:t xml:space="preserve">ntellectual </w:t>
      </w:r>
      <w:r w:rsidR="00DE0C4C" w:rsidRPr="00701D0B">
        <w:rPr>
          <w:rFonts w:cs="Arial"/>
        </w:rPr>
        <w:t>P</w:t>
      </w:r>
      <w:r w:rsidRPr="00701D0B">
        <w:rPr>
          <w:rFonts w:cs="Arial"/>
        </w:rPr>
        <w:t xml:space="preserve">roperty of </w:t>
      </w:r>
      <w:r w:rsidR="00DE0C4C" w:rsidRPr="00701D0B">
        <w:rPr>
          <w:rFonts w:cs="Arial"/>
        </w:rPr>
        <w:t xml:space="preserve">a Party </w:t>
      </w:r>
      <w:r w:rsidRPr="00701D0B">
        <w:rPr>
          <w:rFonts w:cs="Arial"/>
        </w:rPr>
        <w:t xml:space="preserve">shall remain vested in </w:t>
      </w:r>
      <w:r w:rsidR="00DE0C4C" w:rsidRPr="00701D0B">
        <w:rPr>
          <w:rFonts w:cs="Arial"/>
        </w:rPr>
        <w:t>such Party</w:t>
      </w:r>
      <w:bookmarkEnd w:id="903"/>
      <w:r w:rsidRPr="00701D0B">
        <w:rPr>
          <w:rFonts w:cs="Arial"/>
        </w:rPr>
        <w:t>.</w:t>
      </w:r>
      <w:bookmarkEnd w:id="904"/>
    </w:p>
    <w:p w14:paraId="11D6C564" w14:textId="1C74E7B3" w:rsidR="005C1B1C" w:rsidRPr="00701D0B" w:rsidRDefault="005C1B1C" w:rsidP="006F1A86">
      <w:pPr>
        <w:pStyle w:val="Clause2Sub"/>
        <w:rPr>
          <w:rFonts w:cs="Arial"/>
        </w:rPr>
      </w:pPr>
      <w:bookmarkStart w:id="906" w:name="_Ref32385628"/>
      <w:r w:rsidRPr="00701D0B">
        <w:rPr>
          <w:rFonts w:cs="Arial"/>
        </w:rPr>
        <w:t xml:space="preserve">Subject to clause </w:t>
      </w:r>
      <w:r w:rsidRPr="00701D0B">
        <w:rPr>
          <w:rFonts w:cs="Arial"/>
        </w:rPr>
        <w:fldChar w:fldCharType="begin"/>
      </w:r>
      <w:r w:rsidRPr="00701D0B">
        <w:rPr>
          <w:rFonts w:cs="Arial"/>
        </w:rPr>
        <w:instrText xml:space="preserve"> REF _Ref31822827 \r \h  \* MERGEFORMAT </w:instrText>
      </w:r>
      <w:r w:rsidRPr="00701D0B">
        <w:rPr>
          <w:rFonts w:cs="Arial"/>
        </w:rPr>
      </w:r>
      <w:r w:rsidRPr="00701D0B">
        <w:rPr>
          <w:rFonts w:cs="Arial"/>
        </w:rPr>
        <w:fldChar w:fldCharType="separate"/>
      </w:r>
      <w:ins w:id="907" w:author="Werksmans" w:date="2025-09-24T22:32:00Z" w16du:dateUtc="2025-09-24T20:32:00Z">
        <w:r w:rsidR="00253ADF">
          <w:rPr>
            <w:rFonts w:cs="Arial"/>
          </w:rPr>
          <w:t>20.1</w:t>
        </w:r>
      </w:ins>
      <w:del w:id="908" w:author="Werksmans" w:date="2025-09-24T21:42:00Z" w16du:dateUtc="2025-09-24T19:42:00Z">
        <w:r w:rsidR="00E9082F" w:rsidDel="00A41121">
          <w:rPr>
            <w:rFonts w:cs="Arial"/>
          </w:rPr>
          <w:delText>19.1</w:delText>
        </w:r>
      </w:del>
      <w:r w:rsidRPr="00701D0B">
        <w:rPr>
          <w:rFonts w:cs="Arial"/>
        </w:rPr>
        <w:fldChar w:fldCharType="end"/>
      </w:r>
      <w:r w:rsidRPr="00701D0B">
        <w:rPr>
          <w:rFonts w:cs="Arial"/>
        </w:rPr>
        <w:t xml:space="preserve"> and unless the Parties agree otherwise in writing, the Parties agree that all the rights to any Intellectual Property developed in the course of performing the Services shall belong to </w:t>
      </w:r>
      <w:r w:rsidR="00751520" w:rsidRPr="00701D0B">
        <w:rPr>
          <w:rFonts w:cs="Arial"/>
        </w:rPr>
        <w:t xml:space="preserve">the </w:t>
      </w:r>
      <w:r w:rsidR="00C8101E" w:rsidRPr="00701D0B">
        <w:rPr>
          <w:rFonts w:cs="Arial"/>
        </w:rPr>
        <w:t>Customer</w:t>
      </w:r>
      <w:r w:rsidRPr="00701D0B">
        <w:rPr>
          <w:rFonts w:cs="Arial"/>
        </w:rPr>
        <w:t>.</w:t>
      </w:r>
      <w:bookmarkEnd w:id="905"/>
      <w:bookmarkEnd w:id="906"/>
    </w:p>
    <w:p w14:paraId="775F4752" w14:textId="58F5CE08" w:rsidR="005C1B1C" w:rsidRPr="00701D0B" w:rsidRDefault="005C1B1C" w:rsidP="006F1A86">
      <w:pPr>
        <w:pStyle w:val="Clause2Sub"/>
        <w:rPr>
          <w:rFonts w:cs="Arial"/>
        </w:rPr>
      </w:pPr>
      <w:bookmarkStart w:id="909" w:name="_Ref31085027"/>
      <w:r w:rsidRPr="00701D0B">
        <w:rPr>
          <w:rFonts w:cs="Arial"/>
        </w:rPr>
        <w:t xml:space="preserve">The </w:t>
      </w:r>
      <w:r w:rsidR="00C8101E" w:rsidRPr="00701D0B">
        <w:rPr>
          <w:rFonts w:cs="Arial"/>
        </w:rPr>
        <w:t>Service Provider</w:t>
      </w:r>
      <w:r w:rsidRPr="00701D0B">
        <w:rPr>
          <w:rFonts w:cs="Arial"/>
        </w:rPr>
        <w:t xml:space="preserve"> hereby assigns, transfers and makes over to</w:t>
      </w:r>
      <w:r w:rsidR="00751520" w:rsidRPr="00701D0B">
        <w:rPr>
          <w:rFonts w:cs="Arial"/>
        </w:rPr>
        <w:t xml:space="preserve"> the</w:t>
      </w:r>
      <w:r w:rsidRPr="00701D0B">
        <w:rPr>
          <w:rFonts w:cs="Arial"/>
        </w:rPr>
        <w:t xml:space="preserve"> </w:t>
      </w:r>
      <w:r w:rsidR="00C8101E" w:rsidRPr="00701D0B">
        <w:rPr>
          <w:rFonts w:cs="Arial"/>
        </w:rPr>
        <w:t>Customer</w:t>
      </w:r>
      <w:r w:rsidRPr="00701D0B">
        <w:rPr>
          <w:rFonts w:cs="Arial"/>
        </w:rPr>
        <w:t xml:space="preserve">, in any country of the world, all of its rights, title and interest in and to any </w:t>
      </w:r>
      <w:r w:rsidR="00BE4305" w:rsidRPr="00701D0B">
        <w:rPr>
          <w:rFonts w:cs="Arial"/>
        </w:rPr>
        <w:t>I</w:t>
      </w:r>
      <w:r w:rsidRPr="00701D0B">
        <w:rPr>
          <w:rFonts w:cs="Arial"/>
        </w:rPr>
        <w:t xml:space="preserve">ntellectual </w:t>
      </w:r>
      <w:r w:rsidR="00BE4305" w:rsidRPr="00701D0B">
        <w:rPr>
          <w:rFonts w:cs="Arial"/>
        </w:rPr>
        <w:t>P</w:t>
      </w:r>
      <w:r w:rsidRPr="00701D0B">
        <w:rPr>
          <w:rFonts w:cs="Arial"/>
        </w:rPr>
        <w:t xml:space="preserve">roperty developed as contemplated in clause </w:t>
      </w:r>
      <w:r w:rsidRPr="00701D0B">
        <w:rPr>
          <w:rFonts w:cs="Arial"/>
        </w:rPr>
        <w:fldChar w:fldCharType="begin"/>
      </w:r>
      <w:r w:rsidRPr="00701D0B">
        <w:rPr>
          <w:rFonts w:cs="Arial"/>
        </w:rPr>
        <w:instrText xml:space="preserve"> REF _Ref32385628 \r \h  \* MERGEFORMAT </w:instrText>
      </w:r>
      <w:r w:rsidRPr="00701D0B">
        <w:rPr>
          <w:rFonts w:cs="Arial"/>
        </w:rPr>
      </w:r>
      <w:r w:rsidRPr="00701D0B">
        <w:rPr>
          <w:rFonts w:cs="Arial"/>
        </w:rPr>
        <w:fldChar w:fldCharType="separate"/>
      </w:r>
      <w:ins w:id="910" w:author="Werksmans" w:date="2025-09-24T22:32:00Z" w16du:dateUtc="2025-09-24T20:32:00Z">
        <w:r w:rsidR="00253ADF">
          <w:rPr>
            <w:rFonts w:cs="Arial"/>
          </w:rPr>
          <w:t>20.2</w:t>
        </w:r>
      </w:ins>
      <w:del w:id="911" w:author="Werksmans" w:date="2025-09-24T21:42:00Z" w16du:dateUtc="2025-09-24T19:42:00Z">
        <w:r w:rsidR="00E9082F" w:rsidDel="00A41121">
          <w:rPr>
            <w:rFonts w:cs="Arial"/>
          </w:rPr>
          <w:delText>19.2</w:delText>
        </w:r>
      </w:del>
      <w:r w:rsidRPr="00701D0B">
        <w:rPr>
          <w:rFonts w:cs="Arial"/>
        </w:rPr>
        <w:fldChar w:fldCharType="end"/>
      </w:r>
      <w:r w:rsidRPr="00701D0B">
        <w:rPr>
          <w:rFonts w:cs="Arial"/>
        </w:rPr>
        <w:t xml:space="preserve">, together with any improvements, additions or modifications, free from any third party lien, charge or other </w:t>
      </w:r>
      <w:r w:rsidR="00BE4305" w:rsidRPr="00701D0B">
        <w:rPr>
          <w:rFonts w:cs="Arial"/>
        </w:rPr>
        <w:t>e</w:t>
      </w:r>
      <w:r w:rsidRPr="00701D0B">
        <w:rPr>
          <w:rFonts w:cs="Arial"/>
        </w:rPr>
        <w:t xml:space="preserve">ncumbrance. No consideration shall be paid or payable by </w:t>
      </w:r>
      <w:r w:rsidR="003D44E9" w:rsidRPr="00701D0B">
        <w:rPr>
          <w:rFonts w:cs="Arial"/>
        </w:rPr>
        <w:t xml:space="preserve">the </w:t>
      </w:r>
      <w:r w:rsidR="00C8101E" w:rsidRPr="00701D0B">
        <w:rPr>
          <w:rFonts w:cs="Arial"/>
        </w:rPr>
        <w:t>Customer</w:t>
      </w:r>
      <w:r w:rsidRPr="00701D0B">
        <w:rPr>
          <w:rFonts w:cs="Arial"/>
        </w:rPr>
        <w:t xml:space="preserve"> for the </w:t>
      </w:r>
      <w:r w:rsidR="00460F1A" w:rsidRPr="00701D0B">
        <w:rPr>
          <w:rFonts w:cs="Arial"/>
        </w:rPr>
        <w:t>I</w:t>
      </w:r>
      <w:r w:rsidRPr="00701D0B">
        <w:rPr>
          <w:rFonts w:cs="Arial"/>
        </w:rPr>
        <w:t xml:space="preserve">ntellectual </w:t>
      </w:r>
      <w:r w:rsidR="00460F1A" w:rsidRPr="00701D0B">
        <w:rPr>
          <w:rFonts w:cs="Arial"/>
        </w:rPr>
        <w:t>P</w:t>
      </w:r>
      <w:r w:rsidRPr="00701D0B">
        <w:rPr>
          <w:rFonts w:cs="Arial"/>
        </w:rPr>
        <w:t>roperty so assigned, transferred or made over.</w:t>
      </w:r>
      <w:bookmarkEnd w:id="909"/>
    </w:p>
    <w:p w14:paraId="1D400542" w14:textId="082F15ED" w:rsidR="005C1B1C" w:rsidRPr="00701D0B" w:rsidRDefault="005C1B1C" w:rsidP="006F1A86">
      <w:pPr>
        <w:pStyle w:val="Clause2Sub"/>
        <w:rPr>
          <w:rFonts w:cs="Arial"/>
        </w:rPr>
      </w:pPr>
      <w:r w:rsidRPr="00701D0B">
        <w:rPr>
          <w:rFonts w:cs="Arial"/>
        </w:rPr>
        <w:t xml:space="preserve">The </w:t>
      </w:r>
      <w:r w:rsidR="00C8101E" w:rsidRPr="00701D0B">
        <w:rPr>
          <w:rFonts w:cs="Arial"/>
        </w:rPr>
        <w:t>Service Provider</w:t>
      </w:r>
      <w:r w:rsidRPr="00701D0B">
        <w:rPr>
          <w:rFonts w:cs="Arial"/>
        </w:rPr>
        <w:t xml:space="preserve"> shall sign all documentation and do any and all things necessary to give effect to the provisions of clause </w:t>
      </w:r>
      <w:r w:rsidRPr="00701D0B">
        <w:rPr>
          <w:rFonts w:cs="Arial"/>
        </w:rPr>
        <w:fldChar w:fldCharType="begin"/>
      </w:r>
      <w:r w:rsidRPr="00701D0B">
        <w:rPr>
          <w:rFonts w:cs="Arial"/>
        </w:rPr>
        <w:instrText xml:space="preserve"> REF _Ref31085027 \r \h  \* MERGEFORMAT </w:instrText>
      </w:r>
      <w:r w:rsidRPr="00701D0B">
        <w:rPr>
          <w:rFonts w:cs="Arial"/>
        </w:rPr>
      </w:r>
      <w:r w:rsidRPr="00701D0B">
        <w:rPr>
          <w:rFonts w:cs="Arial"/>
        </w:rPr>
        <w:fldChar w:fldCharType="separate"/>
      </w:r>
      <w:ins w:id="912" w:author="Werksmans" w:date="2025-09-24T22:32:00Z" w16du:dateUtc="2025-09-24T20:32:00Z">
        <w:r w:rsidR="00253ADF">
          <w:rPr>
            <w:rFonts w:cs="Arial"/>
          </w:rPr>
          <w:t>20.3</w:t>
        </w:r>
      </w:ins>
      <w:del w:id="913" w:author="Werksmans" w:date="2025-09-24T21:42:00Z" w16du:dateUtc="2025-09-24T19:42:00Z">
        <w:r w:rsidR="00E9082F" w:rsidDel="00A41121">
          <w:rPr>
            <w:rFonts w:cs="Arial"/>
          </w:rPr>
          <w:delText>19.3</w:delText>
        </w:r>
      </w:del>
      <w:r w:rsidRPr="00701D0B">
        <w:rPr>
          <w:rFonts w:cs="Arial"/>
        </w:rPr>
        <w:fldChar w:fldCharType="end"/>
      </w:r>
      <w:r w:rsidRPr="00701D0B">
        <w:rPr>
          <w:rFonts w:cs="Arial"/>
        </w:rPr>
        <w:t>.</w:t>
      </w:r>
    </w:p>
    <w:p w14:paraId="3C16812E" w14:textId="7E5A904B" w:rsidR="005C1B1C" w:rsidRPr="00701D0B" w:rsidRDefault="005C1B1C" w:rsidP="006F1A86">
      <w:pPr>
        <w:pStyle w:val="Clause2Sub"/>
        <w:rPr>
          <w:rFonts w:cs="Arial"/>
        </w:rPr>
      </w:pPr>
      <w:r w:rsidRPr="00701D0B">
        <w:rPr>
          <w:rFonts w:cs="Arial"/>
        </w:rPr>
        <w:t xml:space="preserve">The </w:t>
      </w:r>
      <w:r w:rsidR="00C8101E" w:rsidRPr="00701D0B">
        <w:rPr>
          <w:rFonts w:cs="Arial"/>
        </w:rPr>
        <w:t>Service Provider</w:t>
      </w:r>
      <w:r w:rsidRPr="00701D0B">
        <w:rPr>
          <w:rFonts w:cs="Arial"/>
        </w:rPr>
        <w:t xml:space="preserve"> shall, on demand and without charge, deliver all items (including documents, computer software and/or samples) together with all copies reflecting and/or embodying intellectual property developed and contemplated in clause </w:t>
      </w:r>
      <w:r w:rsidRPr="00701D0B">
        <w:rPr>
          <w:rFonts w:cs="Arial"/>
        </w:rPr>
        <w:fldChar w:fldCharType="begin"/>
      </w:r>
      <w:r w:rsidRPr="00701D0B">
        <w:rPr>
          <w:rFonts w:cs="Arial"/>
        </w:rPr>
        <w:instrText xml:space="preserve"> REF _Ref32385628 \r \h  \* MERGEFORMAT </w:instrText>
      </w:r>
      <w:r w:rsidRPr="00701D0B">
        <w:rPr>
          <w:rFonts w:cs="Arial"/>
        </w:rPr>
      </w:r>
      <w:r w:rsidRPr="00701D0B">
        <w:rPr>
          <w:rFonts w:cs="Arial"/>
        </w:rPr>
        <w:fldChar w:fldCharType="separate"/>
      </w:r>
      <w:ins w:id="914" w:author="Werksmans" w:date="2025-09-24T22:32:00Z" w16du:dateUtc="2025-09-24T20:32:00Z">
        <w:r w:rsidR="00253ADF">
          <w:rPr>
            <w:rFonts w:cs="Arial"/>
          </w:rPr>
          <w:t>20.2</w:t>
        </w:r>
      </w:ins>
      <w:del w:id="915" w:author="Werksmans" w:date="2025-09-24T21:42:00Z" w16du:dateUtc="2025-09-24T19:42:00Z">
        <w:r w:rsidR="00E9082F" w:rsidDel="00A41121">
          <w:rPr>
            <w:rFonts w:cs="Arial"/>
          </w:rPr>
          <w:delText>19.2</w:delText>
        </w:r>
      </w:del>
      <w:r w:rsidRPr="00701D0B">
        <w:rPr>
          <w:rFonts w:cs="Arial"/>
        </w:rPr>
        <w:fldChar w:fldCharType="end"/>
      </w:r>
      <w:r w:rsidRPr="00701D0B">
        <w:rPr>
          <w:rFonts w:cs="Arial"/>
        </w:rPr>
        <w:t>.</w:t>
      </w:r>
    </w:p>
    <w:p w14:paraId="51742B77" w14:textId="77777777" w:rsidR="00537C6E" w:rsidRPr="00701D0B" w:rsidRDefault="00537C6E" w:rsidP="00537C6E">
      <w:pPr>
        <w:pStyle w:val="Clause1Head"/>
        <w:rPr>
          <w:rFonts w:cs="Arial"/>
        </w:rPr>
      </w:pPr>
      <w:bookmarkStart w:id="916" w:name="_Toc157502058"/>
      <w:bookmarkStart w:id="917" w:name="_Toc157584679"/>
      <w:bookmarkStart w:id="918" w:name="_Toc157593132"/>
      <w:bookmarkStart w:id="919" w:name="_Toc157593589"/>
      <w:bookmarkStart w:id="920" w:name="_Toc157593686"/>
      <w:bookmarkStart w:id="921" w:name="_Toc209645594"/>
      <w:bookmarkStart w:id="922" w:name="_Ref502555060"/>
      <w:bookmarkStart w:id="923" w:name="_Toc502569691"/>
      <w:bookmarkStart w:id="924" w:name="_Toc504035132"/>
      <w:bookmarkStart w:id="925" w:name="_Ref1358914"/>
      <w:bookmarkStart w:id="926" w:name="_Toc26146488"/>
      <w:bookmarkStart w:id="927" w:name="_Toc38089308"/>
      <w:bookmarkStart w:id="928" w:name="_Toc48629290"/>
      <w:bookmarkStart w:id="929" w:name="_Toc68600246"/>
      <w:bookmarkStart w:id="930" w:name="_Toc71514518"/>
      <w:bookmarkStart w:id="931" w:name="_Toc264996070"/>
      <w:bookmarkStart w:id="932" w:name="_Toc328038295"/>
      <w:bookmarkStart w:id="933" w:name="_Toc328049140"/>
      <w:bookmarkStart w:id="934" w:name="_Toc157416516"/>
      <w:bookmarkEnd w:id="902"/>
      <w:r w:rsidRPr="00701D0B">
        <w:rPr>
          <w:rFonts w:cs="Arial"/>
        </w:rPr>
        <w:t>CUSTOMER DATA</w:t>
      </w:r>
      <w:bookmarkEnd w:id="916"/>
      <w:bookmarkEnd w:id="917"/>
      <w:bookmarkEnd w:id="918"/>
      <w:bookmarkEnd w:id="919"/>
      <w:bookmarkEnd w:id="920"/>
      <w:bookmarkEnd w:id="921"/>
    </w:p>
    <w:p w14:paraId="70B44DF4" w14:textId="77777777" w:rsidR="00537C6E" w:rsidRPr="00701D0B" w:rsidRDefault="00537C6E" w:rsidP="00537C6E">
      <w:pPr>
        <w:pStyle w:val="Clause2Sub"/>
        <w:rPr>
          <w:rFonts w:cs="Arial"/>
        </w:rPr>
      </w:pPr>
      <w:r w:rsidRPr="00701D0B">
        <w:rPr>
          <w:rFonts w:cs="Arial"/>
        </w:rPr>
        <w:t xml:space="preserve">The Customer shall permit the </w:t>
      </w:r>
      <w:r w:rsidRPr="00701D0B">
        <w:rPr>
          <w:rFonts w:eastAsia="MS Mincho" w:cs="Arial"/>
        </w:rPr>
        <w:t>Service</w:t>
      </w:r>
      <w:r w:rsidRPr="00701D0B">
        <w:rPr>
          <w:rFonts w:cs="Arial"/>
        </w:rPr>
        <w:t xml:space="preserve"> Provider to have access to the Customer Data solely to the extent that the Service Provider requires access to such data to provide the Services in accordance with the terms of this Agreement.</w:t>
      </w:r>
    </w:p>
    <w:p w14:paraId="501F8A5E" w14:textId="16A39CA8" w:rsidR="00537C6E" w:rsidRPr="00701D0B" w:rsidRDefault="00537C6E" w:rsidP="00537C6E">
      <w:pPr>
        <w:pStyle w:val="Clause2Sub"/>
        <w:rPr>
          <w:rFonts w:cs="Arial"/>
        </w:rPr>
      </w:pPr>
      <w:r w:rsidRPr="00701D0B">
        <w:rPr>
          <w:rFonts w:cs="Arial"/>
        </w:rPr>
        <w:t xml:space="preserve">Prior to performing any Services, the Service Provider and its </w:t>
      </w:r>
      <w:r w:rsidR="0093055D" w:rsidRPr="00701D0B">
        <w:rPr>
          <w:rFonts w:cs="Arial"/>
        </w:rPr>
        <w:t>e</w:t>
      </w:r>
      <w:r w:rsidRPr="00701D0B">
        <w:rPr>
          <w:rFonts w:cs="Arial"/>
        </w:rPr>
        <w:t xml:space="preserve">mployees, agents and </w:t>
      </w:r>
      <w:r w:rsidR="0093055D" w:rsidRPr="00701D0B">
        <w:rPr>
          <w:rFonts w:cs="Arial"/>
        </w:rPr>
        <w:t>s</w:t>
      </w:r>
      <w:r w:rsidRPr="00701D0B">
        <w:rPr>
          <w:rFonts w:cs="Arial"/>
        </w:rPr>
        <w:t>ub-</w:t>
      </w:r>
      <w:r w:rsidR="00834F54" w:rsidRPr="00701D0B">
        <w:rPr>
          <w:rFonts w:cs="Arial"/>
        </w:rPr>
        <w:t>c</w:t>
      </w:r>
      <w:r w:rsidR="00E20B38" w:rsidRPr="00701D0B">
        <w:rPr>
          <w:rFonts w:cs="Arial"/>
        </w:rPr>
        <w:t>ontractors</w:t>
      </w:r>
      <w:r w:rsidRPr="00701D0B">
        <w:rPr>
          <w:rFonts w:cs="Arial"/>
        </w:rPr>
        <w:t xml:space="preserve"> who may have access to the Customer Data shall execute agreements and forms concerning access protection and data/software security consistent with the terms and conditions of this Agreement.</w:t>
      </w:r>
    </w:p>
    <w:p w14:paraId="650C1462" w14:textId="750B4511" w:rsidR="00537C6E" w:rsidRPr="00701D0B" w:rsidRDefault="00537C6E" w:rsidP="00537C6E">
      <w:pPr>
        <w:pStyle w:val="Clause2Sub"/>
        <w:rPr>
          <w:rFonts w:cs="Arial"/>
        </w:rPr>
      </w:pPr>
      <w:r w:rsidRPr="00701D0B">
        <w:rPr>
          <w:rFonts w:cs="Arial"/>
        </w:rPr>
        <w:t xml:space="preserve">The Service Provider, its </w:t>
      </w:r>
      <w:r w:rsidR="0093055D" w:rsidRPr="00701D0B">
        <w:rPr>
          <w:rFonts w:cs="Arial"/>
        </w:rPr>
        <w:t>e</w:t>
      </w:r>
      <w:r w:rsidRPr="00701D0B">
        <w:rPr>
          <w:rFonts w:cs="Arial"/>
        </w:rPr>
        <w:t>mployees</w:t>
      </w:r>
      <w:r w:rsidR="00A26E36" w:rsidRPr="00701D0B">
        <w:rPr>
          <w:rFonts w:cs="Arial"/>
        </w:rPr>
        <w:t>, agents</w:t>
      </w:r>
      <w:r w:rsidRPr="00701D0B">
        <w:rPr>
          <w:rFonts w:cs="Arial"/>
        </w:rPr>
        <w:t xml:space="preserve"> and </w:t>
      </w:r>
      <w:r w:rsidR="0093055D" w:rsidRPr="00701D0B">
        <w:rPr>
          <w:rFonts w:cs="Arial"/>
        </w:rPr>
        <w:t>s</w:t>
      </w:r>
      <w:r w:rsidRPr="00701D0B">
        <w:rPr>
          <w:rFonts w:cs="Arial"/>
        </w:rPr>
        <w:t>ub-</w:t>
      </w:r>
      <w:r w:rsidR="00834F54" w:rsidRPr="00701D0B">
        <w:rPr>
          <w:rFonts w:cs="Arial"/>
        </w:rPr>
        <w:t>c</w:t>
      </w:r>
      <w:r w:rsidR="00E20B38" w:rsidRPr="00701D0B">
        <w:rPr>
          <w:rFonts w:cs="Arial"/>
        </w:rPr>
        <w:t>ontractors</w:t>
      </w:r>
      <w:r w:rsidRPr="00701D0B">
        <w:rPr>
          <w:rFonts w:cs="Arial"/>
        </w:rPr>
        <w:t xml:space="preserve"> shall comply with all policies and procedures of the Customer regarding data access, privacy and security, including those prohibiting or restricting remote access to the Customer systems and the Customer Data.</w:t>
      </w:r>
    </w:p>
    <w:p w14:paraId="1B76E472" w14:textId="100F9F78" w:rsidR="00537C6E" w:rsidRPr="00701D0B" w:rsidRDefault="00537C6E" w:rsidP="00537C6E">
      <w:pPr>
        <w:pStyle w:val="Clause2Sub"/>
        <w:rPr>
          <w:rFonts w:cs="Arial"/>
        </w:rPr>
      </w:pPr>
      <w:r w:rsidRPr="00701D0B">
        <w:rPr>
          <w:rFonts w:cs="Arial"/>
        </w:rPr>
        <w:lastRenderedPageBreak/>
        <w:t xml:space="preserve">The Service Provider may </w:t>
      </w:r>
      <w:r w:rsidRPr="00701D0B">
        <w:rPr>
          <w:rFonts w:eastAsia="MS Mincho" w:cs="Arial"/>
        </w:rPr>
        <w:t>only</w:t>
      </w:r>
      <w:r w:rsidRPr="00701D0B">
        <w:rPr>
          <w:rFonts w:cs="Arial"/>
        </w:rPr>
        <w:t xml:space="preserve"> access and </w:t>
      </w:r>
      <w:r w:rsidR="0093055D" w:rsidRPr="00701D0B">
        <w:rPr>
          <w:rFonts w:cs="Arial"/>
        </w:rPr>
        <w:t>p</w:t>
      </w:r>
      <w:r w:rsidRPr="00701D0B">
        <w:rPr>
          <w:rFonts w:cs="Arial"/>
        </w:rPr>
        <w:t>rocess the Customer Data in connection herewith or as directed by the Customer in writing and may not otherwise modify the Customer Data, merge it with other data, commercially exploit it or engage in any other practice or activity that may in any manner adversely affect the integrity, security or confidentiality of such Data, other than as specifically permitted herein or as directed by the Customer in writing.</w:t>
      </w:r>
    </w:p>
    <w:p w14:paraId="3B26B205" w14:textId="77777777" w:rsidR="00537C6E" w:rsidRPr="00701D0B" w:rsidRDefault="00537C6E" w:rsidP="00537C6E">
      <w:pPr>
        <w:pStyle w:val="Clause2Sub"/>
        <w:rPr>
          <w:rFonts w:cs="Arial"/>
        </w:rPr>
      </w:pPr>
      <w:r w:rsidRPr="00701D0B">
        <w:rPr>
          <w:rFonts w:cs="Arial"/>
        </w:rPr>
        <w:t xml:space="preserve">The Service Provider </w:t>
      </w:r>
      <w:r w:rsidRPr="00701D0B">
        <w:rPr>
          <w:rFonts w:eastAsia="MS Mincho" w:cs="Arial"/>
        </w:rPr>
        <w:t>understands</w:t>
      </w:r>
      <w:r w:rsidRPr="00701D0B">
        <w:rPr>
          <w:rFonts w:cs="Arial"/>
        </w:rPr>
        <w:t xml:space="preserve"> and agrees that the Customer owns all right, title and interest in and to the Customer Data and in and to any modification, compilation or derivative works therefrom (collectively, </w:t>
      </w:r>
      <w:r w:rsidRPr="00701D0B">
        <w:rPr>
          <w:rFonts w:cs="Arial"/>
          <w:bCs/>
        </w:rPr>
        <w:t>"</w:t>
      </w:r>
      <w:r w:rsidRPr="00701D0B">
        <w:rPr>
          <w:rFonts w:cs="Arial"/>
          <w:b/>
        </w:rPr>
        <w:t>Data and Modified Data</w:t>
      </w:r>
      <w:r w:rsidRPr="00701D0B">
        <w:rPr>
          <w:rFonts w:cs="Arial"/>
          <w:bCs/>
        </w:rPr>
        <w:t>"</w:t>
      </w:r>
      <w:r w:rsidRPr="00701D0B">
        <w:rPr>
          <w:rFonts w:cs="Arial"/>
        </w:rPr>
        <w:t xml:space="preserve">), and also owns all Intellectual Property, and other proprietary rights in and to the Data and Modified Data. </w:t>
      </w:r>
    </w:p>
    <w:p w14:paraId="56884407" w14:textId="58E21E35" w:rsidR="00537C6E" w:rsidRPr="00701D0B" w:rsidRDefault="00537C6E" w:rsidP="00537C6E">
      <w:pPr>
        <w:pStyle w:val="Clause2Sub"/>
        <w:rPr>
          <w:rFonts w:eastAsia="MS Mincho" w:cs="Arial"/>
        </w:rPr>
      </w:pPr>
      <w:r w:rsidRPr="00701D0B">
        <w:rPr>
          <w:rFonts w:cs="Arial"/>
        </w:rPr>
        <w:t xml:space="preserve">The Parties specifically </w:t>
      </w:r>
      <w:r w:rsidRPr="00701D0B">
        <w:rPr>
          <w:rFonts w:eastAsia="MS Mincho" w:cs="Arial"/>
        </w:rPr>
        <w:t>record that all Customer Data provided by the Customer to the Service Provider, or to which the Service Provider may be exposed, shall constitute Confidential Information.</w:t>
      </w:r>
    </w:p>
    <w:p w14:paraId="44A6B50E" w14:textId="77777777" w:rsidR="00537C6E" w:rsidRPr="00701D0B" w:rsidRDefault="00537C6E" w:rsidP="00537C6E">
      <w:pPr>
        <w:pStyle w:val="Clause1Head"/>
        <w:rPr>
          <w:rFonts w:cs="Arial"/>
        </w:rPr>
      </w:pPr>
      <w:bookmarkStart w:id="935" w:name="_Ref373047591"/>
      <w:bookmarkStart w:id="936" w:name="_Toc157502059"/>
      <w:bookmarkStart w:id="937" w:name="_Toc157584680"/>
      <w:bookmarkStart w:id="938" w:name="_Toc157593133"/>
      <w:bookmarkStart w:id="939" w:name="_Toc157593590"/>
      <w:bookmarkStart w:id="940" w:name="_Toc157593687"/>
      <w:bookmarkStart w:id="941" w:name="_Toc209645595"/>
      <w:r w:rsidRPr="00701D0B">
        <w:rPr>
          <w:rFonts w:cs="Arial"/>
        </w:rPr>
        <w:t>PERSONAL INFORMATION</w:t>
      </w:r>
      <w:bookmarkEnd w:id="935"/>
      <w:bookmarkEnd w:id="936"/>
      <w:bookmarkEnd w:id="937"/>
      <w:bookmarkEnd w:id="938"/>
      <w:bookmarkEnd w:id="939"/>
      <w:bookmarkEnd w:id="940"/>
      <w:bookmarkEnd w:id="941"/>
    </w:p>
    <w:p w14:paraId="4A7CC53C" w14:textId="33C6A74F" w:rsidR="00537C6E" w:rsidRPr="00701D0B" w:rsidRDefault="00537C6E" w:rsidP="00537C6E">
      <w:pPr>
        <w:pStyle w:val="Clause2Sub"/>
        <w:rPr>
          <w:rFonts w:cs="Arial"/>
        </w:rPr>
      </w:pPr>
      <w:r w:rsidRPr="00701D0B">
        <w:rPr>
          <w:rFonts w:cs="Arial"/>
        </w:rPr>
        <w:t xml:space="preserve">Without limiting </w:t>
      </w:r>
      <w:r w:rsidRPr="00701D0B">
        <w:rPr>
          <w:rFonts w:eastAsia="MS Mincho" w:cs="Arial"/>
        </w:rPr>
        <w:t>the</w:t>
      </w:r>
      <w:r w:rsidRPr="00701D0B">
        <w:rPr>
          <w:rFonts w:cs="Arial"/>
        </w:rPr>
        <w:t xml:space="preserve"> generality of any other provisions contained in this Agreement dealing with data generally and the Customer Data, more specifically, the following provisions apply specifically with regard to all </w:t>
      </w:r>
      <w:r w:rsidR="00E93E35" w:rsidRPr="00701D0B">
        <w:rPr>
          <w:rFonts w:cs="Arial"/>
        </w:rPr>
        <w:t>p</w:t>
      </w:r>
      <w:r w:rsidRPr="00701D0B">
        <w:rPr>
          <w:rFonts w:cs="Arial"/>
        </w:rPr>
        <w:t xml:space="preserve">ersonal </w:t>
      </w:r>
      <w:r w:rsidR="00E93E35" w:rsidRPr="00701D0B">
        <w:rPr>
          <w:rFonts w:cs="Arial"/>
        </w:rPr>
        <w:t>i</w:t>
      </w:r>
      <w:r w:rsidRPr="00701D0B">
        <w:rPr>
          <w:rFonts w:cs="Arial"/>
        </w:rPr>
        <w:t xml:space="preserve">nformation which is </w:t>
      </w:r>
      <w:r w:rsidR="00E93E35" w:rsidRPr="00701D0B">
        <w:rPr>
          <w:rFonts w:cs="Arial"/>
        </w:rPr>
        <w:t>p</w:t>
      </w:r>
      <w:r w:rsidRPr="00701D0B">
        <w:rPr>
          <w:rFonts w:cs="Arial"/>
        </w:rPr>
        <w:t>rocessed by the Service Provider</w:t>
      </w:r>
      <w:r w:rsidR="00B642CC" w:rsidRPr="00701D0B">
        <w:rPr>
          <w:rFonts w:cs="Arial"/>
        </w:rPr>
        <w:t xml:space="preserve">: </w:t>
      </w:r>
    </w:p>
    <w:p w14:paraId="2FA75EE6" w14:textId="032DABF6" w:rsidR="00537C6E" w:rsidRPr="00701D0B" w:rsidRDefault="00B642CC" w:rsidP="00537C6E">
      <w:pPr>
        <w:pStyle w:val="Clause3Sub"/>
        <w:rPr>
          <w:rFonts w:cs="Arial"/>
        </w:rPr>
      </w:pPr>
      <w:r w:rsidRPr="00701D0B">
        <w:rPr>
          <w:rFonts w:cs="Arial"/>
        </w:rPr>
        <w:t>t</w:t>
      </w:r>
      <w:r w:rsidR="00537C6E" w:rsidRPr="00701D0B">
        <w:rPr>
          <w:rFonts w:cs="Arial"/>
        </w:rPr>
        <w:t xml:space="preserve">he Service Provider acknowledges that in providing the Services, it will have access to </w:t>
      </w:r>
      <w:r w:rsidR="00E93E35" w:rsidRPr="00701D0B">
        <w:rPr>
          <w:rFonts w:cs="Arial"/>
        </w:rPr>
        <w:t>p</w:t>
      </w:r>
      <w:r w:rsidR="00537C6E" w:rsidRPr="00701D0B">
        <w:rPr>
          <w:rFonts w:cs="Arial"/>
        </w:rPr>
        <w:t xml:space="preserve">ersonal </w:t>
      </w:r>
      <w:r w:rsidR="00E93E35" w:rsidRPr="00701D0B">
        <w:rPr>
          <w:rFonts w:cs="Arial"/>
        </w:rPr>
        <w:t>i</w:t>
      </w:r>
      <w:r w:rsidR="00537C6E" w:rsidRPr="00701D0B">
        <w:rPr>
          <w:rFonts w:cs="Arial"/>
        </w:rPr>
        <w:t xml:space="preserve">nformation relating to the </w:t>
      </w:r>
      <w:r w:rsidR="00E93E35" w:rsidRPr="00701D0B">
        <w:rPr>
          <w:rFonts w:cs="Arial"/>
        </w:rPr>
        <w:t>d</w:t>
      </w:r>
      <w:r w:rsidR="00537C6E" w:rsidRPr="00701D0B">
        <w:rPr>
          <w:rFonts w:cs="Arial"/>
        </w:rPr>
        <w:t xml:space="preserve">ata </w:t>
      </w:r>
      <w:r w:rsidR="00E93E35" w:rsidRPr="00701D0B">
        <w:rPr>
          <w:rFonts w:cs="Arial"/>
        </w:rPr>
        <w:t>s</w:t>
      </w:r>
      <w:r w:rsidR="00537C6E" w:rsidRPr="00701D0B">
        <w:rPr>
          <w:rFonts w:cs="Arial"/>
        </w:rPr>
        <w:t xml:space="preserve">ubjects including in regard to content which is carried across the </w:t>
      </w:r>
      <w:r w:rsidR="00766D4D" w:rsidRPr="00701D0B">
        <w:rPr>
          <w:rFonts w:cs="Arial"/>
        </w:rPr>
        <w:t>Customer</w:t>
      </w:r>
      <w:r w:rsidR="00537C6E" w:rsidRPr="00701D0B">
        <w:rPr>
          <w:rFonts w:cs="Arial"/>
        </w:rPr>
        <w:t xml:space="preserve">'s </w:t>
      </w:r>
      <w:r w:rsidR="00766D4D" w:rsidRPr="00701D0B">
        <w:rPr>
          <w:rFonts w:cs="Arial"/>
        </w:rPr>
        <w:t>N</w:t>
      </w:r>
      <w:r w:rsidR="00537C6E" w:rsidRPr="00701D0B">
        <w:rPr>
          <w:rFonts w:cs="Arial"/>
        </w:rPr>
        <w:t xml:space="preserve">etwork. Accordingly, the Service Provider agrees that it shall only </w:t>
      </w:r>
      <w:r w:rsidR="00766D4D" w:rsidRPr="00701D0B">
        <w:rPr>
          <w:rFonts w:cs="Arial"/>
        </w:rPr>
        <w:t>p</w:t>
      </w:r>
      <w:r w:rsidR="00537C6E" w:rsidRPr="00701D0B">
        <w:rPr>
          <w:rFonts w:cs="Arial"/>
        </w:rPr>
        <w:t xml:space="preserve">rocess </w:t>
      </w:r>
      <w:r w:rsidR="00766D4D" w:rsidRPr="00701D0B">
        <w:rPr>
          <w:rFonts w:cs="Arial"/>
        </w:rPr>
        <w:t>p</w:t>
      </w:r>
      <w:r w:rsidR="00537C6E" w:rsidRPr="00701D0B">
        <w:rPr>
          <w:rFonts w:cs="Arial"/>
        </w:rPr>
        <w:t xml:space="preserve">ersonal </w:t>
      </w:r>
      <w:r w:rsidR="00766D4D" w:rsidRPr="00701D0B">
        <w:rPr>
          <w:rFonts w:cs="Arial"/>
        </w:rPr>
        <w:t>i</w:t>
      </w:r>
      <w:r w:rsidR="00537C6E" w:rsidRPr="00701D0B">
        <w:rPr>
          <w:rFonts w:cs="Arial"/>
        </w:rPr>
        <w:t xml:space="preserve">nformation disclosed to it by the Customer or which it has access to as part of the Services to the extent necessary to perform its obligations under this Agreement and shall treat the </w:t>
      </w:r>
      <w:r w:rsidR="00766D4D" w:rsidRPr="00701D0B">
        <w:rPr>
          <w:rFonts w:cs="Arial"/>
        </w:rPr>
        <w:t>p</w:t>
      </w:r>
      <w:r w:rsidR="00537C6E" w:rsidRPr="00701D0B">
        <w:rPr>
          <w:rFonts w:cs="Arial"/>
        </w:rPr>
        <w:t xml:space="preserve">ersonal </w:t>
      </w:r>
      <w:r w:rsidR="00766D4D" w:rsidRPr="00701D0B">
        <w:rPr>
          <w:rFonts w:cs="Arial"/>
        </w:rPr>
        <w:t>i</w:t>
      </w:r>
      <w:r w:rsidR="00537C6E" w:rsidRPr="00701D0B">
        <w:rPr>
          <w:rFonts w:cs="Arial"/>
        </w:rPr>
        <w:t>nformation as strictly confidential</w:t>
      </w:r>
      <w:r w:rsidR="00001F02" w:rsidRPr="00701D0B">
        <w:rPr>
          <w:rFonts w:cs="Arial"/>
        </w:rPr>
        <w:t xml:space="preserve">; </w:t>
      </w:r>
    </w:p>
    <w:p w14:paraId="42F057B3" w14:textId="253265EB" w:rsidR="00537C6E" w:rsidRPr="00701D0B" w:rsidRDefault="00001F02" w:rsidP="00537C6E">
      <w:pPr>
        <w:pStyle w:val="Clause3Sub"/>
        <w:rPr>
          <w:rFonts w:cs="Arial"/>
        </w:rPr>
      </w:pPr>
      <w:r w:rsidRPr="00701D0B">
        <w:rPr>
          <w:rFonts w:cs="Arial"/>
        </w:rPr>
        <w:t>t</w:t>
      </w:r>
      <w:r w:rsidR="00537C6E" w:rsidRPr="00701D0B">
        <w:rPr>
          <w:rFonts w:cs="Arial"/>
        </w:rPr>
        <w:t xml:space="preserve">he Service Provider shall only </w:t>
      </w:r>
      <w:r w:rsidR="00766D4D" w:rsidRPr="00701D0B">
        <w:rPr>
          <w:rFonts w:cs="Arial"/>
        </w:rPr>
        <w:t>p</w:t>
      </w:r>
      <w:r w:rsidR="00537C6E" w:rsidRPr="00701D0B">
        <w:rPr>
          <w:rFonts w:cs="Arial"/>
        </w:rPr>
        <w:t xml:space="preserve">rocess the </w:t>
      </w:r>
      <w:r w:rsidR="00766D4D" w:rsidRPr="00701D0B">
        <w:rPr>
          <w:rFonts w:cs="Arial"/>
        </w:rPr>
        <w:t>p</w:t>
      </w:r>
      <w:r w:rsidR="00537C6E" w:rsidRPr="00701D0B">
        <w:rPr>
          <w:rFonts w:cs="Arial"/>
        </w:rPr>
        <w:t xml:space="preserve">ersonal </w:t>
      </w:r>
      <w:r w:rsidR="00766D4D" w:rsidRPr="00701D0B">
        <w:rPr>
          <w:rFonts w:cs="Arial"/>
        </w:rPr>
        <w:t>i</w:t>
      </w:r>
      <w:r w:rsidR="00537C6E" w:rsidRPr="00701D0B">
        <w:rPr>
          <w:rFonts w:cs="Arial"/>
        </w:rPr>
        <w:t xml:space="preserve">nformation of </w:t>
      </w:r>
      <w:r w:rsidR="00766D4D" w:rsidRPr="00701D0B">
        <w:rPr>
          <w:rFonts w:cs="Arial"/>
        </w:rPr>
        <w:t>d</w:t>
      </w:r>
      <w:r w:rsidR="00537C6E" w:rsidRPr="00701D0B">
        <w:rPr>
          <w:rFonts w:cs="Arial"/>
        </w:rPr>
        <w:t xml:space="preserve">ata </w:t>
      </w:r>
      <w:r w:rsidR="00766D4D" w:rsidRPr="00701D0B">
        <w:rPr>
          <w:rFonts w:cs="Arial"/>
        </w:rPr>
        <w:t>s</w:t>
      </w:r>
      <w:r w:rsidR="00537C6E" w:rsidRPr="00701D0B">
        <w:rPr>
          <w:rFonts w:cs="Arial"/>
        </w:rPr>
        <w:t xml:space="preserve">ubjects in accordance with any </w:t>
      </w:r>
      <w:r w:rsidR="00766D4D" w:rsidRPr="00701D0B">
        <w:rPr>
          <w:rFonts w:cs="Arial"/>
        </w:rPr>
        <w:t>Data Pr</w:t>
      </w:r>
      <w:r w:rsidR="00BE4C59" w:rsidRPr="00701D0B">
        <w:rPr>
          <w:rFonts w:cs="Arial"/>
        </w:rPr>
        <w:t xml:space="preserve">otection </w:t>
      </w:r>
      <w:r w:rsidR="00537C6E" w:rsidRPr="00701D0B">
        <w:rPr>
          <w:rFonts w:cs="Arial"/>
        </w:rPr>
        <w:t>Law</w:t>
      </w:r>
      <w:r w:rsidRPr="00701D0B">
        <w:rPr>
          <w:rFonts w:cs="Arial"/>
        </w:rPr>
        <w:t>s</w:t>
      </w:r>
      <w:r w:rsidR="00537C6E" w:rsidRPr="00701D0B">
        <w:rPr>
          <w:rFonts w:cs="Arial"/>
        </w:rPr>
        <w:t xml:space="preserve"> and for a specific, lawful purpose strictly in accordance with the Customer's express written instructions and shall not carry out any related or further </w:t>
      </w:r>
      <w:r w:rsidR="00BE4C59" w:rsidRPr="00701D0B">
        <w:rPr>
          <w:rFonts w:cs="Arial"/>
        </w:rPr>
        <w:t>p</w:t>
      </w:r>
      <w:r w:rsidR="00537C6E" w:rsidRPr="00701D0B">
        <w:rPr>
          <w:rFonts w:cs="Arial"/>
        </w:rPr>
        <w:t xml:space="preserve">rocessing activities for any other reason whatsoever (including any related processing functions or processing which would otherwise be a normal </w:t>
      </w:r>
      <w:r w:rsidR="00537C6E" w:rsidRPr="00701D0B">
        <w:rPr>
          <w:rFonts w:cs="Arial"/>
        </w:rPr>
        <w:lastRenderedPageBreak/>
        <w:t xml:space="preserve">extension of the </w:t>
      </w:r>
      <w:r w:rsidR="00BE4C59" w:rsidRPr="00701D0B">
        <w:rPr>
          <w:rFonts w:cs="Arial"/>
        </w:rPr>
        <w:t>p</w:t>
      </w:r>
      <w:r w:rsidR="00537C6E" w:rsidRPr="00701D0B">
        <w:rPr>
          <w:rFonts w:cs="Arial"/>
        </w:rPr>
        <w:t>rocessing which the Service Provider is entitled to undertake) without the express written consent of the Customer</w:t>
      </w:r>
      <w:r w:rsidRPr="00701D0B">
        <w:rPr>
          <w:rFonts w:cs="Arial"/>
        </w:rPr>
        <w:t xml:space="preserve">; </w:t>
      </w:r>
    </w:p>
    <w:p w14:paraId="19614612" w14:textId="5E3C54F7" w:rsidR="00537C6E" w:rsidRPr="00701D0B" w:rsidRDefault="00001F02" w:rsidP="00537C6E">
      <w:pPr>
        <w:pStyle w:val="Clause3Sub"/>
        <w:rPr>
          <w:rFonts w:cs="Arial"/>
        </w:rPr>
      </w:pPr>
      <w:r w:rsidRPr="00701D0B">
        <w:rPr>
          <w:rFonts w:cs="Arial"/>
        </w:rPr>
        <w:t>t</w:t>
      </w:r>
      <w:r w:rsidR="00537C6E" w:rsidRPr="00701D0B">
        <w:rPr>
          <w:rFonts w:cs="Arial"/>
        </w:rPr>
        <w:t xml:space="preserve">he Service Provider shall promptly return or destroy any </w:t>
      </w:r>
      <w:r w:rsidR="00BE4C59" w:rsidRPr="00701D0B">
        <w:rPr>
          <w:rFonts w:cs="Arial"/>
        </w:rPr>
        <w:t>p</w:t>
      </w:r>
      <w:r w:rsidR="00537C6E" w:rsidRPr="00701D0B">
        <w:rPr>
          <w:rFonts w:cs="Arial"/>
        </w:rPr>
        <w:t xml:space="preserve">ersonal </w:t>
      </w:r>
      <w:r w:rsidR="00BE4C59" w:rsidRPr="00701D0B">
        <w:rPr>
          <w:rFonts w:cs="Arial"/>
        </w:rPr>
        <w:t>i</w:t>
      </w:r>
      <w:r w:rsidR="00537C6E" w:rsidRPr="00701D0B">
        <w:rPr>
          <w:rFonts w:cs="Arial"/>
        </w:rPr>
        <w:t xml:space="preserve">nformation in the possession or control of the Service Provider, at the request of and on written instruction from the Customer (including in circumstances where a </w:t>
      </w:r>
      <w:r w:rsidR="00BE4C59" w:rsidRPr="00701D0B">
        <w:rPr>
          <w:rFonts w:cs="Arial"/>
        </w:rPr>
        <w:t>d</w:t>
      </w:r>
      <w:r w:rsidR="00537C6E" w:rsidRPr="00701D0B">
        <w:rPr>
          <w:rFonts w:cs="Arial"/>
        </w:rPr>
        <w:t xml:space="preserve">ata </w:t>
      </w:r>
      <w:r w:rsidR="00BE4C59" w:rsidRPr="00701D0B">
        <w:rPr>
          <w:rFonts w:cs="Arial"/>
        </w:rPr>
        <w:t>s</w:t>
      </w:r>
      <w:r w:rsidR="00537C6E" w:rsidRPr="00701D0B">
        <w:rPr>
          <w:rFonts w:cs="Arial"/>
        </w:rPr>
        <w:t xml:space="preserve">ubject has requested the Customer to delete all instances of their </w:t>
      </w:r>
      <w:r w:rsidR="00BE4C59" w:rsidRPr="00701D0B">
        <w:rPr>
          <w:rFonts w:cs="Arial"/>
        </w:rPr>
        <w:t>p</w:t>
      </w:r>
      <w:r w:rsidR="00537C6E" w:rsidRPr="00701D0B">
        <w:rPr>
          <w:rFonts w:cs="Arial"/>
        </w:rPr>
        <w:t xml:space="preserve">ersonal </w:t>
      </w:r>
      <w:r w:rsidR="00BE4C59" w:rsidRPr="00701D0B">
        <w:rPr>
          <w:rFonts w:cs="Arial"/>
        </w:rPr>
        <w:t>i</w:t>
      </w:r>
      <w:r w:rsidR="00537C6E" w:rsidRPr="00701D0B">
        <w:rPr>
          <w:rFonts w:cs="Arial"/>
        </w:rPr>
        <w:t>nformation) in accordance with any specific retention, destruction and purging requirements as may be reasonably prescribed by the Customer. The Service Provider shall be required to provide the Customer with written confirmation that the destruction request has been fully complied with within 5 (five) days of the instruction having been provided to the Service Provider</w:t>
      </w:r>
      <w:r w:rsidRPr="00701D0B">
        <w:rPr>
          <w:rFonts w:cs="Arial"/>
        </w:rPr>
        <w:t xml:space="preserve">; </w:t>
      </w:r>
    </w:p>
    <w:p w14:paraId="43C9E46D" w14:textId="5EE07C91" w:rsidR="00537C6E" w:rsidRPr="00701D0B" w:rsidRDefault="00001F02" w:rsidP="00537C6E">
      <w:pPr>
        <w:pStyle w:val="Clause3Sub"/>
        <w:rPr>
          <w:rFonts w:cs="Arial"/>
        </w:rPr>
      </w:pPr>
      <w:r w:rsidRPr="00701D0B">
        <w:rPr>
          <w:rFonts w:cs="Arial"/>
        </w:rPr>
        <w:t>t</w:t>
      </w:r>
      <w:r w:rsidR="00537C6E" w:rsidRPr="00701D0B">
        <w:rPr>
          <w:rFonts w:cs="Arial"/>
        </w:rPr>
        <w:t xml:space="preserve">he Service Provider shall ensure that no </w:t>
      </w:r>
      <w:r w:rsidR="00712055" w:rsidRPr="00701D0B">
        <w:rPr>
          <w:rFonts w:cs="Arial"/>
        </w:rPr>
        <w:t>p</w:t>
      </w:r>
      <w:r w:rsidR="00537C6E" w:rsidRPr="00701D0B">
        <w:rPr>
          <w:rFonts w:cs="Arial"/>
        </w:rPr>
        <w:t xml:space="preserve">ersonal </w:t>
      </w:r>
      <w:r w:rsidR="00712055" w:rsidRPr="00701D0B">
        <w:rPr>
          <w:rFonts w:cs="Arial"/>
        </w:rPr>
        <w:t>i</w:t>
      </w:r>
      <w:r w:rsidR="00537C6E" w:rsidRPr="00701D0B">
        <w:rPr>
          <w:rFonts w:cs="Arial"/>
        </w:rPr>
        <w:t xml:space="preserve">nformation is transferred or </w:t>
      </w:r>
      <w:r w:rsidR="00F87515" w:rsidRPr="00701D0B">
        <w:rPr>
          <w:rFonts w:cs="Arial"/>
        </w:rPr>
        <w:t>p</w:t>
      </w:r>
      <w:r w:rsidR="00537C6E" w:rsidRPr="00701D0B">
        <w:rPr>
          <w:rFonts w:cs="Arial"/>
        </w:rPr>
        <w:t>rocessed outside of the borders of the Republic of South Africa unless the Customer provides its prior written consent thereto. Even in circumstances where the Customer has consented to any such cross-border transfer, the Service Provider agrees to comply strictly with the Customer's express written instructions for such cross-border transfers</w:t>
      </w:r>
      <w:r w:rsidRPr="00701D0B">
        <w:rPr>
          <w:rFonts w:cs="Arial"/>
        </w:rPr>
        <w:t xml:space="preserve">; </w:t>
      </w:r>
    </w:p>
    <w:p w14:paraId="334CF2CE" w14:textId="588F4171" w:rsidR="00537C6E" w:rsidRPr="00701D0B" w:rsidRDefault="00001F02" w:rsidP="00537C6E">
      <w:pPr>
        <w:pStyle w:val="Clause3Sub"/>
        <w:rPr>
          <w:rFonts w:cs="Arial"/>
        </w:rPr>
      </w:pPr>
      <w:r w:rsidRPr="00701D0B">
        <w:rPr>
          <w:rFonts w:cs="Arial"/>
        </w:rPr>
        <w:t>t</w:t>
      </w:r>
      <w:r w:rsidR="00537C6E" w:rsidRPr="00701D0B">
        <w:rPr>
          <w:rFonts w:cs="Arial"/>
        </w:rPr>
        <w:t xml:space="preserve">he Service Provider shall notify the Customer as soon as possible after the Service Provider becomes aware of or suspects any loss, unauthorised access or unlawful use of any </w:t>
      </w:r>
      <w:r w:rsidR="00712055" w:rsidRPr="00701D0B">
        <w:rPr>
          <w:rFonts w:cs="Arial"/>
        </w:rPr>
        <w:t>p</w:t>
      </w:r>
      <w:r w:rsidR="00537C6E" w:rsidRPr="00701D0B">
        <w:rPr>
          <w:rFonts w:cs="Arial"/>
        </w:rPr>
        <w:t xml:space="preserve">ersonal </w:t>
      </w:r>
      <w:r w:rsidR="00712055" w:rsidRPr="00701D0B">
        <w:rPr>
          <w:rFonts w:cs="Arial"/>
        </w:rPr>
        <w:t>i</w:t>
      </w:r>
      <w:r w:rsidR="00537C6E" w:rsidRPr="00701D0B">
        <w:rPr>
          <w:rFonts w:cs="Arial"/>
        </w:rPr>
        <w:t>nformation within its possession or control and shall</w:t>
      </w:r>
      <w:r w:rsidRPr="00701D0B">
        <w:rPr>
          <w:rFonts w:cs="Arial"/>
        </w:rPr>
        <w:t>:</w:t>
      </w:r>
      <w:r w:rsidR="00537C6E" w:rsidRPr="00701D0B">
        <w:rPr>
          <w:rFonts w:cs="Arial"/>
        </w:rPr>
        <w:t xml:space="preserve"> </w:t>
      </w:r>
    </w:p>
    <w:p w14:paraId="2A0B8E12" w14:textId="10B969D9" w:rsidR="00537C6E" w:rsidRPr="00701D0B" w:rsidRDefault="00537C6E" w:rsidP="00537C6E">
      <w:pPr>
        <w:pStyle w:val="Clause4Sub"/>
        <w:rPr>
          <w:rFonts w:cs="Arial"/>
        </w:rPr>
      </w:pPr>
      <w:r w:rsidRPr="00701D0B">
        <w:rPr>
          <w:rFonts w:cs="Arial"/>
        </w:rPr>
        <w:t xml:space="preserve">at its own cost, take all necessary remedial steps to mitigate the extent of the loss or compromise of such </w:t>
      </w:r>
      <w:r w:rsidR="00712055" w:rsidRPr="00701D0B">
        <w:rPr>
          <w:rFonts w:cs="Arial"/>
        </w:rPr>
        <w:t>p</w:t>
      </w:r>
      <w:r w:rsidRPr="00701D0B">
        <w:rPr>
          <w:rFonts w:cs="Arial"/>
        </w:rPr>
        <w:t xml:space="preserve">ersonal </w:t>
      </w:r>
      <w:r w:rsidR="00712055" w:rsidRPr="00701D0B">
        <w:rPr>
          <w:rFonts w:cs="Arial"/>
        </w:rPr>
        <w:t>i</w:t>
      </w:r>
      <w:r w:rsidRPr="00701D0B">
        <w:rPr>
          <w:rFonts w:cs="Arial"/>
        </w:rPr>
        <w:t>nformation and to restore the integrity of the affected information systems as quickly as is possible;</w:t>
      </w:r>
    </w:p>
    <w:p w14:paraId="18561C16" w14:textId="1C537D52" w:rsidR="00537C6E" w:rsidRPr="00701D0B" w:rsidRDefault="00537C6E" w:rsidP="00537C6E">
      <w:pPr>
        <w:pStyle w:val="Clause4Sub"/>
        <w:rPr>
          <w:rFonts w:cs="Arial"/>
        </w:rPr>
      </w:pPr>
      <w:r w:rsidRPr="00701D0B">
        <w:rPr>
          <w:rFonts w:cs="Arial"/>
        </w:rPr>
        <w:t xml:space="preserve">provide the Customer with details of the </w:t>
      </w:r>
      <w:r w:rsidR="00712055" w:rsidRPr="00701D0B">
        <w:rPr>
          <w:rFonts w:cs="Arial"/>
        </w:rPr>
        <w:t>d</w:t>
      </w:r>
      <w:r w:rsidRPr="00701D0B">
        <w:rPr>
          <w:rFonts w:cs="Arial"/>
        </w:rPr>
        <w:t xml:space="preserve">ata </w:t>
      </w:r>
      <w:r w:rsidR="00712055" w:rsidRPr="00701D0B">
        <w:rPr>
          <w:rFonts w:cs="Arial"/>
        </w:rPr>
        <w:t>s</w:t>
      </w:r>
      <w:r w:rsidRPr="00701D0B">
        <w:rPr>
          <w:rFonts w:cs="Arial"/>
        </w:rPr>
        <w:t xml:space="preserve">ubjects who are affected by the compromise and the nature and extent of the compromise, including details of the identity of the unauthorised person who may have accessed or acquired such </w:t>
      </w:r>
      <w:r w:rsidR="00712055" w:rsidRPr="00701D0B">
        <w:rPr>
          <w:rFonts w:cs="Arial"/>
        </w:rPr>
        <w:t>p</w:t>
      </w:r>
      <w:r w:rsidRPr="00701D0B">
        <w:rPr>
          <w:rFonts w:cs="Arial"/>
        </w:rPr>
        <w:t xml:space="preserve">ersonal </w:t>
      </w:r>
      <w:r w:rsidR="00712055" w:rsidRPr="00701D0B">
        <w:rPr>
          <w:rFonts w:cs="Arial"/>
        </w:rPr>
        <w:t>i</w:t>
      </w:r>
      <w:r w:rsidRPr="00701D0B">
        <w:rPr>
          <w:rFonts w:cs="Arial"/>
        </w:rPr>
        <w:t>nformation; and</w:t>
      </w:r>
    </w:p>
    <w:p w14:paraId="3A803FC6" w14:textId="0ACE6212" w:rsidR="00537C6E" w:rsidRPr="00701D0B" w:rsidRDefault="00537C6E" w:rsidP="00537C6E">
      <w:pPr>
        <w:pStyle w:val="Clause4Sub"/>
        <w:rPr>
          <w:rFonts w:cs="Arial"/>
        </w:rPr>
      </w:pPr>
      <w:r w:rsidRPr="00701D0B">
        <w:rPr>
          <w:rFonts w:cs="Arial"/>
        </w:rPr>
        <w:t xml:space="preserve">provide the Customer with regular reports on its progress in resolving the compromise at reasonable intervals </w:t>
      </w:r>
      <w:r w:rsidRPr="00701D0B">
        <w:rPr>
          <w:rFonts w:cs="Arial"/>
        </w:rPr>
        <w:lastRenderedPageBreak/>
        <w:t>until such time as the compromise is resolved to the Customer's satisfaction</w:t>
      </w:r>
      <w:r w:rsidR="00001F02" w:rsidRPr="00701D0B">
        <w:rPr>
          <w:rFonts w:cs="Arial"/>
        </w:rPr>
        <w:t xml:space="preserve">; and </w:t>
      </w:r>
    </w:p>
    <w:p w14:paraId="651B6937" w14:textId="2A951419" w:rsidR="00537C6E" w:rsidRPr="00701D0B" w:rsidRDefault="00001F02" w:rsidP="00537C6E">
      <w:pPr>
        <w:pStyle w:val="Clause3Sub"/>
        <w:rPr>
          <w:rFonts w:cs="Arial"/>
        </w:rPr>
      </w:pPr>
      <w:r w:rsidRPr="00701D0B">
        <w:rPr>
          <w:rFonts w:cs="Arial"/>
        </w:rPr>
        <w:t>i</w:t>
      </w:r>
      <w:r w:rsidR="00537C6E" w:rsidRPr="00701D0B">
        <w:rPr>
          <w:rFonts w:cs="Arial"/>
        </w:rPr>
        <w:t xml:space="preserve">n the event that the Service Provider is required to disclose any </w:t>
      </w:r>
      <w:r w:rsidR="00712055" w:rsidRPr="00701D0B">
        <w:rPr>
          <w:rFonts w:cs="Arial"/>
        </w:rPr>
        <w:t>p</w:t>
      </w:r>
      <w:r w:rsidR="00537C6E" w:rsidRPr="00701D0B">
        <w:rPr>
          <w:rFonts w:cs="Arial"/>
        </w:rPr>
        <w:t xml:space="preserve">ersonal </w:t>
      </w:r>
      <w:r w:rsidR="00712055" w:rsidRPr="00701D0B">
        <w:rPr>
          <w:rFonts w:cs="Arial"/>
        </w:rPr>
        <w:t>i</w:t>
      </w:r>
      <w:r w:rsidR="00537C6E" w:rsidRPr="00701D0B">
        <w:rPr>
          <w:rFonts w:cs="Arial"/>
        </w:rPr>
        <w:t>nformation, as required by law, regulation or court order or to comply with an obligation imposed by law on the Customer, the Service Provider will advise the Customer thereof prior to any such disclosure and will take such steps to limit the extent of the disclosure to the extent that it lawfully and reasonably practically can and will afford the Customer a reasonable opportunity, if possible and permitted, to intervene in the proceedings.</w:t>
      </w:r>
    </w:p>
    <w:p w14:paraId="67A05E76" w14:textId="77777777" w:rsidR="00537C6E" w:rsidRPr="00701D0B" w:rsidRDefault="00537C6E" w:rsidP="00537C6E">
      <w:pPr>
        <w:pStyle w:val="Clause1Head"/>
        <w:rPr>
          <w:rFonts w:cs="Arial"/>
        </w:rPr>
      </w:pPr>
      <w:bookmarkStart w:id="942" w:name="_Toc157502060"/>
      <w:bookmarkStart w:id="943" w:name="_Toc157584681"/>
      <w:bookmarkStart w:id="944" w:name="_Toc157593134"/>
      <w:bookmarkStart w:id="945" w:name="_Toc157593591"/>
      <w:bookmarkStart w:id="946" w:name="_Toc157593688"/>
      <w:bookmarkStart w:id="947" w:name="_Toc209645596"/>
      <w:r w:rsidRPr="00701D0B">
        <w:rPr>
          <w:rFonts w:cs="Arial"/>
        </w:rPr>
        <w:t xml:space="preserve">SERVICE PROVIDER </w:t>
      </w:r>
      <w:bookmarkEnd w:id="922"/>
      <w:bookmarkEnd w:id="923"/>
      <w:bookmarkEnd w:id="924"/>
      <w:bookmarkEnd w:id="925"/>
      <w:bookmarkEnd w:id="926"/>
      <w:bookmarkEnd w:id="927"/>
      <w:bookmarkEnd w:id="928"/>
      <w:bookmarkEnd w:id="929"/>
      <w:bookmarkEnd w:id="930"/>
      <w:bookmarkEnd w:id="931"/>
      <w:bookmarkEnd w:id="932"/>
      <w:bookmarkEnd w:id="933"/>
      <w:r w:rsidRPr="00701D0B">
        <w:rPr>
          <w:rFonts w:cs="Arial"/>
        </w:rPr>
        <w:t>EMPLOYEES</w:t>
      </w:r>
      <w:bookmarkEnd w:id="942"/>
      <w:bookmarkEnd w:id="943"/>
      <w:bookmarkEnd w:id="944"/>
      <w:bookmarkEnd w:id="945"/>
      <w:bookmarkEnd w:id="946"/>
      <w:bookmarkEnd w:id="947"/>
    </w:p>
    <w:p w14:paraId="0E54BBE6" w14:textId="2EA4C924" w:rsidR="00537C6E" w:rsidRPr="00701D0B" w:rsidRDefault="00537C6E" w:rsidP="00B75957">
      <w:pPr>
        <w:pStyle w:val="Clause0Sub"/>
        <w:rPr>
          <w:rFonts w:cs="Arial"/>
          <w:u w:val="single"/>
        </w:rPr>
      </w:pPr>
      <w:bookmarkStart w:id="948" w:name="_Ref245363547"/>
      <w:r w:rsidRPr="00701D0B">
        <w:rPr>
          <w:rFonts w:cs="Arial"/>
        </w:rPr>
        <w:t xml:space="preserve">The Service Provider's </w:t>
      </w:r>
      <w:r w:rsidR="00A6611B" w:rsidRPr="00701D0B">
        <w:rPr>
          <w:rFonts w:cs="Arial"/>
        </w:rPr>
        <w:t>e</w:t>
      </w:r>
      <w:r w:rsidRPr="00701D0B">
        <w:rPr>
          <w:rFonts w:cs="Arial"/>
        </w:rPr>
        <w:t xml:space="preserve">mployees are not or shall not be deemed to be an employee of the Customer. The Service Provider and any of its </w:t>
      </w:r>
      <w:r w:rsidR="00A6611B" w:rsidRPr="00701D0B">
        <w:rPr>
          <w:rFonts w:cs="Arial"/>
        </w:rPr>
        <w:t>s</w:t>
      </w:r>
      <w:r w:rsidRPr="00701D0B">
        <w:rPr>
          <w:rFonts w:cs="Arial"/>
        </w:rPr>
        <w:t>ub-</w:t>
      </w:r>
      <w:r w:rsidR="00D91268" w:rsidRPr="00701D0B">
        <w:rPr>
          <w:rFonts w:cs="Arial"/>
        </w:rPr>
        <w:t>Service Provider</w:t>
      </w:r>
      <w:r w:rsidR="0057468E" w:rsidRPr="00701D0B">
        <w:rPr>
          <w:rFonts w:cs="Arial"/>
        </w:rPr>
        <w:t>/</w:t>
      </w:r>
      <w:r w:rsidRPr="00701D0B">
        <w:rPr>
          <w:rFonts w:cs="Arial"/>
        </w:rPr>
        <w:t xml:space="preserve">s, shall be responsible for their own </w:t>
      </w:r>
      <w:r w:rsidR="00A6611B" w:rsidRPr="00701D0B">
        <w:rPr>
          <w:rFonts w:cs="Arial"/>
        </w:rPr>
        <w:t>e</w:t>
      </w:r>
      <w:r w:rsidRPr="00701D0B">
        <w:rPr>
          <w:rFonts w:cs="Arial"/>
        </w:rPr>
        <w:t>mployees assigned to provide Services under this Agreement</w:t>
      </w:r>
      <w:bookmarkEnd w:id="948"/>
      <w:r w:rsidRPr="00701D0B">
        <w:rPr>
          <w:rFonts w:cs="Arial"/>
        </w:rPr>
        <w:t xml:space="preserve">, including that </w:t>
      </w:r>
      <w:bookmarkStart w:id="949" w:name="OLE_LINK3"/>
      <w:r w:rsidRPr="00701D0B">
        <w:rPr>
          <w:rFonts w:cs="Arial"/>
        </w:rPr>
        <w:t xml:space="preserve">the Service Provider shall be required to comply with and/or ensure compliance with all Applicable Laws, including in relation to employment and tax laws as they relate to and apply in respect of its </w:t>
      </w:r>
      <w:r w:rsidR="009C5386" w:rsidRPr="00701D0B">
        <w:rPr>
          <w:rFonts w:cs="Arial"/>
        </w:rPr>
        <w:t>e</w:t>
      </w:r>
      <w:r w:rsidRPr="00701D0B">
        <w:rPr>
          <w:rFonts w:cs="Arial"/>
        </w:rPr>
        <w:t xml:space="preserve">mployees and in respect of the </w:t>
      </w:r>
      <w:r w:rsidR="009C5386" w:rsidRPr="00701D0B">
        <w:rPr>
          <w:rFonts w:cs="Arial"/>
        </w:rPr>
        <w:t>e</w:t>
      </w:r>
      <w:r w:rsidRPr="00701D0B">
        <w:rPr>
          <w:rFonts w:cs="Arial"/>
        </w:rPr>
        <w:t xml:space="preserve">mployees of the </w:t>
      </w:r>
      <w:r w:rsidR="009C5386" w:rsidRPr="00701D0B">
        <w:rPr>
          <w:rFonts w:cs="Arial"/>
        </w:rPr>
        <w:t>s</w:t>
      </w:r>
      <w:r w:rsidRPr="00701D0B">
        <w:rPr>
          <w:rFonts w:cs="Arial"/>
        </w:rPr>
        <w:t>ub-</w:t>
      </w:r>
      <w:r w:rsidR="00834F54" w:rsidRPr="00701D0B">
        <w:rPr>
          <w:rFonts w:cs="Arial"/>
        </w:rPr>
        <w:t>c</w:t>
      </w:r>
      <w:r w:rsidR="00E20B38" w:rsidRPr="00701D0B">
        <w:rPr>
          <w:rFonts w:cs="Arial"/>
        </w:rPr>
        <w:t>ontractors</w:t>
      </w:r>
      <w:r w:rsidRPr="00701D0B">
        <w:rPr>
          <w:rFonts w:cs="Arial"/>
        </w:rPr>
        <w:t>.</w:t>
      </w:r>
      <w:bookmarkEnd w:id="949"/>
    </w:p>
    <w:p w14:paraId="46669123" w14:textId="1BF86A5B" w:rsidR="005C1B1C" w:rsidRPr="00701D0B" w:rsidRDefault="005C1B1C" w:rsidP="006F1A86">
      <w:pPr>
        <w:pStyle w:val="Clause1Head"/>
        <w:rPr>
          <w:rFonts w:cs="Arial"/>
        </w:rPr>
      </w:pPr>
      <w:bookmarkStart w:id="950" w:name="_Toc157584682"/>
      <w:bookmarkStart w:id="951" w:name="_Ref157591513"/>
      <w:bookmarkStart w:id="952" w:name="_Toc157593135"/>
      <w:bookmarkStart w:id="953" w:name="_Toc157593592"/>
      <w:bookmarkStart w:id="954" w:name="_Toc157593689"/>
      <w:bookmarkStart w:id="955" w:name="_Ref209644190"/>
      <w:bookmarkStart w:id="956" w:name="_Ref209644245"/>
      <w:bookmarkStart w:id="957" w:name="_Toc209645597"/>
      <w:r w:rsidRPr="00701D0B">
        <w:rPr>
          <w:rFonts w:cs="Arial"/>
        </w:rPr>
        <w:t>TERMINATION</w:t>
      </w:r>
      <w:bookmarkEnd w:id="934"/>
      <w:bookmarkEnd w:id="950"/>
      <w:bookmarkEnd w:id="951"/>
      <w:bookmarkEnd w:id="952"/>
      <w:bookmarkEnd w:id="953"/>
      <w:bookmarkEnd w:id="954"/>
      <w:bookmarkEnd w:id="955"/>
      <w:bookmarkEnd w:id="956"/>
      <w:bookmarkEnd w:id="957"/>
    </w:p>
    <w:p w14:paraId="7B642DD8" w14:textId="76E96761" w:rsidR="00004883" w:rsidRPr="00701D0B" w:rsidRDefault="00004883" w:rsidP="00004883">
      <w:pPr>
        <w:pStyle w:val="Clause2Sub"/>
        <w:rPr>
          <w:rFonts w:cs="Arial"/>
        </w:rPr>
      </w:pPr>
      <w:bookmarkStart w:id="958" w:name="_Ref101800624"/>
      <w:r w:rsidRPr="00701D0B">
        <w:rPr>
          <w:rFonts w:cs="Arial"/>
        </w:rPr>
        <w:t xml:space="preserve">For the purposes of this clause and elsewhere in this Agreement, </w:t>
      </w:r>
      <w:ins w:id="959" w:author="Werksmans" w:date="2025-09-01T18:16:00Z" w16du:dateUtc="2025-09-01T16:16:00Z">
        <w:r w:rsidR="00D803A8">
          <w:rPr>
            <w:rFonts w:cs="Arial"/>
          </w:rPr>
          <w:t>"</w:t>
        </w:r>
      </w:ins>
      <w:del w:id="960" w:author="Werksmans" w:date="2025-09-01T18:16:00Z" w16du:dateUtc="2025-09-01T16:16:00Z">
        <w:r w:rsidRPr="00701D0B" w:rsidDel="00D803A8">
          <w:rPr>
            <w:rFonts w:cs="Arial"/>
          </w:rPr>
          <w:delText>“</w:delText>
        </w:r>
      </w:del>
      <w:r w:rsidRPr="00701D0B">
        <w:rPr>
          <w:rFonts w:cs="Arial"/>
          <w:b/>
          <w:bCs/>
        </w:rPr>
        <w:t>Service Provider Event of Default</w:t>
      </w:r>
      <w:del w:id="961" w:author="Werksmans" w:date="2025-09-01T18:16:00Z" w16du:dateUtc="2025-09-01T16:16:00Z">
        <w:r w:rsidRPr="00701D0B" w:rsidDel="00D803A8">
          <w:rPr>
            <w:rFonts w:cs="Arial"/>
          </w:rPr>
          <w:delText>”</w:delText>
        </w:r>
      </w:del>
      <w:ins w:id="962" w:author="Werksmans" w:date="2025-09-01T18:16:00Z" w16du:dateUtc="2025-09-01T16:16:00Z">
        <w:r w:rsidR="00D803A8">
          <w:rPr>
            <w:rFonts w:cs="Arial"/>
          </w:rPr>
          <w:t>"</w:t>
        </w:r>
      </w:ins>
      <w:r w:rsidRPr="00701D0B">
        <w:rPr>
          <w:rFonts w:cs="Arial"/>
        </w:rPr>
        <w:t xml:space="preserve"> means any of the following in relation to the Service Provider:</w:t>
      </w:r>
    </w:p>
    <w:p w14:paraId="4D3FA5C3" w14:textId="3A495205" w:rsidR="00004883" w:rsidRPr="00701D0B" w:rsidRDefault="00004883" w:rsidP="00004883">
      <w:pPr>
        <w:pStyle w:val="Clause3Sub"/>
        <w:rPr>
          <w:rFonts w:cs="Arial"/>
        </w:rPr>
      </w:pPr>
      <w:r w:rsidRPr="00701D0B">
        <w:rPr>
          <w:rFonts w:cs="Arial"/>
        </w:rPr>
        <w:t xml:space="preserve">an act which is or would, if committed by a natural person, be an act of insolvency within the meaning of section 8 of the Insolvency Act, 1936 or the existence of circumstances which would allow for the winding up of the Service Provider in terms of section 81 of the Companies Act, 2008 as the case may be or any re-enactment or replacement of such section/s; </w:t>
      </w:r>
    </w:p>
    <w:p w14:paraId="1DC71211" w14:textId="0715F3A3" w:rsidR="00004883" w:rsidRPr="00701D0B" w:rsidRDefault="00004883" w:rsidP="00004883">
      <w:pPr>
        <w:pStyle w:val="Clause3Sub"/>
        <w:rPr>
          <w:rFonts w:cs="Arial"/>
        </w:rPr>
      </w:pPr>
      <w:r w:rsidRPr="00701D0B">
        <w:rPr>
          <w:rFonts w:cs="Arial"/>
        </w:rPr>
        <w:t>allowing a judgment in excess of R1,000,000 (</w:t>
      </w:r>
      <w:r w:rsidR="0057468E" w:rsidRPr="00701D0B">
        <w:rPr>
          <w:rFonts w:cs="Arial"/>
        </w:rPr>
        <w:t xml:space="preserve">one million </w:t>
      </w:r>
      <w:r w:rsidRPr="00701D0B">
        <w:rPr>
          <w:rFonts w:cs="Arial"/>
        </w:rPr>
        <w:t xml:space="preserve">Rands) against it to remain unsatisfied for a period of 14 (fourteen) days after it becomes aware thereof, unless the judgment is the subject of a duly noted and timeously and diligently prosecuted appeal or application; </w:t>
      </w:r>
    </w:p>
    <w:p w14:paraId="790CE30D" w14:textId="70307207" w:rsidR="00004883" w:rsidRPr="00701D0B" w:rsidRDefault="00004883" w:rsidP="00004883">
      <w:pPr>
        <w:pStyle w:val="Clause3Sub"/>
        <w:rPr>
          <w:rFonts w:cs="Arial"/>
        </w:rPr>
      </w:pPr>
      <w:r w:rsidRPr="00701D0B">
        <w:rPr>
          <w:rFonts w:cs="Arial"/>
        </w:rPr>
        <w:t xml:space="preserve">carrying out any compromise, scheme of arrangement or composition by the Service Provider with any or all of its creditors; </w:t>
      </w:r>
    </w:p>
    <w:p w14:paraId="7E6F517F" w14:textId="0D937121" w:rsidR="00004883" w:rsidRPr="00701D0B" w:rsidRDefault="00004883" w:rsidP="00004883">
      <w:pPr>
        <w:pStyle w:val="Clause3Sub"/>
        <w:rPr>
          <w:rFonts w:cs="Arial"/>
        </w:rPr>
      </w:pPr>
      <w:r w:rsidRPr="00701D0B">
        <w:rPr>
          <w:rFonts w:cs="Arial"/>
        </w:rPr>
        <w:lastRenderedPageBreak/>
        <w:t xml:space="preserve">an order placing the Service Provider under judicial management or for its final or provisional liquidation is granted or the proposing of any resolution for voluntary winding-up or placement of the Service Provider in business rescue, whether provisionally or finally; </w:t>
      </w:r>
    </w:p>
    <w:p w14:paraId="0F966502" w14:textId="63398929" w:rsidR="00004883" w:rsidRPr="00701D0B" w:rsidRDefault="00004883" w:rsidP="00004883">
      <w:pPr>
        <w:pStyle w:val="Clause3Sub"/>
        <w:rPr>
          <w:rFonts w:cs="Arial"/>
        </w:rPr>
      </w:pPr>
      <w:r w:rsidRPr="00701D0B">
        <w:rPr>
          <w:rFonts w:cs="Arial"/>
        </w:rPr>
        <w:t>ceasing (or circumstances exist where there is a reasonable prospect of cessation of) the Service Provider's normal line of business;</w:t>
      </w:r>
      <w:r w:rsidR="0057468E" w:rsidRPr="00701D0B">
        <w:rPr>
          <w:rFonts w:cs="Arial"/>
        </w:rPr>
        <w:t xml:space="preserve"> </w:t>
      </w:r>
    </w:p>
    <w:p w14:paraId="17ADB88C" w14:textId="77777777" w:rsidR="00004883" w:rsidRPr="00701D0B" w:rsidRDefault="00004883" w:rsidP="00004883">
      <w:pPr>
        <w:pStyle w:val="Clause3Sub"/>
        <w:rPr>
          <w:rFonts w:cs="Arial"/>
        </w:rPr>
      </w:pPr>
      <w:r w:rsidRPr="00701D0B">
        <w:rPr>
          <w:rFonts w:cs="Arial"/>
        </w:rPr>
        <w:t>the Service Provider's disposal of all or a material portion of its undertaking or assets;</w:t>
      </w:r>
    </w:p>
    <w:p w14:paraId="7E8D9CE3" w14:textId="324274F2" w:rsidR="00004883" w:rsidRPr="00701D0B" w:rsidRDefault="008F6389" w:rsidP="00004883">
      <w:pPr>
        <w:pStyle w:val="Clause3Sub"/>
        <w:rPr>
          <w:rFonts w:cs="Arial"/>
        </w:rPr>
      </w:pPr>
      <w:r w:rsidRPr="00701D0B">
        <w:rPr>
          <w:rFonts w:cs="Arial"/>
        </w:rPr>
        <w:t>disclosing any</w:t>
      </w:r>
      <w:r w:rsidR="00004883" w:rsidRPr="00701D0B">
        <w:rPr>
          <w:rFonts w:cs="Arial"/>
        </w:rPr>
        <w:t xml:space="preserve"> Confidential Information contrary to the provisions of this Agreement;</w:t>
      </w:r>
    </w:p>
    <w:p w14:paraId="19C89BFD" w14:textId="5E6EFA2D" w:rsidR="00004883" w:rsidRPr="00701D0B" w:rsidRDefault="00004883" w:rsidP="00004883">
      <w:pPr>
        <w:pStyle w:val="Clause3Sub"/>
        <w:rPr>
          <w:rFonts w:cs="Arial"/>
        </w:rPr>
      </w:pPr>
      <w:r w:rsidRPr="00701D0B">
        <w:rPr>
          <w:rFonts w:cs="Arial"/>
        </w:rPr>
        <w:t xml:space="preserve">there is a </w:t>
      </w:r>
      <w:r w:rsidR="008F6389" w:rsidRPr="00701D0B">
        <w:rPr>
          <w:rFonts w:cs="Arial"/>
        </w:rPr>
        <w:t>c</w:t>
      </w:r>
      <w:r w:rsidRPr="00701D0B">
        <w:rPr>
          <w:rFonts w:cs="Arial"/>
        </w:rPr>
        <w:t>hange in Control of Service Provider;</w:t>
      </w:r>
      <w:r w:rsidR="0057468E" w:rsidRPr="00701D0B">
        <w:rPr>
          <w:rFonts w:cs="Arial"/>
        </w:rPr>
        <w:t xml:space="preserve"> </w:t>
      </w:r>
    </w:p>
    <w:p w14:paraId="40150590" w14:textId="6C67B8C1" w:rsidR="00004883" w:rsidRPr="00701D0B" w:rsidRDefault="00004883" w:rsidP="00004883">
      <w:pPr>
        <w:pStyle w:val="Clause3Sub"/>
        <w:rPr>
          <w:rFonts w:cs="Arial"/>
        </w:rPr>
      </w:pPr>
      <w:r w:rsidRPr="00701D0B">
        <w:rPr>
          <w:rFonts w:cs="Arial"/>
        </w:rPr>
        <w:t xml:space="preserve">a breach of any provision of this Agreement which does not constitute a breach of a material term of this Agreement, which breach or failure is not remedied within 14 (fourteen) days (or such longer period as may at the time be agreed upon in writing by the Parties) of written notice requiring the breach to be remedied; </w:t>
      </w:r>
    </w:p>
    <w:p w14:paraId="01833830" w14:textId="7B7FC1B7" w:rsidR="00004883" w:rsidRPr="00701D0B" w:rsidRDefault="00004883" w:rsidP="00004883">
      <w:pPr>
        <w:pStyle w:val="Clause3Sub"/>
        <w:rPr>
          <w:rFonts w:cs="Arial"/>
        </w:rPr>
      </w:pPr>
      <w:r w:rsidRPr="00701D0B">
        <w:rPr>
          <w:rFonts w:cs="Arial"/>
        </w:rPr>
        <w:t xml:space="preserve">a breach of any material term of this Agreement, including, without limitation, a failure to achieve the required Service Level in terms of any </w:t>
      </w:r>
      <w:r w:rsidR="00C60867" w:rsidRPr="00701D0B">
        <w:rPr>
          <w:rFonts w:cs="Arial"/>
        </w:rPr>
        <w:t xml:space="preserve">Service Schedule </w:t>
      </w:r>
      <w:r w:rsidRPr="00701D0B">
        <w:rPr>
          <w:rFonts w:cs="Arial"/>
        </w:rPr>
        <w:t xml:space="preserve">for any particular </w:t>
      </w:r>
      <w:r w:rsidR="007A2194" w:rsidRPr="00701D0B">
        <w:rPr>
          <w:rFonts w:cs="Arial"/>
        </w:rPr>
        <w:t>c</w:t>
      </w:r>
      <w:r w:rsidRPr="00701D0B">
        <w:rPr>
          <w:rFonts w:cs="Arial"/>
        </w:rPr>
        <w:t xml:space="preserve">ritical </w:t>
      </w:r>
      <w:r w:rsidR="007A2194" w:rsidRPr="00701D0B">
        <w:rPr>
          <w:rFonts w:cs="Arial"/>
        </w:rPr>
        <w:t>s</w:t>
      </w:r>
      <w:r w:rsidRPr="00701D0B">
        <w:rPr>
          <w:rFonts w:cs="Arial"/>
        </w:rPr>
        <w:t>ervice, which is not remedied within 48 (forty eight) hours of receipt of written notice requiring it to do so, or if it is not reasonably possible to remedy the breach within 48 (forty eight) hours, within such further period as may be reasonably necessary in the circumstances</w:t>
      </w:r>
      <w:ins w:id="963" w:author="Werksmans" w:date="2025-09-24T22:06:00Z" w16du:dateUtc="2025-09-24T20:06:00Z">
        <w:r w:rsidR="005252EB">
          <w:rPr>
            <w:rFonts w:cs="Arial"/>
          </w:rPr>
          <w:t xml:space="preserve">, with the consent of the other Party, which </w:t>
        </w:r>
      </w:ins>
      <w:ins w:id="964" w:author="Werksmans" w:date="2025-09-24T22:07:00Z" w16du:dateUtc="2025-09-24T20:07:00Z">
        <w:r w:rsidR="005252EB">
          <w:rPr>
            <w:rFonts w:cs="Arial"/>
          </w:rPr>
          <w:t>consent may not be unreasonably withheld</w:t>
        </w:r>
      </w:ins>
      <w:r w:rsidRPr="00701D0B">
        <w:rPr>
          <w:rFonts w:cs="Arial"/>
        </w:rPr>
        <w:t xml:space="preserve">; </w:t>
      </w:r>
      <w:r w:rsidR="00321BD6" w:rsidRPr="00701D0B">
        <w:rPr>
          <w:rFonts w:cs="Arial"/>
        </w:rPr>
        <w:t xml:space="preserve"> </w:t>
      </w:r>
    </w:p>
    <w:p w14:paraId="220F38DF" w14:textId="68E85020" w:rsidR="00004883" w:rsidRPr="00701D0B" w:rsidRDefault="00004883" w:rsidP="00004883">
      <w:pPr>
        <w:pStyle w:val="Clause3Sub"/>
        <w:rPr>
          <w:rFonts w:cs="Arial"/>
        </w:rPr>
      </w:pPr>
      <w:r w:rsidRPr="00701D0B">
        <w:rPr>
          <w:rFonts w:cs="Arial"/>
        </w:rPr>
        <w:t>the Service Provider consistently breaches this Agreement in a manner which reflects failure, whether through unwillingness, inability or otherwise, to diligently, properly and timeously perform its duties in terms of this Agreement (including, without limitation, a consistent failure to achieve the required Service Levels); or</w:t>
      </w:r>
    </w:p>
    <w:p w14:paraId="3D0575AA" w14:textId="74FA8799" w:rsidR="00004883" w:rsidRPr="00701D0B" w:rsidRDefault="00004883" w:rsidP="00004883">
      <w:pPr>
        <w:pStyle w:val="Clause3Sub"/>
        <w:rPr>
          <w:rFonts w:cs="Arial"/>
        </w:rPr>
      </w:pPr>
      <w:r w:rsidRPr="00701D0B">
        <w:rPr>
          <w:rFonts w:cs="Arial"/>
        </w:rPr>
        <w:t xml:space="preserve">circumstances which constitute </w:t>
      </w:r>
      <w:r w:rsidRPr="00251688">
        <w:rPr>
          <w:rFonts w:cs="Arial"/>
        </w:rPr>
        <w:t>any "Service Level Termination Event" as</w:t>
      </w:r>
      <w:r w:rsidRPr="00701D0B">
        <w:rPr>
          <w:rFonts w:cs="Arial"/>
        </w:rPr>
        <w:t xml:space="preserve"> may be defined in any </w:t>
      </w:r>
      <w:r w:rsidR="00474ABC" w:rsidRPr="00701D0B">
        <w:rPr>
          <w:rFonts w:cs="Arial"/>
        </w:rPr>
        <w:t>Service Schedule</w:t>
      </w:r>
      <w:r w:rsidRPr="00701D0B">
        <w:rPr>
          <w:rFonts w:cs="Arial"/>
        </w:rPr>
        <w:t>.</w:t>
      </w:r>
    </w:p>
    <w:p w14:paraId="15187875" w14:textId="77777777" w:rsidR="00083822" w:rsidRPr="00701D0B" w:rsidRDefault="00004883" w:rsidP="00004883">
      <w:pPr>
        <w:pStyle w:val="Clause2Sub"/>
        <w:rPr>
          <w:rFonts w:cs="Arial"/>
        </w:rPr>
      </w:pPr>
      <w:bookmarkStart w:id="965" w:name="_Ref157521211"/>
      <w:r w:rsidRPr="00701D0B">
        <w:rPr>
          <w:rFonts w:cs="Arial"/>
        </w:rPr>
        <w:lastRenderedPageBreak/>
        <w:t xml:space="preserve">If a Service Provider Event of Default occurs, the Customer may, without prejudice to any of its other rights in terms of this Agreement or in law, including the right to claim damages, terminate this Agreement and/or one or more </w:t>
      </w:r>
      <w:r w:rsidR="00474ABC" w:rsidRPr="00701D0B">
        <w:rPr>
          <w:rFonts w:cs="Arial"/>
        </w:rPr>
        <w:t>Service Schedule</w:t>
      </w:r>
      <w:r w:rsidRPr="00701D0B">
        <w:rPr>
          <w:rFonts w:cs="Arial"/>
        </w:rPr>
        <w:t xml:space="preserve"> to which the Service Provider Event of Default relates on written notice which, at the Customer’s election, may take effect immediately on receipt of the notice by the Service Provider, or within such further period as the Customer provides for in the termination notice.</w:t>
      </w:r>
      <w:bookmarkEnd w:id="965"/>
      <w:r w:rsidRPr="00701D0B">
        <w:rPr>
          <w:rFonts w:cs="Arial"/>
        </w:rPr>
        <w:t xml:space="preserve">  </w:t>
      </w:r>
    </w:p>
    <w:p w14:paraId="157FD802" w14:textId="0F5F2FC4" w:rsidR="00004883" w:rsidRPr="00701D0B" w:rsidRDefault="00004883" w:rsidP="00004883">
      <w:pPr>
        <w:pStyle w:val="Clause2Sub"/>
        <w:rPr>
          <w:rFonts w:cs="Arial"/>
        </w:rPr>
      </w:pPr>
      <w:r w:rsidRPr="00701D0B">
        <w:rPr>
          <w:rFonts w:cs="Arial"/>
        </w:rPr>
        <w:t>If this Agreement is terminated by the Customer in accordance with this clause</w:t>
      </w:r>
      <w:r w:rsidR="0057468E" w:rsidRPr="00701D0B">
        <w:rPr>
          <w:rFonts w:cs="Arial"/>
        </w:rPr>
        <w:t xml:space="preserve"> </w:t>
      </w:r>
      <w:r w:rsidR="0057468E" w:rsidRPr="00701D0B">
        <w:rPr>
          <w:rFonts w:cs="Arial"/>
        </w:rPr>
        <w:fldChar w:fldCharType="begin"/>
      </w:r>
      <w:r w:rsidR="0057468E" w:rsidRPr="00701D0B">
        <w:rPr>
          <w:rFonts w:cs="Arial"/>
        </w:rPr>
        <w:instrText xml:space="preserve"> REF _Ref157591513 \w \h </w:instrText>
      </w:r>
      <w:r w:rsidR="00E6448E" w:rsidRPr="00701D0B">
        <w:rPr>
          <w:rFonts w:cs="Arial"/>
        </w:rPr>
        <w:instrText xml:space="preserve"> \* MERGEFORMAT </w:instrText>
      </w:r>
      <w:r w:rsidR="0057468E" w:rsidRPr="00701D0B">
        <w:rPr>
          <w:rFonts w:cs="Arial"/>
        </w:rPr>
      </w:r>
      <w:r w:rsidR="0057468E" w:rsidRPr="00701D0B">
        <w:rPr>
          <w:rFonts w:cs="Arial"/>
        </w:rPr>
        <w:fldChar w:fldCharType="separate"/>
      </w:r>
      <w:ins w:id="966" w:author="Werksmans" w:date="2025-09-24T22:32:00Z" w16du:dateUtc="2025-09-24T20:32:00Z">
        <w:r w:rsidR="00253ADF">
          <w:rPr>
            <w:rFonts w:cs="Arial"/>
          </w:rPr>
          <w:t>24</w:t>
        </w:r>
      </w:ins>
      <w:del w:id="967" w:author="Werksmans" w:date="2025-09-24T21:42:00Z" w16du:dateUtc="2025-09-24T19:42:00Z">
        <w:r w:rsidR="00E9082F" w:rsidDel="00A41121">
          <w:rPr>
            <w:rFonts w:cs="Arial"/>
          </w:rPr>
          <w:delText>23</w:delText>
        </w:r>
      </w:del>
      <w:r w:rsidR="0057468E" w:rsidRPr="00701D0B">
        <w:rPr>
          <w:rFonts w:cs="Arial"/>
        </w:rPr>
        <w:fldChar w:fldCharType="end"/>
      </w:r>
      <w:r w:rsidRPr="00701D0B">
        <w:rPr>
          <w:rFonts w:cs="Arial"/>
        </w:rPr>
        <w:t>,</w:t>
      </w:r>
      <w:r w:rsidRPr="00701D0B">
        <w:rPr>
          <w:rFonts w:cs="Arial"/>
          <w:b/>
        </w:rPr>
        <w:t xml:space="preserve"> </w:t>
      </w:r>
      <w:r w:rsidRPr="00701D0B">
        <w:rPr>
          <w:rFonts w:cs="Arial"/>
        </w:rPr>
        <w:t xml:space="preserve">all </w:t>
      </w:r>
      <w:r w:rsidR="00474ABC" w:rsidRPr="00701D0B">
        <w:rPr>
          <w:rFonts w:cs="Arial"/>
        </w:rPr>
        <w:t>Service Schedule</w:t>
      </w:r>
      <w:r w:rsidR="0057468E" w:rsidRPr="00701D0B">
        <w:rPr>
          <w:rFonts w:cs="Arial"/>
        </w:rPr>
        <w:t>s</w:t>
      </w:r>
      <w:r w:rsidRPr="00701D0B">
        <w:rPr>
          <w:rFonts w:cs="Arial"/>
        </w:rPr>
        <w:t xml:space="preserve"> shall automatically terminate simultaneously therewith.</w:t>
      </w:r>
      <w:r w:rsidRPr="00701D0B">
        <w:rPr>
          <w:rFonts w:cs="Arial"/>
          <w:b/>
        </w:rPr>
        <w:t xml:space="preserve"> </w:t>
      </w:r>
      <w:r w:rsidRPr="00701D0B">
        <w:rPr>
          <w:rFonts w:cs="Arial"/>
        </w:rPr>
        <w:t xml:space="preserve">If any </w:t>
      </w:r>
      <w:r w:rsidR="00474ABC" w:rsidRPr="00701D0B">
        <w:rPr>
          <w:rFonts w:cs="Arial"/>
        </w:rPr>
        <w:t>Service Schedule</w:t>
      </w:r>
      <w:r w:rsidRPr="00701D0B">
        <w:rPr>
          <w:rFonts w:cs="Arial"/>
        </w:rPr>
        <w:t xml:space="preserve"> is terminated in terms hereof, such termination shall not affect the continued existence and enforceability of the remainder of this Agreement or any other </w:t>
      </w:r>
      <w:r w:rsidR="00474ABC" w:rsidRPr="00701D0B">
        <w:rPr>
          <w:rFonts w:cs="Arial"/>
        </w:rPr>
        <w:t>Service Schedule</w:t>
      </w:r>
      <w:r w:rsidRPr="00701D0B">
        <w:rPr>
          <w:rFonts w:cs="Arial"/>
        </w:rPr>
        <w:t xml:space="preserve"> not terminated by the Customer.</w:t>
      </w:r>
    </w:p>
    <w:bookmarkEnd w:id="958"/>
    <w:p w14:paraId="1BE52E8C" w14:textId="07B28600" w:rsidR="005C1B1C" w:rsidRPr="00701D0B" w:rsidRDefault="005C1B1C" w:rsidP="006F1A86">
      <w:pPr>
        <w:pStyle w:val="Clause2Sub"/>
        <w:rPr>
          <w:rFonts w:cs="Arial"/>
        </w:rPr>
      </w:pPr>
      <w:r w:rsidRPr="00701D0B">
        <w:rPr>
          <w:rFonts w:cs="Arial"/>
        </w:rPr>
        <w:t xml:space="preserve">Notwithstanding the provisions above, </w:t>
      </w:r>
      <w:r w:rsidR="002D5E78" w:rsidRPr="00701D0B">
        <w:rPr>
          <w:rFonts w:cs="Arial"/>
        </w:rPr>
        <w:t xml:space="preserve">the Customer </w:t>
      </w:r>
      <w:r w:rsidRPr="00701D0B">
        <w:rPr>
          <w:rFonts w:cs="Arial"/>
        </w:rPr>
        <w:t>may terminate this Agreement at any time</w:t>
      </w:r>
      <w:ins w:id="968" w:author="Werksmans" w:date="2025-09-24T21:51:00Z" w16du:dateUtc="2025-09-24T19:51:00Z">
        <w:r w:rsidR="0043668F">
          <w:rPr>
            <w:rFonts w:cs="Arial"/>
          </w:rPr>
          <w:t xml:space="preserve"> when, in its sole discretion, it determines that termination is in the best interest</w:t>
        </w:r>
      </w:ins>
      <w:ins w:id="969" w:author="Werksmans" w:date="2025-09-24T21:52:00Z" w16du:dateUtc="2025-09-24T19:52:00Z">
        <w:r w:rsidR="0043668F">
          <w:rPr>
            <w:rFonts w:cs="Arial"/>
          </w:rPr>
          <w:t xml:space="preserve"> of the Customer,</w:t>
        </w:r>
      </w:ins>
      <w:r w:rsidRPr="00701D0B">
        <w:rPr>
          <w:rFonts w:cs="Arial"/>
        </w:rPr>
        <w:t xml:space="preserve"> by providing the </w:t>
      </w:r>
      <w:r w:rsidR="002D5E78" w:rsidRPr="00701D0B">
        <w:rPr>
          <w:rFonts w:cs="Arial"/>
        </w:rPr>
        <w:t xml:space="preserve">Service Provider </w:t>
      </w:r>
      <w:r w:rsidRPr="00701D0B">
        <w:rPr>
          <w:rFonts w:cs="Arial"/>
        </w:rPr>
        <w:t>with 3 (three) months</w:t>
      </w:r>
      <w:r w:rsidR="005B37C9" w:rsidRPr="00701D0B">
        <w:rPr>
          <w:rFonts w:cs="Arial"/>
        </w:rPr>
        <w:t>'</w:t>
      </w:r>
      <w:r w:rsidRPr="00701D0B">
        <w:rPr>
          <w:rFonts w:cs="Arial"/>
        </w:rPr>
        <w:t xml:space="preserve"> written notice of such intention to terminate.</w:t>
      </w:r>
    </w:p>
    <w:p w14:paraId="3C11EAF7" w14:textId="48919DE1" w:rsidR="005B37C9" w:rsidRPr="00701D0B" w:rsidRDefault="001B41A7" w:rsidP="001B41A7">
      <w:pPr>
        <w:pStyle w:val="Clause2Sub"/>
        <w:rPr>
          <w:rFonts w:cs="Arial"/>
        </w:rPr>
      </w:pPr>
      <w:bookmarkStart w:id="970" w:name="_Ref373010492"/>
      <w:bookmarkStart w:id="971" w:name="_Ref373087558"/>
      <w:r w:rsidRPr="00701D0B">
        <w:rPr>
          <w:rFonts w:cs="Arial"/>
        </w:rPr>
        <w:t xml:space="preserve">In addition to the Customer's rights of termination detailed above, the Customer may terminate this Agreement and/or any Service Schedule or part thereof, to the extent </w:t>
      </w:r>
      <w:bookmarkEnd w:id="970"/>
      <w:bookmarkEnd w:id="971"/>
      <w:r w:rsidRPr="00701D0B">
        <w:rPr>
          <w:rFonts w:cs="Arial"/>
        </w:rPr>
        <w:t>that</w:t>
      </w:r>
      <w:r w:rsidR="005B37C9" w:rsidRPr="00701D0B">
        <w:rPr>
          <w:rFonts w:cs="Arial"/>
        </w:rPr>
        <w:t xml:space="preserve">: </w:t>
      </w:r>
    </w:p>
    <w:p w14:paraId="725512F6" w14:textId="4B27131E" w:rsidR="005B37C9" w:rsidRPr="00701D0B" w:rsidRDefault="001B41A7" w:rsidP="005B37C9">
      <w:pPr>
        <w:pStyle w:val="Clause3Sub"/>
        <w:rPr>
          <w:rFonts w:cs="Arial"/>
        </w:rPr>
      </w:pPr>
      <w:r w:rsidRPr="00701D0B">
        <w:rPr>
          <w:rFonts w:cs="Arial"/>
        </w:rPr>
        <w:t xml:space="preserve">Applicable Laws, as they may be changed, enacted or repealed, prevent the Service Provider from performing its obligations under this Agreement and/or any Service Schedule; </w:t>
      </w:r>
      <w:r w:rsidR="00BB0FB7" w:rsidRPr="00701D0B">
        <w:rPr>
          <w:rFonts w:cs="Arial"/>
        </w:rPr>
        <w:t xml:space="preserve">or </w:t>
      </w:r>
    </w:p>
    <w:p w14:paraId="3109DBB3" w14:textId="3515334D" w:rsidR="001B41A7" w:rsidRPr="00701D0B" w:rsidRDefault="001B41A7" w:rsidP="00B75957">
      <w:pPr>
        <w:pStyle w:val="Clause3Sub"/>
        <w:rPr>
          <w:rFonts w:cs="Arial"/>
        </w:rPr>
      </w:pPr>
      <w:r w:rsidRPr="00701D0B">
        <w:rPr>
          <w:rFonts w:cs="Arial"/>
        </w:rPr>
        <w:t>the Customer</w:t>
      </w:r>
      <w:r w:rsidR="00B3595D" w:rsidRPr="00701D0B">
        <w:rPr>
          <w:rFonts w:cs="Arial"/>
        </w:rPr>
        <w:t>, in its sole discretion decides to stop provid</w:t>
      </w:r>
      <w:r w:rsidR="005B37C9" w:rsidRPr="00701D0B">
        <w:rPr>
          <w:rFonts w:cs="Arial"/>
        </w:rPr>
        <w:t>ing s</w:t>
      </w:r>
      <w:r w:rsidR="00B3595D" w:rsidRPr="00701D0B">
        <w:rPr>
          <w:rFonts w:cs="Arial"/>
        </w:rPr>
        <w:t>ervices in a Subarea</w:t>
      </w:r>
      <w:r w:rsidR="00D43521" w:rsidRPr="00701D0B">
        <w:rPr>
          <w:rFonts w:cs="Arial"/>
        </w:rPr>
        <w:t xml:space="preserve"> or in general</w:t>
      </w:r>
      <w:r w:rsidR="00BB0FB7" w:rsidRPr="00701D0B">
        <w:rPr>
          <w:rFonts w:cs="Arial"/>
        </w:rPr>
        <w:t>.</w:t>
      </w:r>
    </w:p>
    <w:p w14:paraId="5EC8A613" w14:textId="432A8393" w:rsidR="005252EB" w:rsidRDefault="005252EB" w:rsidP="001B41A7">
      <w:pPr>
        <w:pStyle w:val="Clause2Sub"/>
        <w:rPr>
          <w:ins w:id="972" w:author="Werksmans" w:date="2025-09-24T22:09:00Z" w16du:dateUtc="2025-09-24T20:09:00Z"/>
          <w:rFonts w:cs="Arial"/>
        </w:rPr>
      </w:pPr>
      <w:ins w:id="973" w:author="Werksmans" w:date="2025-09-24T22:10:00Z" w16du:dateUtc="2025-09-24T20:10:00Z">
        <w:r>
          <w:rPr>
            <w:rFonts w:cs="Arial"/>
          </w:rPr>
          <w:t xml:space="preserve">Any written notice referred to in this clause </w:t>
        </w:r>
        <w:r>
          <w:rPr>
            <w:rFonts w:cs="Arial"/>
          </w:rPr>
          <w:fldChar w:fldCharType="begin"/>
        </w:r>
        <w:r>
          <w:rPr>
            <w:rFonts w:cs="Arial"/>
          </w:rPr>
          <w:instrText xml:space="preserve"> REF _Ref209644245 \r \h </w:instrText>
        </w:r>
      </w:ins>
      <w:r>
        <w:rPr>
          <w:rFonts w:cs="Arial"/>
        </w:rPr>
      </w:r>
      <w:r>
        <w:rPr>
          <w:rFonts w:cs="Arial"/>
        </w:rPr>
        <w:fldChar w:fldCharType="separate"/>
      </w:r>
      <w:ins w:id="974" w:author="Werksmans" w:date="2025-09-24T22:32:00Z" w16du:dateUtc="2025-09-24T20:32:00Z">
        <w:r w:rsidR="00253ADF">
          <w:rPr>
            <w:rFonts w:cs="Arial"/>
          </w:rPr>
          <w:t>24</w:t>
        </w:r>
      </w:ins>
      <w:ins w:id="975" w:author="Werksmans" w:date="2025-09-24T22:10:00Z" w16du:dateUtc="2025-09-24T20:10:00Z">
        <w:r>
          <w:rPr>
            <w:rFonts w:cs="Arial"/>
          </w:rPr>
          <w:fldChar w:fldCharType="end"/>
        </w:r>
        <w:r>
          <w:rPr>
            <w:rFonts w:cs="Arial"/>
          </w:rPr>
          <w:t xml:space="preserve"> must be delivered to </w:t>
        </w:r>
      </w:ins>
      <w:ins w:id="976" w:author="Werksmans" w:date="2025-09-24T22:12:00Z" w16du:dateUtc="2025-09-24T20:12:00Z">
        <w:r w:rsidR="003F5889">
          <w:rPr>
            <w:rFonts w:cs="Arial"/>
          </w:rPr>
          <w:t xml:space="preserve">and will be deemed to have been received by </w:t>
        </w:r>
      </w:ins>
      <w:ins w:id="977" w:author="Werksmans" w:date="2025-09-24T22:10:00Z" w16du:dateUtc="2025-09-24T20:10:00Z">
        <w:r>
          <w:rPr>
            <w:rFonts w:cs="Arial"/>
          </w:rPr>
          <w:t xml:space="preserve">the relevant party in accordance with clause </w:t>
        </w:r>
      </w:ins>
      <w:ins w:id="978" w:author="Werksmans" w:date="2025-09-24T22:12:00Z" w16du:dateUtc="2025-09-24T20:12:00Z">
        <w:r w:rsidR="003F5889">
          <w:rPr>
            <w:rFonts w:cs="Arial"/>
          </w:rPr>
          <w:fldChar w:fldCharType="begin"/>
        </w:r>
        <w:r w:rsidR="003F5889">
          <w:rPr>
            <w:rFonts w:cs="Arial"/>
          </w:rPr>
          <w:instrText xml:space="preserve"> REF _Ref209644336 \r \h </w:instrText>
        </w:r>
      </w:ins>
      <w:r w:rsidR="003F5889">
        <w:rPr>
          <w:rFonts w:cs="Arial"/>
        </w:rPr>
      </w:r>
      <w:r w:rsidR="003F5889">
        <w:rPr>
          <w:rFonts w:cs="Arial"/>
        </w:rPr>
        <w:fldChar w:fldCharType="separate"/>
      </w:r>
      <w:ins w:id="979" w:author="Werksmans" w:date="2025-09-24T22:32:00Z" w16du:dateUtc="2025-09-24T20:32:00Z">
        <w:r w:rsidR="00253ADF">
          <w:rPr>
            <w:rFonts w:cs="Arial"/>
          </w:rPr>
          <w:t>27</w:t>
        </w:r>
      </w:ins>
      <w:ins w:id="980" w:author="Werksmans" w:date="2025-09-24T22:12:00Z" w16du:dateUtc="2025-09-24T20:12:00Z">
        <w:r w:rsidR="003F5889">
          <w:rPr>
            <w:rFonts w:cs="Arial"/>
          </w:rPr>
          <w:fldChar w:fldCharType="end"/>
        </w:r>
        <w:r w:rsidR="003F5889">
          <w:rPr>
            <w:rFonts w:cs="Arial"/>
          </w:rPr>
          <w:t xml:space="preserve">. The written </w:t>
        </w:r>
      </w:ins>
      <w:ins w:id="981" w:author="Werksmans" w:date="2025-09-24T22:13:00Z" w16du:dateUtc="2025-09-24T20:13:00Z">
        <w:r w:rsidR="003F5889">
          <w:rPr>
            <w:rFonts w:cs="Arial"/>
          </w:rPr>
          <w:t>notice must refer to the clause(s) in terms of which it is being sent and must specif</w:t>
        </w:r>
      </w:ins>
      <w:ins w:id="982" w:author="Werksmans" w:date="2025-09-24T22:14:00Z" w16du:dateUtc="2025-09-24T20:14:00Z">
        <w:r w:rsidR="003F5889">
          <w:rPr>
            <w:rFonts w:cs="Arial"/>
          </w:rPr>
          <w:t>y the reason for which it is being sent and the remedy period (if applicable).</w:t>
        </w:r>
      </w:ins>
    </w:p>
    <w:p w14:paraId="623E2922" w14:textId="011A2A5F" w:rsidR="001B41A7" w:rsidRPr="00701D0B" w:rsidRDefault="001B41A7" w:rsidP="001B41A7">
      <w:pPr>
        <w:pStyle w:val="Clause2Sub"/>
        <w:rPr>
          <w:rFonts w:cs="Arial"/>
        </w:rPr>
      </w:pPr>
      <w:r w:rsidRPr="00701D0B">
        <w:rPr>
          <w:rFonts w:cs="Arial"/>
        </w:rPr>
        <w:t xml:space="preserve">The Customer shall have no liability for any termination pursuant to </w:t>
      </w:r>
      <w:r w:rsidR="00D56690" w:rsidRPr="00701D0B">
        <w:rPr>
          <w:rFonts w:cs="Arial"/>
        </w:rPr>
        <w:t xml:space="preserve">this </w:t>
      </w:r>
      <w:r w:rsidRPr="00701D0B">
        <w:rPr>
          <w:rFonts w:cs="Arial"/>
        </w:rPr>
        <w:t>clause</w:t>
      </w:r>
      <w:ins w:id="983" w:author="Werksmans" w:date="2025-09-24T22:09:00Z" w16du:dateUtc="2025-09-24T20:09:00Z">
        <w:r w:rsidR="005252EB">
          <w:rPr>
            <w:rFonts w:cs="Arial"/>
          </w:rPr>
          <w:t> </w:t>
        </w:r>
        <w:r w:rsidR="005252EB">
          <w:rPr>
            <w:rFonts w:cs="Arial"/>
          </w:rPr>
          <w:fldChar w:fldCharType="begin"/>
        </w:r>
        <w:r w:rsidR="005252EB">
          <w:rPr>
            <w:rFonts w:cs="Arial"/>
          </w:rPr>
          <w:instrText xml:space="preserve"> REF _Ref209644190 \r \h </w:instrText>
        </w:r>
      </w:ins>
      <w:r w:rsidR="005252EB">
        <w:rPr>
          <w:rFonts w:cs="Arial"/>
        </w:rPr>
      </w:r>
      <w:r w:rsidR="005252EB">
        <w:rPr>
          <w:rFonts w:cs="Arial"/>
        </w:rPr>
        <w:fldChar w:fldCharType="separate"/>
      </w:r>
      <w:ins w:id="984" w:author="Werksmans" w:date="2025-09-24T22:32:00Z" w16du:dateUtc="2025-09-24T20:32:00Z">
        <w:r w:rsidR="00253ADF">
          <w:rPr>
            <w:rFonts w:cs="Arial"/>
          </w:rPr>
          <w:t>24</w:t>
        </w:r>
      </w:ins>
      <w:ins w:id="985" w:author="Werksmans" w:date="2025-09-24T22:09:00Z" w16du:dateUtc="2025-09-24T20:09:00Z">
        <w:r w:rsidR="005252EB">
          <w:rPr>
            <w:rFonts w:cs="Arial"/>
          </w:rPr>
          <w:fldChar w:fldCharType="end"/>
        </w:r>
      </w:ins>
      <w:r w:rsidRPr="00701D0B">
        <w:rPr>
          <w:rFonts w:cs="Arial"/>
        </w:rPr>
        <w:t>. Any termination of the Agreement shall result in the automatic termination of all Service Schedule</w:t>
      </w:r>
      <w:r w:rsidR="005B37C9" w:rsidRPr="00701D0B">
        <w:rPr>
          <w:rFonts w:cs="Arial"/>
        </w:rPr>
        <w:t>s</w:t>
      </w:r>
      <w:r w:rsidRPr="00701D0B">
        <w:rPr>
          <w:rFonts w:cs="Arial"/>
        </w:rPr>
        <w:t xml:space="preserve"> simultaneously therewith.</w:t>
      </w:r>
      <w:ins w:id="986" w:author="Werksmans" w:date="2025-09-24T22:15:00Z" w16du:dateUtc="2025-09-24T20:15:00Z">
        <w:r w:rsidR="003F5889">
          <w:rPr>
            <w:rFonts w:cs="Arial"/>
          </w:rPr>
          <w:t xml:space="preserve"> However, for the avoidance of doubt, any expiry or termination of this agreement does not affect any rights of the parties which may have accrued before the da</w:t>
        </w:r>
      </w:ins>
      <w:ins w:id="987" w:author="Werksmans" w:date="2025-09-24T22:16:00Z" w16du:dateUtc="2025-09-24T20:16:00Z">
        <w:r w:rsidR="003F5889">
          <w:rPr>
            <w:rFonts w:cs="Arial"/>
          </w:rPr>
          <w:t>te of termination.</w:t>
        </w:r>
      </w:ins>
    </w:p>
    <w:p w14:paraId="400AFA71" w14:textId="437F87AF" w:rsidR="005C1B1C" w:rsidRPr="00701D0B" w:rsidRDefault="005C1B1C" w:rsidP="00365ACF">
      <w:pPr>
        <w:pStyle w:val="Clause2Sub"/>
        <w:rPr>
          <w:rFonts w:cs="Arial"/>
        </w:rPr>
      </w:pPr>
      <w:r w:rsidRPr="00701D0B">
        <w:rPr>
          <w:rFonts w:cs="Arial"/>
        </w:rPr>
        <w:lastRenderedPageBreak/>
        <w:t>Upon termination of this Agreement</w:t>
      </w:r>
      <w:r w:rsidR="00EB3778" w:rsidRPr="00701D0B">
        <w:rPr>
          <w:rFonts w:cs="Arial"/>
        </w:rPr>
        <w:t xml:space="preserve"> </w:t>
      </w:r>
      <w:r w:rsidRPr="00701D0B">
        <w:rPr>
          <w:rFonts w:cs="Arial"/>
        </w:rPr>
        <w:t xml:space="preserve">the </w:t>
      </w:r>
      <w:r w:rsidR="00C8101E" w:rsidRPr="00701D0B">
        <w:rPr>
          <w:rFonts w:cs="Arial"/>
        </w:rPr>
        <w:t>Service Provider</w:t>
      </w:r>
      <w:r w:rsidRPr="00701D0B">
        <w:rPr>
          <w:rFonts w:cs="Arial"/>
        </w:rPr>
        <w:t xml:space="preserve"> shall forthwith and without prejudice to any other rights which</w:t>
      </w:r>
      <w:r w:rsidR="005B37C9" w:rsidRPr="00701D0B">
        <w:rPr>
          <w:rFonts w:cs="Arial"/>
        </w:rPr>
        <w:t xml:space="preserve"> the</w:t>
      </w:r>
      <w:r w:rsidRPr="00701D0B">
        <w:rPr>
          <w:rFonts w:cs="Arial"/>
        </w:rPr>
        <w:t xml:space="preserve"> </w:t>
      </w:r>
      <w:r w:rsidR="00C8101E" w:rsidRPr="00701D0B">
        <w:rPr>
          <w:rFonts w:cs="Arial"/>
        </w:rPr>
        <w:t>Customer</w:t>
      </w:r>
      <w:r w:rsidRPr="00701D0B">
        <w:rPr>
          <w:rFonts w:cs="Arial"/>
        </w:rPr>
        <w:t xml:space="preserve"> may have</w:t>
      </w:r>
      <w:r w:rsidR="00EB3778" w:rsidRPr="00701D0B">
        <w:rPr>
          <w:rFonts w:cs="Arial"/>
        </w:rPr>
        <w:t xml:space="preserve"> </w:t>
      </w:r>
      <w:del w:id="988" w:author="Werksmans" w:date="2025-09-24T22:15:00Z" w16du:dateUtc="2025-09-24T20:15:00Z">
        <w:r w:rsidR="00EB3778" w:rsidRPr="00701D0B" w:rsidDel="003F5889">
          <w:rPr>
            <w:rFonts w:cs="Arial"/>
          </w:rPr>
          <w:delText xml:space="preserve"> </w:delText>
        </w:r>
      </w:del>
      <w:r w:rsidRPr="00701D0B">
        <w:rPr>
          <w:rFonts w:cs="Arial"/>
        </w:rPr>
        <w:t xml:space="preserve">immediately return all records, papers, materials, media and other property of </w:t>
      </w:r>
      <w:r w:rsidR="004C0768" w:rsidRPr="00701D0B">
        <w:rPr>
          <w:rFonts w:cs="Arial"/>
        </w:rPr>
        <w:t xml:space="preserve">the </w:t>
      </w:r>
      <w:r w:rsidR="00C8101E" w:rsidRPr="00701D0B">
        <w:rPr>
          <w:rFonts w:cs="Arial"/>
        </w:rPr>
        <w:t>Customer</w:t>
      </w:r>
      <w:r w:rsidRPr="00701D0B">
        <w:rPr>
          <w:rFonts w:cs="Arial"/>
        </w:rPr>
        <w:t xml:space="preserve"> which is in the </w:t>
      </w:r>
      <w:r w:rsidR="00C8101E" w:rsidRPr="00701D0B">
        <w:rPr>
          <w:rFonts w:cs="Arial"/>
        </w:rPr>
        <w:t>Service Provider</w:t>
      </w:r>
      <w:r w:rsidRPr="00701D0B">
        <w:rPr>
          <w:rFonts w:cs="Arial"/>
        </w:rPr>
        <w:t>’s possession.</w:t>
      </w:r>
    </w:p>
    <w:p w14:paraId="56E0203C" w14:textId="77777777" w:rsidR="005C1B1C" w:rsidRPr="00701D0B" w:rsidRDefault="005C1B1C" w:rsidP="006F1A86">
      <w:pPr>
        <w:pStyle w:val="Clause1Head"/>
        <w:rPr>
          <w:rFonts w:cs="Arial"/>
        </w:rPr>
      </w:pPr>
      <w:bookmarkStart w:id="989" w:name="_Ref105055367"/>
      <w:bookmarkStart w:id="990" w:name="_Toc157416517"/>
      <w:bookmarkStart w:id="991" w:name="_Toc157584683"/>
      <w:bookmarkStart w:id="992" w:name="_Toc157593136"/>
      <w:bookmarkStart w:id="993" w:name="_Toc157593593"/>
      <w:bookmarkStart w:id="994" w:name="_Toc157593690"/>
      <w:bookmarkStart w:id="995" w:name="_Toc209645598"/>
      <w:r w:rsidRPr="00701D0B">
        <w:rPr>
          <w:rFonts w:cs="Arial"/>
        </w:rPr>
        <w:t>CONFIDENTIALITY</w:t>
      </w:r>
      <w:bookmarkEnd w:id="989"/>
      <w:bookmarkEnd w:id="990"/>
      <w:bookmarkEnd w:id="991"/>
      <w:bookmarkEnd w:id="992"/>
      <w:bookmarkEnd w:id="993"/>
      <w:bookmarkEnd w:id="994"/>
      <w:bookmarkEnd w:id="995"/>
    </w:p>
    <w:p w14:paraId="6F418EA3" w14:textId="76FFD438" w:rsidR="005C1B1C" w:rsidRPr="00701D0B" w:rsidRDefault="005C1B1C" w:rsidP="006F1A86">
      <w:pPr>
        <w:pStyle w:val="Clause2Sub"/>
        <w:rPr>
          <w:rFonts w:cs="Arial"/>
        </w:rPr>
      </w:pPr>
      <w:bookmarkStart w:id="996" w:name="_Toc75942204"/>
      <w:bookmarkStart w:id="997" w:name="_Toc76479410"/>
      <w:r w:rsidRPr="00701D0B">
        <w:rPr>
          <w:rFonts w:cs="Arial"/>
        </w:rPr>
        <w:t>For the purposes of this clause </w:t>
      </w:r>
      <w:r w:rsidRPr="00701D0B">
        <w:rPr>
          <w:rFonts w:cs="Arial"/>
        </w:rPr>
        <w:fldChar w:fldCharType="begin"/>
      </w:r>
      <w:r w:rsidRPr="00701D0B">
        <w:rPr>
          <w:rFonts w:cs="Arial"/>
        </w:rPr>
        <w:instrText xml:space="preserve"> REF _Ref105055367 \r \h </w:instrText>
      </w:r>
      <w:r w:rsidR="000818D5" w:rsidRPr="00701D0B">
        <w:rPr>
          <w:rFonts w:cs="Arial"/>
        </w:rPr>
        <w:instrText xml:space="preserve"> \* MERGEFORMAT </w:instrText>
      </w:r>
      <w:r w:rsidRPr="00701D0B">
        <w:rPr>
          <w:rFonts w:cs="Arial"/>
        </w:rPr>
      </w:r>
      <w:r w:rsidRPr="00701D0B">
        <w:rPr>
          <w:rFonts w:cs="Arial"/>
        </w:rPr>
        <w:fldChar w:fldCharType="separate"/>
      </w:r>
      <w:ins w:id="998" w:author="Werksmans" w:date="2025-09-24T22:32:00Z" w16du:dateUtc="2025-09-24T20:32:00Z">
        <w:r w:rsidR="00253ADF">
          <w:rPr>
            <w:rFonts w:cs="Arial"/>
          </w:rPr>
          <w:t>25</w:t>
        </w:r>
      </w:ins>
      <w:del w:id="999" w:author="Werksmans" w:date="2025-09-24T21:42:00Z" w16du:dateUtc="2025-09-24T19:42:00Z">
        <w:r w:rsidR="00E9082F" w:rsidDel="00A41121">
          <w:rPr>
            <w:rFonts w:cs="Arial"/>
          </w:rPr>
          <w:delText>24</w:delText>
        </w:r>
      </w:del>
      <w:r w:rsidRPr="00701D0B">
        <w:rPr>
          <w:rFonts w:cs="Arial"/>
        </w:rPr>
        <w:fldChar w:fldCharType="end"/>
      </w:r>
      <w:r w:rsidRPr="00701D0B">
        <w:rPr>
          <w:rFonts w:cs="Arial"/>
        </w:rPr>
        <w:t xml:space="preserve">, </w:t>
      </w:r>
      <w:ins w:id="1000" w:author="Werksmans" w:date="2025-09-01T18:19:00Z" w16du:dateUtc="2025-09-01T16:19:00Z">
        <w:r w:rsidR="00B87E45">
          <w:rPr>
            <w:rFonts w:cs="Arial"/>
          </w:rPr>
          <w:t>"</w:t>
        </w:r>
      </w:ins>
      <w:del w:id="1001" w:author="Werksmans" w:date="2025-09-01T18:19:00Z" w16du:dateUtc="2025-09-01T16:19:00Z">
        <w:r w:rsidRPr="00701D0B" w:rsidDel="00B87E45">
          <w:rPr>
            <w:rFonts w:cs="Arial"/>
          </w:rPr>
          <w:delText>“</w:delText>
        </w:r>
      </w:del>
      <w:r w:rsidRPr="00701D0B">
        <w:rPr>
          <w:rFonts w:cs="Arial"/>
          <w:b/>
          <w:bCs/>
        </w:rPr>
        <w:t>Confidential Information</w:t>
      </w:r>
      <w:del w:id="1002" w:author="Werksmans" w:date="2025-09-01T18:19:00Z" w16du:dateUtc="2025-09-01T16:19:00Z">
        <w:r w:rsidRPr="00701D0B" w:rsidDel="00B87E45">
          <w:rPr>
            <w:rFonts w:cs="Arial"/>
          </w:rPr>
          <w:delText>”</w:delText>
        </w:r>
      </w:del>
      <w:ins w:id="1003" w:author="Werksmans" w:date="2025-09-01T18:19:00Z" w16du:dateUtc="2025-09-01T16:19:00Z">
        <w:r w:rsidR="00B87E45">
          <w:rPr>
            <w:rFonts w:cs="Arial"/>
          </w:rPr>
          <w:t>"</w:t>
        </w:r>
      </w:ins>
      <w:r w:rsidRPr="00701D0B">
        <w:rPr>
          <w:rFonts w:cs="Arial"/>
        </w:rPr>
        <w:t xml:space="preserve"> shall mean all information of a confidential nature, disclosed (whether in writing, orally or by any other means and whether directly or indirectly) by one Party (</w:t>
      </w:r>
      <w:ins w:id="1004" w:author="Werksmans" w:date="2025-09-01T18:19:00Z" w16du:dateUtc="2025-09-01T16:19:00Z">
        <w:r w:rsidR="00B87E45">
          <w:rPr>
            <w:rFonts w:cs="Arial"/>
          </w:rPr>
          <w:t>"</w:t>
        </w:r>
      </w:ins>
      <w:del w:id="1005" w:author="Werksmans" w:date="2025-09-01T18:19:00Z" w16du:dateUtc="2025-09-01T16:19:00Z">
        <w:r w:rsidRPr="00701D0B" w:rsidDel="00B87E45">
          <w:rPr>
            <w:rFonts w:cs="Arial"/>
          </w:rPr>
          <w:delText>“</w:delText>
        </w:r>
      </w:del>
      <w:r w:rsidRPr="00701D0B">
        <w:rPr>
          <w:rFonts w:cs="Arial"/>
          <w:b/>
          <w:bCs/>
        </w:rPr>
        <w:t>Disclosing Party</w:t>
      </w:r>
      <w:del w:id="1006" w:author="Werksmans" w:date="2025-09-01T18:19:00Z" w16du:dateUtc="2025-09-01T16:19:00Z">
        <w:r w:rsidRPr="00701D0B" w:rsidDel="00B87E45">
          <w:rPr>
            <w:rFonts w:cs="Arial"/>
          </w:rPr>
          <w:delText>”</w:delText>
        </w:r>
      </w:del>
      <w:ins w:id="1007" w:author="Werksmans" w:date="2025-09-01T18:19:00Z" w16du:dateUtc="2025-09-01T16:19:00Z">
        <w:r w:rsidR="00B87E45">
          <w:rPr>
            <w:rFonts w:cs="Arial"/>
          </w:rPr>
          <w:t>"</w:t>
        </w:r>
      </w:ins>
      <w:r w:rsidRPr="00701D0B">
        <w:rPr>
          <w:rFonts w:cs="Arial"/>
        </w:rPr>
        <w:t>) to the other Party (</w:t>
      </w:r>
      <w:ins w:id="1008" w:author="Werksmans" w:date="2025-09-01T18:19:00Z" w16du:dateUtc="2025-09-01T16:19:00Z">
        <w:r w:rsidR="00B87E45">
          <w:rPr>
            <w:rFonts w:cs="Arial"/>
          </w:rPr>
          <w:t>"</w:t>
        </w:r>
      </w:ins>
      <w:del w:id="1009" w:author="Werksmans" w:date="2025-09-01T18:19:00Z" w16du:dateUtc="2025-09-01T16:19:00Z">
        <w:r w:rsidRPr="00701D0B" w:rsidDel="00B87E45">
          <w:rPr>
            <w:rFonts w:cs="Arial"/>
          </w:rPr>
          <w:delText>“</w:delText>
        </w:r>
      </w:del>
      <w:r w:rsidRPr="00701D0B">
        <w:rPr>
          <w:rFonts w:cs="Arial"/>
          <w:b/>
          <w:bCs/>
        </w:rPr>
        <w:t>Receiving Party</w:t>
      </w:r>
      <w:del w:id="1010" w:author="Werksmans" w:date="2025-09-01T18:19:00Z" w16du:dateUtc="2025-09-01T16:19:00Z">
        <w:r w:rsidRPr="00701D0B" w:rsidDel="00B87E45">
          <w:rPr>
            <w:rFonts w:cs="Arial"/>
          </w:rPr>
          <w:delText>”</w:delText>
        </w:r>
      </w:del>
      <w:ins w:id="1011" w:author="Werksmans" w:date="2025-09-01T18:19:00Z" w16du:dateUtc="2025-09-01T16:19:00Z">
        <w:r w:rsidR="00B87E45">
          <w:rPr>
            <w:rFonts w:cs="Arial"/>
          </w:rPr>
          <w:t>"</w:t>
        </w:r>
      </w:ins>
      <w:r w:rsidRPr="00701D0B">
        <w:rPr>
          <w:rFonts w:cs="Arial"/>
        </w:rPr>
        <w:t xml:space="preserve">) whether before or after the Signature Date, including, without limitation, </w:t>
      </w:r>
      <w:r w:rsidR="0098752F" w:rsidRPr="00701D0B">
        <w:rPr>
          <w:rFonts w:cs="Arial"/>
        </w:rPr>
        <w:t xml:space="preserve">any </w:t>
      </w:r>
      <w:r w:rsidRPr="00701D0B">
        <w:rPr>
          <w:rFonts w:cs="Arial"/>
        </w:rPr>
        <w:t>information relating to this Agreement, information relating to the Disclosing Party’s business operations, plans or intentions, know-how or technologies, trade secrets, market opportunities,</w:t>
      </w:r>
      <w:r w:rsidR="00C42FE6">
        <w:rPr>
          <w:rFonts w:cs="Arial"/>
        </w:rPr>
        <w:t xml:space="preserve"> network designs, network architecture,</w:t>
      </w:r>
      <w:r w:rsidRPr="00701D0B">
        <w:rPr>
          <w:rFonts w:cs="Arial"/>
        </w:rPr>
        <w:t xml:space="preserve"> business affairs and pricing</w:t>
      </w:r>
      <w:r w:rsidR="00E34629" w:rsidRPr="00701D0B">
        <w:rPr>
          <w:rFonts w:cs="Arial"/>
        </w:rPr>
        <w:t>, Customer Data</w:t>
      </w:r>
      <w:ins w:id="1012" w:author="Werksmans" w:date="2025-09-24T22:02:00Z" w16du:dateUtc="2025-09-24T20:02:00Z">
        <w:r w:rsidR="005252EB">
          <w:rPr>
            <w:rFonts w:cs="Arial"/>
          </w:rPr>
          <w:t>,</w:t>
        </w:r>
      </w:ins>
      <w:del w:id="1013" w:author="Werksmans" w:date="2025-09-24T22:02:00Z" w16du:dateUtc="2025-09-24T20:02:00Z">
        <w:r w:rsidR="00A46990" w:rsidRPr="00701D0B" w:rsidDel="005252EB">
          <w:rPr>
            <w:rFonts w:cs="Arial"/>
          </w:rPr>
          <w:delText xml:space="preserve"> and</w:delText>
        </w:r>
      </w:del>
      <w:r w:rsidR="00A46990" w:rsidRPr="00701D0B">
        <w:rPr>
          <w:rFonts w:cs="Arial"/>
        </w:rPr>
        <w:t xml:space="preserve"> Intellectual Property rights</w:t>
      </w:r>
      <w:ins w:id="1014" w:author="Werksmans" w:date="2025-09-24T22:02:00Z" w16du:dateUtc="2025-09-24T20:02:00Z">
        <w:r w:rsidR="005252EB">
          <w:rPr>
            <w:rFonts w:cs="Arial"/>
          </w:rPr>
          <w:t xml:space="preserve"> and any other information possessed as a result of this Agreement or the negotiations preceding this Agreement</w:t>
        </w:r>
      </w:ins>
      <w:r w:rsidRPr="00701D0B">
        <w:rPr>
          <w:rFonts w:cs="Arial"/>
        </w:rPr>
        <w:t>.</w:t>
      </w:r>
      <w:bookmarkEnd w:id="996"/>
      <w:bookmarkEnd w:id="997"/>
    </w:p>
    <w:p w14:paraId="4109F22F" w14:textId="23676CA4" w:rsidR="005C1B1C" w:rsidRPr="00701D0B" w:rsidRDefault="005C1B1C" w:rsidP="006F1A86">
      <w:pPr>
        <w:pStyle w:val="Clause2Sub"/>
        <w:rPr>
          <w:rFonts w:cs="Arial"/>
        </w:rPr>
      </w:pPr>
      <w:r w:rsidRPr="00701D0B">
        <w:rPr>
          <w:rFonts w:cs="Arial"/>
        </w:rPr>
        <w:t>The Parties agree</w:t>
      </w:r>
      <w:ins w:id="1015" w:author="Werksmans" w:date="2025-09-24T22:00:00Z" w16du:dateUtc="2025-09-24T20:00:00Z">
        <w:r w:rsidR="0043668F">
          <w:rPr>
            <w:rFonts w:cs="Arial"/>
          </w:rPr>
          <w:t xml:space="preserve"> and undertake</w:t>
        </w:r>
      </w:ins>
      <w:r w:rsidRPr="00701D0B">
        <w:rPr>
          <w:rFonts w:cs="Arial"/>
        </w:rPr>
        <w:t xml:space="preserve"> that</w:t>
      </w:r>
      <w:ins w:id="1016" w:author="Werksmans" w:date="2025-09-24T22:00:00Z" w16du:dateUtc="2025-09-24T20:00:00Z">
        <w:r w:rsidR="005252EB">
          <w:rPr>
            <w:rFonts w:cs="Arial"/>
          </w:rPr>
          <w:t xml:space="preserve">, both during and at any </w:t>
        </w:r>
      </w:ins>
      <w:ins w:id="1017" w:author="Werksmans" w:date="2025-09-24T22:01:00Z" w16du:dateUtc="2025-09-24T20:01:00Z">
        <w:r w:rsidR="005252EB">
          <w:rPr>
            <w:rFonts w:cs="Arial"/>
          </w:rPr>
          <w:t>time after the completion of the Services rendered,</w:t>
        </w:r>
      </w:ins>
      <w:r w:rsidRPr="00701D0B">
        <w:rPr>
          <w:rFonts w:cs="Arial"/>
        </w:rPr>
        <w:t xml:space="preserve"> the terms of this Agreement and all Confidential Information of the Parties, communicated in connection with this Agreement, will be received in strict confidence and be used only for the purposes of this Agreement.</w:t>
      </w:r>
    </w:p>
    <w:p w14:paraId="359CCF5D" w14:textId="77777777" w:rsidR="005C1B1C" w:rsidRPr="00701D0B" w:rsidRDefault="005C1B1C" w:rsidP="006F1A86">
      <w:pPr>
        <w:pStyle w:val="Clause2Sub"/>
        <w:rPr>
          <w:rFonts w:cs="Arial"/>
        </w:rPr>
      </w:pPr>
      <w:bookmarkStart w:id="1018" w:name="_pkwqa1" w:colFirst="0" w:colLast="0"/>
      <w:bookmarkEnd w:id="1018"/>
      <w:r w:rsidRPr="00701D0B">
        <w:rPr>
          <w:rFonts w:cs="Arial"/>
        </w:rPr>
        <w:t>Each Party will use the same means as it uses to protect its own Confidential Information, but in no event less than reasonable means, to prevent the disclosure and to protect the confidentiality of such information.</w:t>
      </w:r>
    </w:p>
    <w:p w14:paraId="5BCBF7E7" w14:textId="18DE7782" w:rsidR="005C1B1C" w:rsidRPr="00701D0B" w:rsidRDefault="005C1B1C" w:rsidP="006F1A86">
      <w:pPr>
        <w:pStyle w:val="Clause2Sub"/>
        <w:rPr>
          <w:rFonts w:cs="Arial"/>
        </w:rPr>
      </w:pPr>
      <w:bookmarkStart w:id="1019" w:name="_39kk8xu" w:colFirst="0" w:colLast="0"/>
      <w:bookmarkEnd w:id="1019"/>
      <w:r w:rsidRPr="00701D0B">
        <w:rPr>
          <w:rFonts w:cs="Arial"/>
        </w:rPr>
        <w:t>This clause </w:t>
      </w:r>
      <w:r w:rsidRPr="00701D0B">
        <w:rPr>
          <w:rFonts w:cs="Arial"/>
        </w:rPr>
        <w:fldChar w:fldCharType="begin"/>
      </w:r>
      <w:r w:rsidRPr="00701D0B">
        <w:rPr>
          <w:rFonts w:cs="Arial"/>
        </w:rPr>
        <w:instrText xml:space="preserve"> REF _Ref105055367 \r \h </w:instrText>
      </w:r>
      <w:r w:rsidR="000818D5" w:rsidRPr="00701D0B">
        <w:rPr>
          <w:rFonts w:cs="Arial"/>
        </w:rPr>
        <w:instrText xml:space="preserve"> \* MERGEFORMAT </w:instrText>
      </w:r>
      <w:r w:rsidRPr="00701D0B">
        <w:rPr>
          <w:rFonts w:cs="Arial"/>
        </w:rPr>
      </w:r>
      <w:r w:rsidRPr="00701D0B">
        <w:rPr>
          <w:rFonts w:cs="Arial"/>
        </w:rPr>
        <w:fldChar w:fldCharType="separate"/>
      </w:r>
      <w:ins w:id="1020" w:author="Werksmans" w:date="2025-09-24T22:32:00Z" w16du:dateUtc="2025-09-24T20:32:00Z">
        <w:r w:rsidR="00253ADF">
          <w:rPr>
            <w:rFonts w:cs="Arial"/>
          </w:rPr>
          <w:t>25</w:t>
        </w:r>
      </w:ins>
      <w:del w:id="1021" w:author="Werksmans" w:date="2025-09-24T21:42:00Z" w16du:dateUtc="2025-09-24T19:42:00Z">
        <w:r w:rsidR="00E9082F" w:rsidDel="00A41121">
          <w:rPr>
            <w:rFonts w:cs="Arial"/>
          </w:rPr>
          <w:delText>24</w:delText>
        </w:r>
      </w:del>
      <w:r w:rsidRPr="00701D0B">
        <w:rPr>
          <w:rFonts w:cs="Arial"/>
        </w:rPr>
        <w:fldChar w:fldCharType="end"/>
      </w:r>
      <w:r w:rsidRPr="00701D0B">
        <w:rPr>
          <w:rFonts w:cs="Arial"/>
        </w:rPr>
        <w:t xml:space="preserve"> shall not prevent the Parties from disclosing such Confidential Information to their shareholders, officers, directors, employees, consultants and professional advisers who:</w:t>
      </w:r>
    </w:p>
    <w:p w14:paraId="3AF23FF2" w14:textId="77777777" w:rsidR="005C1B1C" w:rsidRPr="00701D0B" w:rsidRDefault="005C1B1C" w:rsidP="006F1A86">
      <w:pPr>
        <w:pStyle w:val="Clause3Sub"/>
        <w:rPr>
          <w:rFonts w:cs="Arial"/>
        </w:rPr>
      </w:pPr>
      <w:bookmarkStart w:id="1022" w:name="_1opuj5n" w:colFirst="0" w:colLast="0"/>
      <w:bookmarkEnd w:id="1022"/>
      <w:r w:rsidRPr="00701D0B">
        <w:rPr>
          <w:rFonts w:cs="Arial"/>
        </w:rPr>
        <w:t>have a need to know (and then only to the extent that each such person has a need to know);</w:t>
      </w:r>
    </w:p>
    <w:p w14:paraId="7A8BF762" w14:textId="75EAD7D4" w:rsidR="005C1B1C" w:rsidRPr="00701D0B" w:rsidRDefault="005C1B1C" w:rsidP="006F1A86">
      <w:pPr>
        <w:pStyle w:val="Clause3Sub"/>
        <w:rPr>
          <w:rFonts w:cs="Arial"/>
        </w:rPr>
      </w:pPr>
      <w:bookmarkStart w:id="1023" w:name="_48pi1tg" w:colFirst="0" w:colLast="0"/>
      <w:bookmarkEnd w:id="1023"/>
      <w:r w:rsidRPr="00701D0B">
        <w:rPr>
          <w:rFonts w:cs="Arial"/>
        </w:rPr>
        <w:t>are aware that such information should be kept confidential;</w:t>
      </w:r>
    </w:p>
    <w:p w14:paraId="669E6DF3" w14:textId="77777777" w:rsidR="005C1B1C" w:rsidRPr="00701D0B" w:rsidRDefault="005C1B1C" w:rsidP="006F1A86">
      <w:pPr>
        <w:pStyle w:val="Clause3Sub"/>
        <w:rPr>
          <w:rFonts w:cs="Arial"/>
        </w:rPr>
      </w:pPr>
      <w:bookmarkStart w:id="1024" w:name="_2nusc19" w:colFirst="0" w:colLast="0"/>
      <w:bookmarkEnd w:id="1024"/>
      <w:r w:rsidRPr="00701D0B">
        <w:rPr>
          <w:rFonts w:cs="Arial"/>
        </w:rPr>
        <w:t xml:space="preserve">are aware of the Receiving Party’s undertaking in relation to such information in terms of this Agreement; and </w:t>
      </w:r>
    </w:p>
    <w:p w14:paraId="66ECED26" w14:textId="77777777" w:rsidR="005C1B1C" w:rsidRPr="00701D0B" w:rsidRDefault="005C1B1C" w:rsidP="006F1A86">
      <w:pPr>
        <w:pStyle w:val="Clause3Sub"/>
        <w:rPr>
          <w:rFonts w:cs="Arial"/>
        </w:rPr>
      </w:pPr>
      <w:bookmarkStart w:id="1025" w:name="_1302m92" w:colFirst="0" w:colLast="0"/>
      <w:bookmarkEnd w:id="1025"/>
      <w:r w:rsidRPr="00701D0B">
        <w:rPr>
          <w:rFonts w:cs="Arial"/>
        </w:rPr>
        <w:t>have been directed by the Receiving Party to keep such information confidential and have undertaken to keep the information confidential.</w:t>
      </w:r>
    </w:p>
    <w:p w14:paraId="2A52BDE5" w14:textId="77777777" w:rsidR="005C1B1C" w:rsidRPr="00701D0B" w:rsidRDefault="005C1B1C" w:rsidP="006F1A86">
      <w:pPr>
        <w:pStyle w:val="Clause2Sub"/>
        <w:rPr>
          <w:rFonts w:cs="Arial"/>
        </w:rPr>
      </w:pPr>
      <w:bookmarkStart w:id="1026" w:name="_3mzq4wv" w:colFirst="0" w:colLast="0"/>
      <w:bookmarkEnd w:id="1026"/>
      <w:r w:rsidRPr="00701D0B">
        <w:rPr>
          <w:rFonts w:cs="Arial"/>
        </w:rPr>
        <w:lastRenderedPageBreak/>
        <w:t>These provisions do not apply to information which is:</w:t>
      </w:r>
    </w:p>
    <w:p w14:paraId="434BD408" w14:textId="77777777" w:rsidR="005C1B1C" w:rsidRPr="00701D0B" w:rsidRDefault="005C1B1C" w:rsidP="006F1A86">
      <w:pPr>
        <w:pStyle w:val="Clause3Sub"/>
        <w:rPr>
          <w:rFonts w:cs="Arial"/>
        </w:rPr>
      </w:pPr>
      <w:bookmarkStart w:id="1027" w:name="_2250f4o" w:colFirst="0" w:colLast="0"/>
      <w:bookmarkEnd w:id="1027"/>
      <w:r w:rsidRPr="00701D0B">
        <w:rPr>
          <w:rFonts w:cs="Arial"/>
        </w:rPr>
        <w:t>publicly known or becomes publicly known through no unauthorised act of the Receiving Party;</w:t>
      </w:r>
    </w:p>
    <w:p w14:paraId="4F120894" w14:textId="77777777" w:rsidR="005C1B1C" w:rsidRPr="00701D0B" w:rsidRDefault="005C1B1C" w:rsidP="006F1A86">
      <w:pPr>
        <w:pStyle w:val="Clause3Sub"/>
        <w:rPr>
          <w:rFonts w:cs="Arial"/>
        </w:rPr>
      </w:pPr>
      <w:bookmarkStart w:id="1028" w:name="_haapch" w:colFirst="0" w:colLast="0"/>
      <w:bookmarkEnd w:id="1028"/>
      <w:r w:rsidRPr="00701D0B">
        <w:rPr>
          <w:rFonts w:cs="Arial"/>
        </w:rPr>
        <w:t>rightfully received by the Receiving Party from a third party;</w:t>
      </w:r>
    </w:p>
    <w:p w14:paraId="01DFEF29" w14:textId="77777777" w:rsidR="005C1B1C" w:rsidRPr="00701D0B" w:rsidRDefault="005C1B1C" w:rsidP="006F1A86">
      <w:pPr>
        <w:pStyle w:val="Clause3Sub"/>
        <w:rPr>
          <w:rFonts w:cs="Arial"/>
        </w:rPr>
      </w:pPr>
      <w:bookmarkStart w:id="1029" w:name="_319y80a" w:colFirst="0" w:colLast="0"/>
      <w:bookmarkEnd w:id="1029"/>
      <w:r w:rsidRPr="00701D0B">
        <w:rPr>
          <w:rFonts w:cs="Arial"/>
        </w:rPr>
        <w:t>independently developed by the Receiving Party without use of the Disclosing Party’s information;</w:t>
      </w:r>
    </w:p>
    <w:p w14:paraId="588BA13B" w14:textId="0AC4267A" w:rsidR="005C1B1C" w:rsidRPr="00701D0B" w:rsidRDefault="005C1B1C" w:rsidP="000818D5">
      <w:pPr>
        <w:pStyle w:val="Clause3Sub"/>
        <w:rPr>
          <w:rFonts w:cs="Arial"/>
        </w:rPr>
      </w:pPr>
      <w:bookmarkStart w:id="1030" w:name="_1gf8i83" w:colFirst="0" w:colLast="0"/>
      <w:bookmarkEnd w:id="1030"/>
      <w:r w:rsidRPr="00701D0B">
        <w:rPr>
          <w:rFonts w:cs="Arial"/>
        </w:rPr>
        <w:t>disclosed by the Disclosing Party to a third party without similar restrictions;</w:t>
      </w:r>
    </w:p>
    <w:p w14:paraId="7FB53767" w14:textId="69531A99" w:rsidR="005C1B1C" w:rsidRPr="00701D0B" w:rsidRDefault="005C1B1C" w:rsidP="006F1A86">
      <w:pPr>
        <w:pStyle w:val="Clause3Sub"/>
        <w:rPr>
          <w:rFonts w:cs="Arial"/>
        </w:rPr>
      </w:pPr>
      <w:bookmarkStart w:id="1031" w:name="_40ew0vw" w:colFirst="0" w:colLast="0"/>
      <w:bookmarkEnd w:id="1031"/>
      <w:r w:rsidRPr="00701D0B">
        <w:rPr>
          <w:rFonts w:cs="Arial"/>
        </w:rPr>
        <w:t xml:space="preserve">required to be disclosed pursuant to a sale transaction being entered into by the Receiving Party, or to a requirement of a </w:t>
      </w:r>
      <w:r w:rsidR="003F2577" w:rsidRPr="00701D0B">
        <w:rPr>
          <w:rFonts w:cs="Arial"/>
        </w:rPr>
        <w:t xml:space="preserve">governmental entity </w:t>
      </w:r>
      <w:r w:rsidRPr="00701D0B">
        <w:rPr>
          <w:rFonts w:cs="Arial"/>
        </w:rPr>
        <w:t xml:space="preserve">or any Applicable Law, so long as the Receiving Party gives the Disclosing Party prior notice of such disclosure; or </w:t>
      </w:r>
    </w:p>
    <w:p w14:paraId="661B594F" w14:textId="77777777" w:rsidR="005C1B1C" w:rsidRPr="00701D0B" w:rsidRDefault="005C1B1C" w:rsidP="006F1A86">
      <w:pPr>
        <w:pStyle w:val="Clause3Sub"/>
        <w:rPr>
          <w:rFonts w:cs="Arial"/>
        </w:rPr>
      </w:pPr>
      <w:bookmarkStart w:id="1032" w:name="_2fk6b3p" w:colFirst="0" w:colLast="0"/>
      <w:bookmarkEnd w:id="1032"/>
      <w:r w:rsidRPr="00701D0B">
        <w:rPr>
          <w:rFonts w:cs="Arial"/>
        </w:rPr>
        <w:t>publicly disclosed with the Disclosing Party’s written consent.</w:t>
      </w:r>
    </w:p>
    <w:p w14:paraId="423E254F" w14:textId="68AFBE29" w:rsidR="005C1B1C" w:rsidRPr="00701D0B" w:rsidRDefault="005C1B1C" w:rsidP="006F1A86">
      <w:pPr>
        <w:pStyle w:val="Clause2Sub"/>
        <w:rPr>
          <w:rFonts w:cs="Arial"/>
        </w:rPr>
      </w:pPr>
      <w:bookmarkStart w:id="1033" w:name="_upglbi" w:colFirst="0" w:colLast="0"/>
      <w:bookmarkEnd w:id="1033"/>
      <w:r w:rsidRPr="00701D0B">
        <w:rPr>
          <w:rFonts w:cs="Arial"/>
        </w:rPr>
        <w:t>All media releases, public announcements and public disclosures by any Party, their respective employees or agents relating to this Agreement or its subject matter, including without limitation promotional marketing material, shall be co-ordinated with and approved by the Parties</w:t>
      </w:r>
      <w:ins w:id="1034" w:author="Werksmans" w:date="2025-09-24T22:03:00Z" w16du:dateUtc="2025-09-24T20:03:00Z">
        <w:r w:rsidR="005252EB">
          <w:rPr>
            <w:rFonts w:cs="Arial"/>
          </w:rPr>
          <w:t xml:space="preserve"> in writing,</w:t>
        </w:r>
      </w:ins>
      <w:r w:rsidRPr="00701D0B">
        <w:rPr>
          <w:rFonts w:cs="Arial"/>
        </w:rPr>
        <w:t xml:space="preserve"> prior to the release thereof. The foregoing will not apply to any disclosure required by legal, accounting or regulatory requirements to which a Party is subject to.</w:t>
      </w:r>
    </w:p>
    <w:p w14:paraId="780FC42F" w14:textId="77777777" w:rsidR="005C1B1C" w:rsidRPr="00701D0B" w:rsidRDefault="005C1B1C" w:rsidP="006F1A86">
      <w:pPr>
        <w:pStyle w:val="Clause1Head"/>
        <w:rPr>
          <w:rFonts w:cs="Arial"/>
        </w:rPr>
      </w:pPr>
      <w:bookmarkStart w:id="1035" w:name="_Ref105057589"/>
      <w:bookmarkStart w:id="1036" w:name="_Toc157416519"/>
      <w:bookmarkStart w:id="1037" w:name="_Toc157584684"/>
      <w:bookmarkStart w:id="1038" w:name="_Toc157593137"/>
      <w:bookmarkStart w:id="1039" w:name="_Toc157593594"/>
      <w:bookmarkStart w:id="1040" w:name="_Toc157593691"/>
      <w:bookmarkStart w:id="1041" w:name="_Toc209645599"/>
      <w:r w:rsidRPr="00701D0B">
        <w:rPr>
          <w:rFonts w:cs="Arial"/>
        </w:rPr>
        <w:t>DISPUTE RESOLUTION</w:t>
      </w:r>
      <w:bookmarkEnd w:id="1035"/>
      <w:bookmarkEnd w:id="1036"/>
      <w:bookmarkEnd w:id="1037"/>
      <w:bookmarkEnd w:id="1038"/>
      <w:bookmarkEnd w:id="1039"/>
      <w:bookmarkEnd w:id="1040"/>
      <w:bookmarkEnd w:id="1041"/>
      <w:r w:rsidRPr="00701D0B">
        <w:rPr>
          <w:rFonts w:cs="Arial"/>
        </w:rPr>
        <w:t xml:space="preserve"> </w:t>
      </w:r>
    </w:p>
    <w:p w14:paraId="4C762D25" w14:textId="06146BAA" w:rsidR="003F5889" w:rsidRDefault="003F5889" w:rsidP="00CE0B63">
      <w:pPr>
        <w:pStyle w:val="Clause2Sub"/>
        <w:rPr>
          <w:ins w:id="1042" w:author="Werksmans" w:date="2025-09-24T22:17:00Z" w16du:dateUtc="2025-09-24T20:17:00Z"/>
          <w:rFonts w:cs="Arial"/>
        </w:rPr>
      </w:pPr>
      <w:bookmarkStart w:id="1043" w:name="_Ref105058223"/>
      <w:bookmarkStart w:id="1044" w:name="_Toc157416520"/>
      <w:ins w:id="1045" w:author="Werksmans" w:date="2025-09-24T22:17:00Z" w16du:dateUtc="2025-09-24T20:17:00Z">
        <w:r>
          <w:rPr>
            <w:rFonts w:cs="Arial"/>
          </w:rPr>
          <w:t xml:space="preserve">In the event of a dispute </w:t>
        </w:r>
      </w:ins>
      <w:ins w:id="1046" w:author="Werksmans" w:date="2025-09-24T22:26:00Z" w16du:dateUtc="2025-09-24T20:26:00Z">
        <w:r w:rsidR="00B510FD">
          <w:rPr>
            <w:rFonts w:cs="Arial"/>
          </w:rPr>
          <w:t xml:space="preserve">or difference </w:t>
        </w:r>
      </w:ins>
      <w:ins w:id="1047" w:author="Werksmans" w:date="2025-09-24T22:17:00Z" w16du:dateUtc="2025-09-24T20:17:00Z">
        <w:r>
          <w:rPr>
            <w:rFonts w:cs="Arial"/>
          </w:rPr>
          <w:t>between the Parties</w:t>
        </w:r>
      </w:ins>
      <w:ins w:id="1048" w:author="Werksmans" w:date="2025-09-24T22:26:00Z" w16du:dateUtc="2025-09-24T20:26:00Z">
        <w:r w:rsidR="00B510FD" w:rsidRPr="00701D0B">
          <w:rPr>
            <w:rFonts w:cs="Arial"/>
          </w:rPr>
          <w:t xml:space="preserve"> arising out of or relating to this Agreement, its termination or cancellation</w:t>
        </w:r>
      </w:ins>
      <w:ins w:id="1049" w:author="Werksmans" w:date="2025-09-24T22:18:00Z" w16du:dateUtc="2025-09-24T20:18:00Z">
        <w:r>
          <w:rPr>
            <w:rFonts w:cs="Arial"/>
          </w:rPr>
          <w:t xml:space="preserve"> ("</w:t>
        </w:r>
        <w:r w:rsidRPr="003F5889">
          <w:rPr>
            <w:rFonts w:cs="Arial"/>
            <w:b/>
            <w:bCs/>
          </w:rPr>
          <w:t>the dispute</w:t>
        </w:r>
        <w:r>
          <w:rPr>
            <w:rFonts w:cs="Arial"/>
          </w:rPr>
          <w:t xml:space="preserve">"), the Party wishing to invoke this clause </w:t>
        </w:r>
      </w:ins>
      <w:ins w:id="1050" w:author="Werksmans" w:date="2025-09-24T22:19:00Z" w16du:dateUtc="2025-09-24T20:19:00Z">
        <w:r>
          <w:rPr>
            <w:rFonts w:cs="Arial"/>
          </w:rPr>
          <w:fldChar w:fldCharType="begin"/>
        </w:r>
        <w:r>
          <w:rPr>
            <w:rFonts w:cs="Arial"/>
          </w:rPr>
          <w:instrText xml:space="preserve"> REF _Ref105057589 \r \h </w:instrText>
        </w:r>
      </w:ins>
      <w:r>
        <w:rPr>
          <w:rFonts w:cs="Arial"/>
        </w:rPr>
      </w:r>
      <w:r>
        <w:rPr>
          <w:rFonts w:cs="Arial"/>
        </w:rPr>
        <w:fldChar w:fldCharType="separate"/>
      </w:r>
      <w:ins w:id="1051" w:author="Werksmans" w:date="2025-09-24T22:32:00Z" w16du:dateUtc="2025-09-24T20:32:00Z">
        <w:r w:rsidR="00253ADF">
          <w:rPr>
            <w:rFonts w:cs="Arial"/>
          </w:rPr>
          <w:t>26</w:t>
        </w:r>
      </w:ins>
      <w:ins w:id="1052" w:author="Werksmans" w:date="2025-09-24T22:19:00Z" w16du:dateUtc="2025-09-24T20:19:00Z">
        <w:r>
          <w:rPr>
            <w:rFonts w:cs="Arial"/>
          </w:rPr>
          <w:fldChar w:fldCharType="end"/>
        </w:r>
        <w:r>
          <w:rPr>
            <w:rFonts w:cs="Arial"/>
          </w:rPr>
          <w:t xml:space="preserve"> must notify the other Party of the dispute in writing in accordance with clause </w:t>
        </w:r>
      </w:ins>
      <w:ins w:id="1053" w:author="Werksmans" w:date="2025-09-24T22:20:00Z" w16du:dateUtc="2025-09-24T20:20:00Z">
        <w:r>
          <w:rPr>
            <w:rFonts w:cs="Arial"/>
          </w:rPr>
          <w:fldChar w:fldCharType="begin"/>
        </w:r>
        <w:r>
          <w:rPr>
            <w:rFonts w:cs="Arial"/>
          </w:rPr>
          <w:instrText xml:space="preserve"> REF _Ref209644836 \r \h </w:instrText>
        </w:r>
      </w:ins>
      <w:r>
        <w:rPr>
          <w:rFonts w:cs="Arial"/>
        </w:rPr>
      </w:r>
      <w:r>
        <w:rPr>
          <w:rFonts w:cs="Arial"/>
        </w:rPr>
        <w:fldChar w:fldCharType="separate"/>
      </w:r>
      <w:ins w:id="1054" w:author="Werksmans" w:date="2025-09-24T22:32:00Z" w16du:dateUtc="2025-09-24T20:32:00Z">
        <w:r w:rsidR="00253ADF">
          <w:rPr>
            <w:rFonts w:cs="Arial"/>
          </w:rPr>
          <w:t>27</w:t>
        </w:r>
      </w:ins>
      <w:ins w:id="1055" w:author="Werksmans" w:date="2025-09-24T22:20:00Z" w16du:dateUtc="2025-09-24T20:20:00Z">
        <w:r>
          <w:rPr>
            <w:rFonts w:cs="Arial"/>
          </w:rPr>
          <w:fldChar w:fldCharType="end"/>
        </w:r>
        <w:r>
          <w:rPr>
            <w:rFonts w:cs="Arial"/>
          </w:rPr>
          <w:t>.</w:t>
        </w:r>
      </w:ins>
      <w:ins w:id="1056" w:author="Werksmans" w:date="2025-09-24T22:21:00Z" w16du:dateUtc="2025-09-24T20:21:00Z">
        <w:r w:rsidR="00B510FD">
          <w:rPr>
            <w:rFonts w:cs="Arial"/>
          </w:rPr>
          <w:t xml:space="preserve"> The wr</w:t>
        </w:r>
      </w:ins>
      <w:ins w:id="1057" w:author="Werksmans" w:date="2025-09-24T22:22:00Z" w16du:dateUtc="2025-09-24T20:22:00Z">
        <w:r w:rsidR="00B510FD">
          <w:rPr>
            <w:rFonts w:cs="Arial"/>
          </w:rPr>
          <w:t>itten notice must include sufficient detail to enable the other Party to understand the nature of the dispute.</w:t>
        </w:r>
      </w:ins>
      <w:ins w:id="1058" w:author="Werksmans" w:date="2025-09-24T22:20:00Z" w16du:dateUtc="2025-09-24T20:20:00Z">
        <w:r>
          <w:rPr>
            <w:rFonts w:cs="Arial"/>
          </w:rPr>
          <w:t xml:space="preserve"> The date upon which such notice is received in accordance with cla</w:t>
        </w:r>
      </w:ins>
      <w:ins w:id="1059" w:author="Werksmans" w:date="2025-09-24T22:21:00Z" w16du:dateUtc="2025-09-24T20:21:00Z">
        <w:r>
          <w:rPr>
            <w:rFonts w:cs="Arial"/>
          </w:rPr>
          <w:t xml:space="preserve">use </w:t>
        </w:r>
        <w:r>
          <w:rPr>
            <w:rFonts w:cs="Arial"/>
          </w:rPr>
          <w:fldChar w:fldCharType="begin"/>
        </w:r>
        <w:r>
          <w:rPr>
            <w:rFonts w:cs="Arial"/>
          </w:rPr>
          <w:instrText xml:space="preserve"> REF _Ref209644886 \r \h </w:instrText>
        </w:r>
      </w:ins>
      <w:r>
        <w:rPr>
          <w:rFonts w:cs="Arial"/>
        </w:rPr>
      </w:r>
      <w:r>
        <w:rPr>
          <w:rFonts w:cs="Arial"/>
        </w:rPr>
        <w:fldChar w:fldCharType="separate"/>
      </w:r>
      <w:ins w:id="1060" w:author="Werksmans" w:date="2025-09-24T22:32:00Z" w16du:dateUtc="2025-09-24T20:32:00Z">
        <w:r w:rsidR="00253ADF">
          <w:rPr>
            <w:rFonts w:cs="Arial"/>
          </w:rPr>
          <w:t>27</w:t>
        </w:r>
      </w:ins>
      <w:ins w:id="1061" w:author="Werksmans" w:date="2025-09-24T22:21:00Z" w16du:dateUtc="2025-09-24T20:21:00Z">
        <w:r>
          <w:rPr>
            <w:rFonts w:cs="Arial"/>
          </w:rPr>
          <w:fldChar w:fldCharType="end"/>
        </w:r>
        <w:r w:rsidR="00B510FD">
          <w:rPr>
            <w:rFonts w:cs="Arial"/>
          </w:rPr>
          <w:t xml:space="preserve"> will be the date upon which such dispute shall be deemed to have arisen.</w:t>
        </w:r>
      </w:ins>
    </w:p>
    <w:p w14:paraId="0E278E70" w14:textId="4EB2221A" w:rsidR="00CE0B63" w:rsidRPr="00701D0B" w:rsidRDefault="00CE0B63" w:rsidP="00CE0B63">
      <w:pPr>
        <w:pStyle w:val="Clause2Sub"/>
        <w:rPr>
          <w:rFonts w:cs="Arial"/>
        </w:rPr>
      </w:pPr>
      <w:r w:rsidRPr="00701D0B">
        <w:rPr>
          <w:rFonts w:cs="Arial"/>
        </w:rPr>
        <w:t>The Parties</w:t>
      </w:r>
      <w:ins w:id="1062" w:author="Werksmans" w:date="2025-09-24T22:22:00Z" w16du:dateUtc="2025-09-24T20:22:00Z">
        <w:r w:rsidR="00B510FD">
          <w:rPr>
            <w:rFonts w:cs="Arial"/>
          </w:rPr>
          <w:t xml:space="preserve"> undertake to </w:t>
        </w:r>
      </w:ins>
      <w:ins w:id="1063" w:author="Werksmans" w:date="2025-09-24T22:23:00Z" w16du:dateUtc="2025-09-24T20:23:00Z">
        <w:r w:rsidR="00B510FD">
          <w:rPr>
            <w:rFonts w:cs="Arial"/>
          </w:rPr>
          <w:t xml:space="preserve">then </w:t>
        </w:r>
      </w:ins>
      <w:del w:id="1064" w:author="Werksmans" w:date="2025-09-24T22:23:00Z" w16du:dateUtc="2025-09-24T20:23:00Z">
        <w:r w:rsidRPr="00701D0B" w:rsidDel="00B510FD">
          <w:rPr>
            <w:rFonts w:cs="Arial"/>
          </w:rPr>
          <w:delText xml:space="preserve"> agree that the terms of this Agreement shall be performed in the spirit of mutual co-operation, trust and confidence.  The Parties further agree to </w:delText>
        </w:r>
      </w:del>
      <w:r w:rsidRPr="00701D0B">
        <w:rPr>
          <w:rFonts w:cs="Arial"/>
        </w:rPr>
        <w:t xml:space="preserve">use their best efforts and endeavours to resolve, through mutual consultation, without involving any </w:t>
      </w:r>
      <w:r w:rsidR="009D0B60" w:rsidRPr="00701D0B">
        <w:rPr>
          <w:rFonts w:cs="Arial"/>
        </w:rPr>
        <w:t>t</w:t>
      </w:r>
      <w:r w:rsidRPr="00701D0B">
        <w:rPr>
          <w:rFonts w:cs="Arial"/>
        </w:rPr>
        <w:t xml:space="preserve">hird </w:t>
      </w:r>
      <w:r w:rsidR="009D0B60" w:rsidRPr="00701D0B">
        <w:rPr>
          <w:rFonts w:cs="Arial"/>
        </w:rPr>
        <w:t>p</w:t>
      </w:r>
      <w:r w:rsidRPr="00701D0B">
        <w:rPr>
          <w:rFonts w:cs="Arial"/>
        </w:rPr>
        <w:t xml:space="preserve">arty or parties, any dispute which may arise under, out of, or in connection with or in relation to this Agreement. </w:t>
      </w:r>
      <w:ins w:id="1065" w:author="Werksmans" w:date="2025-09-24T22:24:00Z" w16du:dateUtc="2025-09-24T20:24:00Z">
        <w:r w:rsidR="00B510FD">
          <w:rPr>
            <w:rFonts w:cs="Arial"/>
          </w:rPr>
          <w:t xml:space="preserve">In this regard, the Parties </w:t>
        </w:r>
        <w:r w:rsidR="00B510FD">
          <w:rPr>
            <w:rFonts w:cs="Arial"/>
          </w:rPr>
          <w:lastRenderedPageBreak/>
          <w:t>specifically agree that the terms of this Agreement shall be performed in</w:t>
        </w:r>
      </w:ins>
      <w:ins w:id="1066" w:author="Werksmans" w:date="2025-09-24T22:25:00Z" w16du:dateUtc="2025-09-24T20:25:00Z">
        <w:r w:rsidR="00B510FD">
          <w:rPr>
            <w:rFonts w:cs="Arial"/>
          </w:rPr>
          <w:t xml:space="preserve"> good faith and in</w:t>
        </w:r>
      </w:ins>
      <w:ins w:id="1067" w:author="Werksmans" w:date="2025-09-24T22:24:00Z" w16du:dateUtc="2025-09-24T20:24:00Z">
        <w:r w:rsidR="00B510FD">
          <w:rPr>
            <w:rFonts w:cs="Arial"/>
          </w:rPr>
          <w:t xml:space="preserve"> the spir</w:t>
        </w:r>
      </w:ins>
      <w:ins w:id="1068" w:author="Werksmans" w:date="2025-09-24T22:25:00Z" w16du:dateUtc="2025-09-24T20:25:00Z">
        <w:r w:rsidR="00B510FD">
          <w:rPr>
            <w:rFonts w:cs="Arial"/>
          </w:rPr>
          <w:t>it of mutual co-operation, trust and confidence.</w:t>
        </w:r>
      </w:ins>
      <w:r w:rsidRPr="00701D0B">
        <w:rPr>
          <w:rFonts w:cs="Arial"/>
        </w:rPr>
        <w:t xml:space="preserve"> If, following such mutual consultation the dispute still remains outstanding after a period of 10 (ten) Business Days, the dispute shall be handled in accordance with clause </w:t>
      </w:r>
      <w:r w:rsidRPr="00701D0B">
        <w:rPr>
          <w:rFonts w:cs="Arial"/>
        </w:rPr>
        <w:fldChar w:fldCharType="begin"/>
      </w:r>
      <w:r w:rsidRPr="00701D0B">
        <w:rPr>
          <w:rFonts w:cs="Arial"/>
        </w:rPr>
        <w:instrText xml:space="preserve"> REF _Ref19940435 \r \h  \* MERGEFORMAT </w:instrText>
      </w:r>
      <w:r w:rsidRPr="00701D0B">
        <w:rPr>
          <w:rFonts w:cs="Arial"/>
        </w:rPr>
      </w:r>
      <w:r w:rsidRPr="00701D0B">
        <w:rPr>
          <w:rFonts w:cs="Arial"/>
        </w:rPr>
        <w:fldChar w:fldCharType="separate"/>
      </w:r>
      <w:ins w:id="1069" w:author="Werksmans" w:date="2025-09-24T22:32:00Z" w16du:dateUtc="2025-09-24T20:32:00Z">
        <w:r w:rsidR="00253ADF">
          <w:rPr>
            <w:rFonts w:cs="Arial"/>
          </w:rPr>
          <w:t>26.3</w:t>
        </w:r>
      </w:ins>
      <w:del w:id="1070" w:author="Werksmans" w:date="2025-09-24T21:42:00Z" w16du:dateUtc="2025-09-24T19:42:00Z">
        <w:r w:rsidR="00E9082F" w:rsidDel="00A41121">
          <w:rPr>
            <w:rFonts w:cs="Arial"/>
          </w:rPr>
          <w:delText>25.2</w:delText>
        </w:r>
      </w:del>
      <w:r w:rsidRPr="00701D0B">
        <w:rPr>
          <w:rFonts w:cs="Arial"/>
        </w:rPr>
        <w:fldChar w:fldCharType="end"/>
      </w:r>
      <w:r w:rsidRPr="00701D0B">
        <w:rPr>
          <w:rFonts w:cs="Arial"/>
        </w:rPr>
        <w:t>.</w:t>
      </w:r>
    </w:p>
    <w:p w14:paraId="1E9011CB" w14:textId="266B4E6F" w:rsidR="00CE0B63" w:rsidRPr="00701D0B" w:rsidRDefault="009D0B60" w:rsidP="00CE0B63">
      <w:pPr>
        <w:pStyle w:val="Clause2Sub"/>
        <w:rPr>
          <w:rFonts w:cs="Arial"/>
        </w:rPr>
      </w:pPr>
      <w:bookmarkStart w:id="1071" w:name="_Ref519852237"/>
      <w:bookmarkStart w:id="1072" w:name="_Ref19940435"/>
      <w:r w:rsidRPr="00701D0B">
        <w:rPr>
          <w:rFonts w:cs="Arial"/>
        </w:rPr>
        <w:t>A</w:t>
      </w:r>
      <w:r w:rsidR="00CE0B63" w:rsidRPr="00701D0B">
        <w:rPr>
          <w:rFonts w:cs="Arial"/>
        </w:rPr>
        <w:t xml:space="preserve">ny dispute </w:t>
      </w:r>
      <w:del w:id="1073" w:author="Werksmans" w:date="2025-09-24T22:26:00Z" w16du:dateUtc="2025-09-24T20:26:00Z">
        <w:r w:rsidR="00CE0B63" w:rsidRPr="00701D0B" w:rsidDel="00B510FD">
          <w:rPr>
            <w:rFonts w:cs="Arial"/>
          </w:rPr>
          <w:delText xml:space="preserve">or difference arising out of or relating to this Agreement, its termination or cancellation, </w:delText>
        </w:r>
      </w:del>
      <w:r w:rsidR="00CE0B63" w:rsidRPr="00701D0B">
        <w:rPr>
          <w:rFonts w:cs="Arial"/>
        </w:rPr>
        <w:t>shall be referred to arbitration and finally resolved in accordance with the rules of</w:t>
      </w:r>
      <w:ins w:id="1074" w:author="Werksmans" w:date="2025-09-01T18:20:00Z" w16du:dateUtc="2025-09-01T16:20:00Z">
        <w:r w:rsidR="00B87E45">
          <w:rPr>
            <w:rFonts w:cs="Arial"/>
          </w:rPr>
          <w:t xml:space="preserve"> the Arbitration Foundation of Southern Africa</w:t>
        </w:r>
      </w:ins>
      <w:r w:rsidR="00CE0B63" w:rsidRPr="00701D0B">
        <w:rPr>
          <w:rFonts w:cs="Arial"/>
        </w:rPr>
        <w:t xml:space="preserve"> </w:t>
      </w:r>
      <w:ins w:id="1075" w:author="Werksmans" w:date="2025-09-01T18:20:00Z" w16du:dateUtc="2025-09-01T16:20:00Z">
        <w:r w:rsidR="00B87E45">
          <w:rPr>
            <w:rFonts w:cs="Arial"/>
          </w:rPr>
          <w:t>("</w:t>
        </w:r>
      </w:ins>
      <w:r w:rsidR="00CE0B63" w:rsidRPr="004C611C">
        <w:rPr>
          <w:rFonts w:cs="Arial"/>
          <w:b/>
          <w:bCs/>
        </w:rPr>
        <w:t>AFSA</w:t>
      </w:r>
      <w:ins w:id="1076" w:author="Werksmans" w:date="2025-09-01T18:20:00Z" w16du:dateUtc="2025-09-01T16:20:00Z">
        <w:r w:rsidR="00B87E45">
          <w:rPr>
            <w:rFonts w:cs="Arial"/>
          </w:rPr>
          <w:t>")</w:t>
        </w:r>
      </w:ins>
      <w:r w:rsidR="00CE0B63" w:rsidRPr="00701D0B">
        <w:rPr>
          <w:rFonts w:cs="Arial"/>
        </w:rPr>
        <w:t xml:space="preserve">. Such arbitration shall be held in Cape Town, and conducted in the English language before one arbitrator appointed in accordance with the said rules.  Any award will be final and not subject to appeal. This </w:t>
      </w:r>
      <w:r w:rsidRPr="00701D0B">
        <w:rPr>
          <w:rFonts w:cs="Arial"/>
        </w:rPr>
        <w:t>a</w:t>
      </w:r>
      <w:r w:rsidR="00CE0B63" w:rsidRPr="00701D0B">
        <w:rPr>
          <w:rFonts w:cs="Arial"/>
        </w:rPr>
        <w:t xml:space="preserve">greement to arbitrate shall be enforceable in, and judgement upon any award may be entered in any court of any country having appropriate jurisdiction. </w:t>
      </w:r>
      <w:del w:id="1077" w:author="Werksmans" w:date="2025-09-24T22:27:00Z" w16du:dateUtc="2025-09-24T20:27:00Z">
        <w:r w:rsidR="00CE0B63" w:rsidRPr="00701D0B" w:rsidDel="00B510FD">
          <w:rPr>
            <w:rFonts w:cs="Arial"/>
          </w:rPr>
          <w:delText>A dispute shall be deemed to have arisen when either Party notifies the other Party in writing to that effect.</w:delText>
        </w:r>
        <w:bookmarkEnd w:id="1071"/>
        <w:r w:rsidR="00CE0B63" w:rsidRPr="00701D0B" w:rsidDel="00B510FD">
          <w:rPr>
            <w:rFonts w:cs="Arial"/>
          </w:rPr>
          <w:delText xml:space="preserve"> </w:delText>
        </w:r>
      </w:del>
    </w:p>
    <w:p w14:paraId="18075315" w14:textId="77777777" w:rsidR="00CE0B63" w:rsidRPr="00701D0B" w:rsidRDefault="00CE0B63" w:rsidP="00CE0B63">
      <w:pPr>
        <w:pStyle w:val="Clause2Sub"/>
        <w:rPr>
          <w:rFonts w:cs="Arial"/>
        </w:rPr>
      </w:pPr>
      <w:r w:rsidRPr="00701D0B">
        <w:rPr>
          <w:rFonts w:cs="Arial"/>
        </w:rPr>
        <w:t xml:space="preserve">The provisions of this clause shall not prevent either Party from approaching any court or other judicial forum in any country having appropriate jurisdiction to obtain timely interim or </w:t>
      </w:r>
      <w:bookmarkEnd w:id="1072"/>
      <w:r w:rsidRPr="00701D0B">
        <w:rPr>
          <w:rFonts w:cs="Arial"/>
        </w:rPr>
        <w:t>urgent relief or for judgment in relation to a liquidated claim.</w:t>
      </w:r>
    </w:p>
    <w:p w14:paraId="6C0AFC8B" w14:textId="716B7B0A" w:rsidR="00CE0B63" w:rsidRPr="00701D0B" w:rsidRDefault="00CE0B63" w:rsidP="00CE0B63">
      <w:pPr>
        <w:pStyle w:val="Clause2Sub"/>
        <w:rPr>
          <w:rFonts w:cs="Arial"/>
        </w:rPr>
      </w:pPr>
      <w:r w:rsidRPr="00701D0B">
        <w:rPr>
          <w:rFonts w:cs="Arial"/>
        </w:rPr>
        <w:t>The Agreement will be governed by and construed in accordance with the law of the Republic of South Africa and all disputes, actions and other matters relating thereto will be determined in accordance with such law</w:t>
      </w:r>
      <w:r w:rsidR="003F2577" w:rsidRPr="00701D0B">
        <w:rPr>
          <w:rFonts w:cs="Arial"/>
        </w:rPr>
        <w:t xml:space="preserve">. </w:t>
      </w:r>
    </w:p>
    <w:p w14:paraId="7C87539F" w14:textId="1644854A" w:rsidR="00CE0B63" w:rsidRPr="00701D0B" w:rsidRDefault="00CE0B63" w:rsidP="00CE0B63">
      <w:pPr>
        <w:pStyle w:val="Clause2Sub"/>
        <w:rPr>
          <w:rFonts w:cs="Arial"/>
        </w:rPr>
      </w:pPr>
      <w:r w:rsidRPr="00701D0B">
        <w:rPr>
          <w:rFonts w:cs="Arial"/>
        </w:rPr>
        <w:t>Subject to clause </w:t>
      </w:r>
      <w:r w:rsidRPr="00701D0B">
        <w:rPr>
          <w:rFonts w:cs="Arial"/>
        </w:rPr>
        <w:fldChar w:fldCharType="begin"/>
      </w:r>
      <w:r w:rsidRPr="00701D0B">
        <w:rPr>
          <w:rFonts w:cs="Arial"/>
        </w:rPr>
        <w:instrText xml:space="preserve"> REF _Ref519852237 \r \h </w:instrText>
      </w:r>
      <w:r w:rsidR="00E6448E" w:rsidRPr="00701D0B">
        <w:rPr>
          <w:rFonts w:cs="Arial"/>
        </w:rPr>
        <w:instrText xml:space="preserve"> \* MERGEFORMAT </w:instrText>
      </w:r>
      <w:r w:rsidRPr="00701D0B">
        <w:rPr>
          <w:rFonts w:cs="Arial"/>
        </w:rPr>
      </w:r>
      <w:r w:rsidRPr="00701D0B">
        <w:rPr>
          <w:rFonts w:cs="Arial"/>
        </w:rPr>
        <w:fldChar w:fldCharType="separate"/>
      </w:r>
      <w:ins w:id="1078" w:author="Werksmans" w:date="2025-09-24T22:32:00Z" w16du:dateUtc="2025-09-24T20:32:00Z">
        <w:r w:rsidR="00253ADF">
          <w:rPr>
            <w:rFonts w:cs="Arial"/>
          </w:rPr>
          <w:t>26.3</w:t>
        </w:r>
      </w:ins>
      <w:del w:id="1079" w:author="Werksmans" w:date="2025-09-24T21:42:00Z" w16du:dateUtc="2025-09-24T19:42:00Z">
        <w:r w:rsidR="00E9082F" w:rsidDel="00A41121">
          <w:rPr>
            <w:rFonts w:cs="Arial"/>
          </w:rPr>
          <w:delText>25.2</w:delText>
        </w:r>
      </w:del>
      <w:r w:rsidRPr="00701D0B">
        <w:rPr>
          <w:rFonts w:cs="Arial"/>
        </w:rPr>
        <w:fldChar w:fldCharType="end"/>
      </w:r>
      <w:r w:rsidRPr="00701D0B">
        <w:rPr>
          <w:rFonts w:cs="Arial"/>
        </w:rPr>
        <w:t xml:space="preserve"> and insofar as required, the Parties submit to the exclusive jurisdiction of the Western Cape High Court (or its successor), to the extent necessary, and waive their rights to claim that same is an inconvenient forum for any reason.  </w:t>
      </w:r>
    </w:p>
    <w:p w14:paraId="2A2DEC8C" w14:textId="77777777" w:rsidR="005C1B1C" w:rsidRPr="00701D0B" w:rsidRDefault="005C1B1C" w:rsidP="006F1A86">
      <w:pPr>
        <w:pStyle w:val="Clause1Head"/>
        <w:rPr>
          <w:rFonts w:cs="Arial"/>
        </w:rPr>
      </w:pPr>
      <w:bookmarkStart w:id="1080" w:name="_Toc157584685"/>
      <w:bookmarkStart w:id="1081" w:name="_Toc157593138"/>
      <w:bookmarkStart w:id="1082" w:name="_Toc157593595"/>
      <w:bookmarkStart w:id="1083" w:name="_Toc157593692"/>
      <w:bookmarkStart w:id="1084" w:name="_Ref209644336"/>
      <w:bookmarkStart w:id="1085" w:name="_Ref209644836"/>
      <w:bookmarkStart w:id="1086" w:name="_Ref209644886"/>
      <w:bookmarkStart w:id="1087" w:name="_Toc209645600"/>
      <w:r w:rsidRPr="00701D0B">
        <w:rPr>
          <w:rFonts w:cs="Arial"/>
        </w:rPr>
        <w:t>DOMICILIUM CITANDI ET EXECUTANDI</w:t>
      </w:r>
      <w:bookmarkEnd w:id="1043"/>
      <w:bookmarkEnd w:id="1044"/>
      <w:bookmarkEnd w:id="1080"/>
      <w:bookmarkEnd w:id="1081"/>
      <w:bookmarkEnd w:id="1082"/>
      <w:bookmarkEnd w:id="1083"/>
      <w:bookmarkEnd w:id="1084"/>
      <w:bookmarkEnd w:id="1085"/>
      <w:bookmarkEnd w:id="1086"/>
      <w:bookmarkEnd w:id="1087"/>
    </w:p>
    <w:p w14:paraId="3ED89259" w14:textId="25D62EAD" w:rsidR="005C1B1C" w:rsidRPr="00701D0B" w:rsidRDefault="005C1B1C" w:rsidP="006F1A86">
      <w:pPr>
        <w:pStyle w:val="Clause2Sub"/>
        <w:rPr>
          <w:rFonts w:cs="Arial"/>
        </w:rPr>
      </w:pPr>
      <w:bookmarkStart w:id="1088" w:name="_Toc75942256"/>
      <w:bookmarkStart w:id="1089" w:name="_Toc76479462"/>
      <w:bookmarkStart w:id="1090" w:name="_Ref157592014"/>
      <w:r w:rsidRPr="00701D0B">
        <w:rPr>
          <w:rFonts w:cs="Arial"/>
        </w:rPr>
        <w:t>For all purposes of this Agreement and for all matters arising here from, including but not limited to giving notice, delivering formal correspondence and service of any legal process, the parties choose their respective addresses (</w:t>
      </w:r>
      <w:ins w:id="1091" w:author="Werksmans" w:date="2025-09-01T18:20:00Z" w16du:dateUtc="2025-09-01T16:20:00Z">
        <w:r w:rsidR="004C611C">
          <w:rPr>
            <w:rFonts w:cs="Arial"/>
          </w:rPr>
          <w:t>"</w:t>
        </w:r>
      </w:ins>
      <w:del w:id="1092" w:author="Werksmans" w:date="2025-09-01T18:20:00Z" w16du:dateUtc="2025-09-01T16:20:00Z">
        <w:r w:rsidRPr="00701D0B" w:rsidDel="004C611C">
          <w:rPr>
            <w:rFonts w:cs="Arial"/>
          </w:rPr>
          <w:delText>“</w:delText>
        </w:r>
      </w:del>
      <w:r w:rsidRPr="00701D0B">
        <w:rPr>
          <w:rFonts w:cs="Arial"/>
          <w:b/>
          <w:bCs/>
        </w:rPr>
        <w:t>Domicilium Address</w:t>
      </w:r>
      <w:del w:id="1093" w:author="Werksmans" w:date="2025-09-01T18:20:00Z" w16du:dateUtc="2025-09-01T16:20:00Z">
        <w:r w:rsidRPr="00701D0B" w:rsidDel="004C611C">
          <w:rPr>
            <w:rFonts w:cs="Arial"/>
          </w:rPr>
          <w:delText>”</w:delText>
        </w:r>
      </w:del>
      <w:ins w:id="1094" w:author="Werksmans" w:date="2025-09-01T18:20:00Z" w16du:dateUtc="2025-09-01T16:20:00Z">
        <w:r w:rsidR="004C611C">
          <w:rPr>
            <w:rFonts w:cs="Arial"/>
          </w:rPr>
          <w:t>"</w:t>
        </w:r>
      </w:ins>
      <w:r w:rsidRPr="00701D0B">
        <w:rPr>
          <w:rFonts w:cs="Arial"/>
        </w:rPr>
        <w:t xml:space="preserve">) as </w:t>
      </w:r>
      <w:r w:rsidR="00104187" w:rsidRPr="00701D0B">
        <w:rPr>
          <w:rFonts w:cs="Arial"/>
        </w:rPr>
        <w:t xml:space="preserve">the addresses set forth </w:t>
      </w:r>
      <w:r w:rsidR="00AC0659" w:rsidRPr="00701D0B">
        <w:rPr>
          <w:rFonts w:cs="Arial"/>
        </w:rPr>
        <w:t>on the cover page of this Agreement.</w:t>
      </w:r>
      <w:bookmarkEnd w:id="1088"/>
      <w:bookmarkEnd w:id="1089"/>
      <w:bookmarkEnd w:id="1090"/>
    </w:p>
    <w:p w14:paraId="47680821" w14:textId="1E21C0C6" w:rsidR="005C1B1C" w:rsidRPr="00701D0B" w:rsidRDefault="005C1B1C" w:rsidP="006F1A86">
      <w:pPr>
        <w:pStyle w:val="Clause2Sub"/>
        <w:rPr>
          <w:rFonts w:cs="Arial"/>
        </w:rPr>
      </w:pPr>
      <w:bookmarkStart w:id="1095" w:name="_Toc75942259"/>
      <w:bookmarkStart w:id="1096" w:name="_Toc76479465"/>
      <w:r w:rsidRPr="00701D0B">
        <w:rPr>
          <w:rFonts w:cs="Arial"/>
        </w:rPr>
        <w:t>A party may change its email address to any other email address and/or its Domicilium Address to any other address within the Republic of South Africa that is not a post office box or forwarding address, by giving notice in writing to the other party (</w:t>
      </w:r>
      <w:ins w:id="1097" w:author="Werksmans" w:date="2025-09-01T18:20:00Z" w16du:dateUtc="2025-09-01T16:20:00Z">
        <w:r w:rsidR="004C611C">
          <w:rPr>
            <w:rFonts w:cs="Arial"/>
          </w:rPr>
          <w:t>"</w:t>
        </w:r>
      </w:ins>
      <w:del w:id="1098" w:author="Werksmans" w:date="2025-09-01T18:20:00Z" w16du:dateUtc="2025-09-01T16:20:00Z">
        <w:r w:rsidRPr="00701D0B" w:rsidDel="004C611C">
          <w:rPr>
            <w:rFonts w:cs="Arial"/>
          </w:rPr>
          <w:delText>“</w:delText>
        </w:r>
      </w:del>
      <w:r w:rsidRPr="00701D0B">
        <w:rPr>
          <w:rFonts w:cs="Arial"/>
          <w:b/>
          <w:bCs/>
        </w:rPr>
        <w:t>Addressee</w:t>
      </w:r>
      <w:del w:id="1099" w:author="Werksmans" w:date="2025-09-01T18:20:00Z" w16du:dateUtc="2025-09-01T16:20:00Z">
        <w:r w:rsidRPr="00701D0B" w:rsidDel="004C611C">
          <w:rPr>
            <w:rFonts w:cs="Arial"/>
          </w:rPr>
          <w:delText>”</w:delText>
        </w:r>
      </w:del>
      <w:ins w:id="1100" w:author="Werksmans" w:date="2025-09-01T18:20:00Z" w16du:dateUtc="2025-09-01T16:20:00Z">
        <w:r w:rsidR="004C611C">
          <w:rPr>
            <w:rFonts w:cs="Arial"/>
          </w:rPr>
          <w:t>"</w:t>
        </w:r>
      </w:ins>
      <w:r w:rsidRPr="00701D0B">
        <w:rPr>
          <w:rFonts w:cs="Arial"/>
        </w:rPr>
        <w:t>) to take effect 5 (five) Business Days after receipt thereof by the Addressee.</w:t>
      </w:r>
      <w:bookmarkEnd w:id="1095"/>
      <w:bookmarkEnd w:id="1096"/>
    </w:p>
    <w:p w14:paraId="7D0CAC7B" w14:textId="3E4646B4" w:rsidR="005C1B1C" w:rsidRPr="00701D0B" w:rsidRDefault="005C1B1C" w:rsidP="006F1A86">
      <w:pPr>
        <w:pStyle w:val="Clause2Sub"/>
        <w:rPr>
          <w:rFonts w:cs="Arial"/>
        </w:rPr>
      </w:pPr>
      <w:bookmarkStart w:id="1101" w:name="_Toc75942260"/>
      <w:bookmarkStart w:id="1102" w:name="_Toc76479466"/>
      <w:r w:rsidRPr="00701D0B">
        <w:rPr>
          <w:rFonts w:cs="Arial"/>
        </w:rPr>
        <w:lastRenderedPageBreak/>
        <w:t xml:space="preserve">Any notice must be given in writing and must either be transmitted by e-mail or delivered by hand to the Domicilium Address of the Addressee. </w:t>
      </w:r>
      <w:ins w:id="1103" w:author="Werksmans" w:date="2025-09-01T18:20:00Z" w16du:dateUtc="2025-09-01T16:20:00Z">
        <w:r w:rsidR="004C611C">
          <w:rPr>
            <w:rFonts w:cs="Arial"/>
          </w:rPr>
          <w:t>"</w:t>
        </w:r>
      </w:ins>
      <w:del w:id="1104" w:author="Werksmans" w:date="2025-09-01T18:20:00Z" w16du:dateUtc="2025-09-01T16:20:00Z">
        <w:r w:rsidRPr="00701D0B" w:rsidDel="004C611C">
          <w:rPr>
            <w:rFonts w:cs="Arial"/>
          </w:rPr>
          <w:delText>“</w:delText>
        </w:r>
      </w:del>
      <w:r w:rsidRPr="00701D0B">
        <w:rPr>
          <w:rFonts w:cs="Arial"/>
          <w:b/>
          <w:bCs/>
        </w:rPr>
        <w:t>Writing</w:t>
      </w:r>
      <w:del w:id="1105" w:author="Werksmans" w:date="2025-09-01T18:20:00Z" w16du:dateUtc="2025-09-01T16:20:00Z">
        <w:r w:rsidRPr="00701D0B" w:rsidDel="004C611C">
          <w:rPr>
            <w:rFonts w:cs="Arial"/>
          </w:rPr>
          <w:delText>”</w:delText>
        </w:r>
      </w:del>
      <w:ins w:id="1106" w:author="Werksmans" w:date="2025-09-01T18:20:00Z" w16du:dateUtc="2025-09-01T16:20:00Z">
        <w:r w:rsidR="004C611C">
          <w:rPr>
            <w:rFonts w:cs="Arial"/>
          </w:rPr>
          <w:t>"</w:t>
        </w:r>
      </w:ins>
      <w:r w:rsidRPr="00701D0B">
        <w:rPr>
          <w:rFonts w:cs="Arial"/>
        </w:rPr>
        <w:t xml:space="preserve"> shall mean legible writing in English and signed by the sending party, which method of signature shall include by means of any form of electronic communication,  but shall exclude by means of electronic signature (being the symbols or other data, in digital form, attached to an email message that is used to identify the person transmitting the email message).</w:t>
      </w:r>
      <w:bookmarkEnd w:id="1101"/>
      <w:bookmarkEnd w:id="1102"/>
    </w:p>
    <w:p w14:paraId="6A41EA5C" w14:textId="77777777" w:rsidR="005C1B1C" w:rsidRPr="00701D0B" w:rsidRDefault="005C1B1C" w:rsidP="006F1A86">
      <w:pPr>
        <w:pStyle w:val="Clause2Sub"/>
        <w:rPr>
          <w:rFonts w:cs="Arial"/>
        </w:rPr>
      </w:pPr>
      <w:bookmarkStart w:id="1107" w:name="_Ref50646015"/>
      <w:bookmarkStart w:id="1108" w:name="_Toc75942261"/>
      <w:bookmarkStart w:id="1109" w:name="_Toc76479467"/>
      <w:r w:rsidRPr="00701D0B">
        <w:rPr>
          <w:rFonts w:cs="Arial"/>
        </w:rPr>
        <w:t>Unless the contrary is proven, a notice or process delivered to a party’s Domicilium Address will be deemed to have been duly received:</w:t>
      </w:r>
      <w:bookmarkEnd w:id="1107"/>
      <w:bookmarkEnd w:id="1108"/>
      <w:bookmarkEnd w:id="1109"/>
    </w:p>
    <w:p w14:paraId="7DC8B90A" w14:textId="77777777" w:rsidR="005C1B1C" w:rsidRPr="00701D0B" w:rsidRDefault="005C1B1C" w:rsidP="006F1A86">
      <w:pPr>
        <w:pStyle w:val="Clause3Sub"/>
        <w:rPr>
          <w:rFonts w:cs="Arial"/>
        </w:rPr>
      </w:pPr>
      <w:bookmarkStart w:id="1110" w:name="_Toc75942262"/>
      <w:bookmarkStart w:id="1111" w:name="_Toc76479468"/>
      <w:r w:rsidRPr="00701D0B">
        <w:rPr>
          <w:rFonts w:cs="Arial"/>
        </w:rPr>
        <w:t>on the first Business Day following the date of delivery, if delivered by hand to a responsible person at the Addressee’s Domicilium Address. It will not be necessary to hand such process or notice to any party or such party’s nominated representative personally; or</w:t>
      </w:r>
      <w:bookmarkEnd w:id="1110"/>
      <w:bookmarkEnd w:id="1111"/>
    </w:p>
    <w:p w14:paraId="186FAADF" w14:textId="77777777" w:rsidR="005C1B1C" w:rsidRPr="00701D0B" w:rsidRDefault="005C1B1C" w:rsidP="006F1A86">
      <w:pPr>
        <w:pStyle w:val="Clause3Sub"/>
        <w:rPr>
          <w:rFonts w:cs="Arial"/>
        </w:rPr>
      </w:pPr>
      <w:bookmarkStart w:id="1112" w:name="_Toc75942263"/>
      <w:bookmarkStart w:id="1113" w:name="_Toc76479469"/>
      <w:r w:rsidRPr="00701D0B">
        <w:rPr>
          <w:rFonts w:cs="Arial"/>
        </w:rPr>
        <w:t>on the first Business Day following the date of successful transmission, if transmitted by e-mail, provided that if such transmission is delayed for any reason, receipt shall be deemed to have occurred on the first Business Day following the actual date of electronic transmission thereof.</w:t>
      </w:r>
      <w:bookmarkEnd w:id="1112"/>
      <w:bookmarkEnd w:id="1113"/>
    </w:p>
    <w:p w14:paraId="0EFAF8C4" w14:textId="4BBA9BED" w:rsidR="005C1B1C" w:rsidRPr="00701D0B" w:rsidRDefault="005C1B1C" w:rsidP="006F1A86">
      <w:pPr>
        <w:pStyle w:val="Clause2Sub"/>
        <w:rPr>
          <w:rFonts w:cs="Arial"/>
        </w:rPr>
      </w:pPr>
      <w:bookmarkStart w:id="1114" w:name="_Toc75942264"/>
      <w:bookmarkStart w:id="1115" w:name="_Toc76479470"/>
      <w:r w:rsidRPr="00701D0B">
        <w:rPr>
          <w:rFonts w:cs="Arial"/>
        </w:rPr>
        <w:t>The provisions of clause </w:t>
      </w:r>
      <w:r w:rsidR="00643121" w:rsidRPr="00701D0B">
        <w:rPr>
          <w:rFonts w:cs="Arial"/>
        </w:rPr>
        <w:fldChar w:fldCharType="begin"/>
      </w:r>
      <w:r w:rsidR="00643121" w:rsidRPr="00701D0B">
        <w:rPr>
          <w:rFonts w:cs="Arial"/>
        </w:rPr>
        <w:instrText xml:space="preserve"> REF _Ref157592014 \w \h </w:instrText>
      </w:r>
      <w:r w:rsidR="00E6448E" w:rsidRPr="00701D0B">
        <w:rPr>
          <w:rFonts w:cs="Arial"/>
        </w:rPr>
        <w:instrText xml:space="preserve"> \* MERGEFORMAT </w:instrText>
      </w:r>
      <w:r w:rsidR="00643121" w:rsidRPr="00701D0B">
        <w:rPr>
          <w:rFonts w:cs="Arial"/>
        </w:rPr>
      </w:r>
      <w:r w:rsidR="00643121" w:rsidRPr="00701D0B">
        <w:rPr>
          <w:rFonts w:cs="Arial"/>
        </w:rPr>
        <w:fldChar w:fldCharType="separate"/>
      </w:r>
      <w:ins w:id="1116" w:author="Werksmans" w:date="2025-09-24T22:32:00Z" w16du:dateUtc="2025-09-24T20:32:00Z">
        <w:r w:rsidR="00253ADF">
          <w:rPr>
            <w:rFonts w:cs="Arial"/>
          </w:rPr>
          <w:t>27.1</w:t>
        </w:r>
      </w:ins>
      <w:del w:id="1117" w:author="Werksmans" w:date="2025-09-24T21:42:00Z" w16du:dateUtc="2025-09-24T19:42:00Z">
        <w:r w:rsidR="00E9082F" w:rsidDel="00A41121">
          <w:rPr>
            <w:rFonts w:cs="Arial"/>
          </w:rPr>
          <w:delText>26.1</w:delText>
        </w:r>
      </w:del>
      <w:r w:rsidR="00643121" w:rsidRPr="00701D0B">
        <w:rPr>
          <w:rFonts w:cs="Arial"/>
        </w:rPr>
        <w:fldChar w:fldCharType="end"/>
      </w:r>
      <w:r w:rsidRPr="00701D0B">
        <w:rPr>
          <w:rFonts w:cs="Arial"/>
        </w:rPr>
        <w:t xml:space="preserve"> shall not operate so as to invalidate the giving or receipt of any written notice which is actually received by the Addressee other than by a method stipulated therein.</w:t>
      </w:r>
      <w:bookmarkEnd w:id="1114"/>
      <w:bookmarkEnd w:id="1115"/>
    </w:p>
    <w:p w14:paraId="4D26432E" w14:textId="77777777" w:rsidR="005C1B1C" w:rsidRPr="00701D0B" w:rsidRDefault="005C1B1C" w:rsidP="006F1A86">
      <w:pPr>
        <w:pStyle w:val="Clause1Head"/>
        <w:rPr>
          <w:rFonts w:cs="Arial"/>
        </w:rPr>
      </w:pPr>
      <w:bookmarkStart w:id="1118" w:name="_Toc157416521"/>
      <w:bookmarkStart w:id="1119" w:name="_Toc157584686"/>
      <w:bookmarkStart w:id="1120" w:name="_Toc157593139"/>
      <w:bookmarkStart w:id="1121" w:name="_Toc157593596"/>
      <w:bookmarkStart w:id="1122" w:name="_Toc157593693"/>
      <w:bookmarkStart w:id="1123" w:name="_Toc209645601"/>
      <w:r w:rsidRPr="00701D0B">
        <w:rPr>
          <w:rFonts w:cs="Arial"/>
        </w:rPr>
        <w:t>GENERAL</w:t>
      </w:r>
      <w:bookmarkEnd w:id="1118"/>
      <w:bookmarkEnd w:id="1119"/>
      <w:bookmarkEnd w:id="1120"/>
      <w:bookmarkEnd w:id="1121"/>
      <w:bookmarkEnd w:id="1122"/>
      <w:bookmarkEnd w:id="1123"/>
    </w:p>
    <w:p w14:paraId="4FEC1C98" w14:textId="4526BBE5" w:rsidR="005C1B1C" w:rsidRPr="00701D0B" w:rsidRDefault="008F18B1" w:rsidP="006F1A86">
      <w:pPr>
        <w:pStyle w:val="Clause2Sub"/>
        <w:rPr>
          <w:rFonts w:cs="Arial"/>
        </w:rPr>
      </w:pPr>
      <w:bookmarkStart w:id="1124" w:name="_Toc193780545"/>
      <w:bookmarkStart w:id="1125" w:name="_Toc193770493"/>
      <w:bookmarkStart w:id="1126" w:name="_Toc193766807"/>
      <w:bookmarkStart w:id="1127" w:name="_Toc193707019"/>
      <w:bookmarkStart w:id="1128" w:name="_Toc191443387"/>
      <w:bookmarkStart w:id="1129" w:name="_Toc191370775"/>
      <w:bookmarkStart w:id="1130" w:name="_Toc107907511"/>
      <w:bookmarkStart w:id="1131" w:name="_Toc104688888"/>
      <w:bookmarkStart w:id="1132" w:name="_Toc104082722"/>
      <w:bookmarkStart w:id="1133" w:name="_Toc85941249"/>
      <w:bookmarkStart w:id="1134" w:name="_Toc83186488"/>
      <w:bookmarkStart w:id="1135" w:name="_Toc83186279"/>
      <w:bookmarkStart w:id="1136" w:name="_Toc83186045"/>
      <w:bookmarkStart w:id="1137" w:name="_Toc80178322"/>
      <w:bookmarkStart w:id="1138" w:name="_Toc78250139"/>
      <w:bookmarkStart w:id="1139" w:name="_Toc78191196"/>
      <w:bookmarkStart w:id="1140" w:name="_Toc78112419"/>
      <w:bookmarkStart w:id="1141" w:name="_Toc77670877"/>
      <w:bookmarkStart w:id="1142" w:name="_Toc77412730"/>
      <w:r w:rsidRPr="00701D0B">
        <w:rPr>
          <w:rFonts w:cs="Arial"/>
        </w:rPr>
        <w:t xml:space="preserve">The Customer </w:t>
      </w:r>
      <w:r w:rsidR="006666DF" w:rsidRPr="00701D0B">
        <w:rPr>
          <w:rFonts w:cs="Arial"/>
        </w:rPr>
        <w:t xml:space="preserve">shall be entitled to assign or otherwise transfer the any of its rights and obligations, nor cede any of its rights, nor delegate any of its obligations, under this Agreement to its </w:t>
      </w:r>
      <w:r w:rsidR="009D4A1F" w:rsidRPr="00701D0B">
        <w:rPr>
          <w:rFonts w:cs="Arial"/>
        </w:rPr>
        <w:t>A</w:t>
      </w:r>
      <w:r w:rsidR="006666DF" w:rsidRPr="00701D0B">
        <w:rPr>
          <w:rFonts w:cs="Arial"/>
        </w:rPr>
        <w:t xml:space="preserve">ffiliates </w:t>
      </w:r>
      <w:r w:rsidR="00373318" w:rsidRPr="00701D0B">
        <w:rPr>
          <w:rFonts w:cs="Arial"/>
        </w:rPr>
        <w:t xml:space="preserve">or any other third party </w:t>
      </w:r>
      <w:r w:rsidR="006666DF" w:rsidRPr="00701D0B">
        <w:rPr>
          <w:rFonts w:cs="Arial"/>
        </w:rPr>
        <w:t xml:space="preserve">upon written notice to the Service Provider. </w:t>
      </w:r>
      <w:r w:rsidR="005C1B1C" w:rsidRPr="00701D0B">
        <w:rPr>
          <w:rFonts w:cs="Arial"/>
        </w:rPr>
        <w:t xml:space="preserve">The </w:t>
      </w:r>
      <w:r w:rsidR="00C8101E" w:rsidRPr="00701D0B">
        <w:rPr>
          <w:rFonts w:cs="Arial"/>
        </w:rPr>
        <w:t>Service Provider</w:t>
      </w:r>
      <w:r w:rsidR="005C1B1C" w:rsidRPr="00701D0B">
        <w:rPr>
          <w:rFonts w:cs="Arial"/>
        </w:rPr>
        <w:t xml:space="preserve"> shall not be entitled to assign any of its rights and obligations, nor cede any of its rights, nor delegate any of its obligations, under this Agreement without the express prior written consent of </w:t>
      </w:r>
      <w:r w:rsidR="000B72A8" w:rsidRPr="00701D0B">
        <w:rPr>
          <w:rFonts w:cs="Arial"/>
        </w:rPr>
        <w:t xml:space="preserve">the </w:t>
      </w:r>
      <w:r w:rsidR="00C8101E" w:rsidRPr="00701D0B">
        <w:rPr>
          <w:rFonts w:cs="Arial"/>
        </w:rPr>
        <w:t>Customer</w:t>
      </w:r>
      <w:r w:rsidR="005C1B1C" w:rsidRPr="00701D0B">
        <w:rPr>
          <w:rFonts w:cs="Arial"/>
        </w:rPr>
        <w:t>.</w:t>
      </w:r>
    </w:p>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p w14:paraId="3011C7BD" w14:textId="77777777" w:rsidR="005C1B1C" w:rsidRPr="00701D0B" w:rsidRDefault="005C1B1C" w:rsidP="006F1A86">
      <w:pPr>
        <w:pStyle w:val="Clause2Sub"/>
        <w:rPr>
          <w:rFonts w:cs="Arial"/>
        </w:rPr>
      </w:pPr>
      <w:r w:rsidRPr="00701D0B">
        <w:rPr>
          <w:rFonts w:cs="Arial"/>
        </w:rPr>
        <w:t>This Agreement shall in all respects (including its existence, validity, interpretation, implementation, termination and enforcement) be governed by the laws of the Republic of South Africa.</w:t>
      </w:r>
    </w:p>
    <w:p w14:paraId="3528734E" w14:textId="7B3DE648" w:rsidR="005C1B1C" w:rsidRPr="00701D0B" w:rsidRDefault="005C1B1C" w:rsidP="006F1A86">
      <w:pPr>
        <w:pStyle w:val="Clause2Sub"/>
        <w:rPr>
          <w:rFonts w:cs="Arial"/>
        </w:rPr>
      </w:pPr>
      <w:r w:rsidRPr="00701D0B">
        <w:rPr>
          <w:rFonts w:cs="Arial"/>
        </w:rPr>
        <w:t xml:space="preserve">The Parties agree that in the event of a conflict between the terms contained in this Agreement and the terms contained in the </w:t>
      </w:r>
      <w:r w:rsidR="00E92278" w:rsidRPr="00701D0B">
        <w:rPr>
          <w:rFonts w:cs="Arial"/>
        </w:rPr>
        <w:t>Service Schedule</w:t>
      </w:r>
      <w:r w:rsidRPr="00701D0B">
        <w:rPr>
          <w:rFonts w:cs="Arial"/>
        </w:rPr>
        <w:t xml:space="preserve">, the terms of the </w:t>
      </w:r>
      <w:r w:rsidR="00E92278" w:rsidRPr="00701D0B">
        <w:rPr>
          <w:rFonts w:cs="Arial"/>
        </w:rPr>
        <w:t>Service Schedule</w:t>
      </w:r>
      <w:r w:rsidRPr="00701D0B">
        <w:rPr>
          <w:rFonts w:cs="Arial"/>
        </w:rPr>
        <w:t xml:space="preserve"> shall take preference.</w:t>
      </w:r>
    </w:p>
    <w:p w14:paraId="6BDC4269" w14:textId="175C57A8" w:rsidR="005C1B1C" w:rsidRPr="00701D0B" w:rsidRDefault="005C1B1C" w:rsidP="006F1A86">
      <w:pPr>
        <w:pStyle w:val="Clause2Sub"/>
        <w:rPr>
          <w:rFonts w:cs="Arial"/>
        </w:rPr>
      </w:pPr>
      <w:r w:rsidRPr="00701D0B">
        <w:rPr>
          <w:rFonts w:cs="Arial"/>
        </w:rPr>
        <w:lastRenderedPageBreak/>
        <w:t xml:space="preserve">This Agreement constitutes the sole record of </w:t>
      </w:r>
      <w:ins w:id="1143" w:author="Werksmans" w:date="2025-09-24T21:54:00Z" w16du:dateUtc="2025-09-24T19:54:00Z">
        <w:r w:rsidR="0043668F">
          <w:rPr>
            <w:rFonts w:cs="Arial"/>
          </w:rPr>
          <w:t xml:space="preserve">and the whole of </w:t>
        </w:r>
      </w:ins>
      <w:r w:rsidRPr="00701D0B">
        <w:rPr>
          <w:rFonts w:cs="Arial"/>
        </w:rPr>
        <w:t>the agreement between the Parties with regard to the subject matter hereof and supersedes any other discussions, agreements or understandings</w:t>
      </w:r>
      <w:ins w:id="1144" w:author="Werksmans" w:date="2025-09-24T21:37:00Z" w16du:dateUtc="2025-09-24T19:37:00Z">
        <w:r w:rsidR="00614365">
          <w:rPr>
            <w:rFonts w:cs="Arial"/>
          </w:rPr>
          <w:t>, which other discussions, agreements or understandings include but are not limited to the Original Agreement</w:t>
        </w:r>
      </w:ins>
      <w:r w:rsidRPr="00701D0B">
        <w:rPr>
          <w:rFonts w:cs="Arial"/>
        </w:rPr>
        <w:t>. To the extent permissible by law, no Party shall be bound by any express, implied or tacit term, representation, warranty, promise or the like not recorded herein, whether it induced the contract and/or whether it was negligent or not.</w:t>
      </w:r>
    </w:p>
    <w:p w14:paraId="7BECB67E" w14:textId="3EA836CE" w:rsidR="005C1B1C" w:rsidRPr="00701D0B" w:rsidRDefault="005C1B1C" w:rsidP="006F1A86">
      <w:pPr>
        <w:pStyle w:val="Clause2Sub"/>
        <w:rPr>
          <w:rFonts w:cs="Arial"/>
        </w:rPr>
      </w:pPr>
      <w:r w:rsidRPr="00701D0B">
        <w:rPr>
          <w:rFonts w:cs="Arial"/>
        </w:rPr>
        <w:t>Save as expressly detailed in this Agreement, no amendment</w:t>
      </w:r>
      <w:ins w:id="1145" w:author="Werksmans" w:date="2025-09-24T21:48:00Z" w16du:dateUtc="2025-09-24T19:48:00Z">
        <w:r w:rsidR="00A41121">
          <w:rPr>
            <w:rFonts w:cs="Arial"/>
          </w:rPr>
          <w:t>, variation or</w:t>
        </w:r>
      </w:ins>
      <w:del w:id="1146" w:author="Werksmans" w:date="2025-09-24T21:48:00Z" w16du:dateUtc="2025-09-24T19:48:00Z">
        <w:r w:rsidRPr="00701D0B" w:rsidDel="00A41121">
          <w:rPr>
            <w:rFonts w:cs="Arial"/>
          </w:rPr>
          <w:delText xml:space="preserve"> or consensual</w:delText>
        </w:r>
      </w:del>
      <w:r w:rsidRPr="00701D0B">
        <w:rPr>
          <w:rFonts w:cs="Arial"/>
        </w:rPr>
        <w:t xml:space="preserve"> cancellation</w:t>
      </w:r>
      <w:ins w:id="1147" w:author="Werksmans" w:date="2025-09-24T21:48:00Z" w16du:dateUtc="2025-09-24T19:48:00Z">
        <w:r w:rsidR="00A41121">
          <w:rPr>
            <w:rFonts w:cs="Arial"/>
          </w:rPr>
          <w:t xml:space="preserve"> (whether consensual or otherwise)</w:t>
        </w:r>
      </w:ins>
      <w:r w:rsidRPr="00701D0B">
        <w:rPr>
          <w:rFonts w:cs="Arial"/>
        </w:rPr>
        <w:t xml:space="preserve"> of this Agreement or any provision or term hereof or of any agreement, bill of exchange or other document issued or executed pursuant to or in terms of this Agreement and no settlement of any disputes arising under this Agreement and no extension of time, waiver or relaxation or suspension of or agreement not to enforce or to suspend or postpone the enforcement of any of the provisions or terms of this Agreement or of any agreement, bill of exchange or other document issued pursuant to or in terms of this Agreement shall be binding unless recorded in a written document signed by the Parties (or in the case of an extension of time, waiver or relaxation or suspension, signed by the Party granting such extension, waiver or relaxation). Any such extension, waiver or relaxation or suspension which is so given or made shall be strictly construed as relating strictly to the matter in respect whereof it was made or given.</w:t>
      </w:r>
    </w:p>
    <w:p w14:paraId="432205D2" w14:textId="7A03203F" w:rsidR="005C1B1C" w:rsidRPr="00701D0B" w:rsidRDefault="005C1B1C" w:rsidP="006F1A86">
      <w:pPr>
        <w:pStyle w:val="Clause2Sub"/>
        <w:rPr>
          <w:rFonts w:cs="Arial"/>
        </w:rPr>
      </w:pPr>
      <w:r w:rsidRPr="00701D0B">
        <w:rPr>
          <w:rFonts w:cs="Arial"/>
        </w:rPr>
        <w:t xml:space="preserve">No extension of time, relaxation or indulgence which any Party may grant to </w:t>
      </w:r>
      <w:r w:rsidR="002D2E58" w:rsidRPr="00701D0B">
        <w:rPr>
          <w:rFonts w:cs="Arial"/>
        </w:rPr>
        <w:t xml:space="preserve">the </w:t>
      </w:r>
      <w:r w:rsidRPr="00701D0B">
        <w:rPr>
          <w:rFonts w:cs="Arial"/>
        </w:rPr>
        <w:t>other</w:t>
      </w:r>
      <w:r w:rsidR="002D2E58" w:rsidRPr="00701D0B">
        <w:rPr>
          <w:rFonts w:cs="Arial"/>
        </w:rPr>
        <w:t xml:space="preserve"> Party</w:t>
      </w:r>
      <w:r w:rsidRPr="00701D0B">
        <w:rPr>
          <w:rFonts w:cs="Arial"/>
        </w:rPr>
        <w:t xml:space="preserve"> shall constitute a waiver of the rights of that Party and shall not preclude that Party from exercising any rights which may have arisen in the past or which might arise in future.</w:t>
      </w:r>
    </w:p>
    <w:p w14:paraId="0B46217C" w14:textId="77777777" w:rsidR="005C1B1C" w:rsidRPr="00701D0B" w:rsidRDefault="005C1B1C" w:rsidP="006F1A86">
      <w:pPr>
        <w:pStyle w:val="Clause2Sub"/>
        <w:rPr>
          <w:rFonts w:cs="Arial"/>
        </w:rPr>
      </w:pPr>
      <w:r w:rsidRPr="00701D0B">
        <w:rPr>
          <w:rFonts w:cs="Arial"/>
        </w:rPr>
        <w:t>Any provision of this Agreement which contemplates performance or observance subsequent to any termination or expiration of this Agreement shall survive any termination or expiration of this Agreement and continue in full force and effect.</w:t>
      </w:r>
    </w:p>
    <w:p w14:paraId="1C7F3D82" w14:textId="77777777" w:rsidR="005C1B1C" w:rsidRPr="00701D0B" w:rsidRDefault="005C1B1C" w:rsidP="006F1A86">
      <w:pPr>
        <w:pStyle w:val="Clause2Sub"/>
        <w:rPr>
          <w:rFonts w:cs="Arial"/>
        </w:rPr>
      </w:pPr>
      <w:r w:rsidRPr="00701D0B">
        <w:rPr>
          <w:rFonts w:cs="Arial"/>
        </w:rPr>
        <w:t>This Agreement may be executed in two or more counterparts, each of which shall be deemed to be an original and all of which shall be deemed to constitute the same Agreement.</w:t>
      </w:r>
    </w:p>
    <w:p w14:paraId="58676530" w14:textId="79E36FBD" w:rsidR="005C1B1C" w:rsidRPr="00701D0B" w:rsidRDefault="005C1B1C" w:rsidP="006F1A86">
      <w:pPr>
        <w:pStyle w:val="Clause2Sub"/>
        <w:rPr>
          <w:rFonts w:cs="Arial"/>
        </w:rPr>
      </w:pPr>
      <w:r w:rsidRPr="00701D0B">
        <w:rPr>
          <w:rFonts w:cs="Arial"/>
        </w:rPr>
        <w:t xml:space="preserve">The </w:t>
      </w:r>
      <w:r w:rsidR="00C8101E" w:rsidRPr="00701D0B">
        <w:rPr>
          <w:rFonts w:cs="Arial"/>
        </w:rPr>
        <w:t>Service Provider</w:t>
      </w:r>
      <w:r w:rsidRPr="00701D0B">
        <w:rPr>
          <w:rFonts w:cs="Arial"/>
        </w:rPr>
        <w:t xml:space="preserve"> waives in favour of </w:t>
      </w:r>
      <w:r w:rsidR="000B72A8" w:rsidRPr="00701D0B">
        <w:rPr>
          <w:rFonts w:cs="Arial"/>
        </w:rPr>
        <w:t xml:space="preserve">the </w:t>
      </w:r>
      <w:r w:rsidR="00C8101E" w:rsidRPr="00701D0B">
        <w:rPr>
          <w:rFonts w:cs="Arial"/>
        </w:rPr>
        <w:t>Customer</w:t>
      </w:r>
      <w:r w:rsidRPr="00701D0B">
        <w:rPr>
          <w:rFonts w:cs="Arial"/>
        </w:rPr>
        <w:t xml:space="preserve"> any lien or right of retention that is or may be held by it in respect of any of the Services rendered, including but not limited to the </w:t>
      </w:r>
      <w:r w:rsidR="00FE5666" w:rsidRPr="00701D0B">
        <w:rPr>
          <w:rFonts w:cs="Arial"/>
        </w:rPr>
        <w:t>Fiber</w:t>
      </w:r>
      <w:r w:rsidRPr="00701D0B">
        <w:rPr>
          <w:rFonts w:cs="Arial"/>
        </w:rPr>
        <w:t xml:space="preserve"> </w:t>
      </w:r>
      <w:r w:rsidR="00B75957" w:rsidRPr="00701D0B">
        <w:rPr>
          <w:rFonts w:cs="Arial"/>
        </w:rPr>
        <w:t>N</w:t>
      </w:r>
      <w:r w:rsidRPr="00701D0B">
        <w:rPr>
          <w:rFonts w:cs="Arial"/>
        </w:rPr>
        <w:t xml:space="preserve">etwork. </w:t>
      </w:r>
    </w:p>
    <w:p w14:paraId="11A1CEC9" w14:textId="77777777" w:rsidR="005C1B1C" w:rsidRPr="00701D0B" w:rsidRDefault="005C1B1C" w:rsidP="006F1A86">
      <w:pPr>
        <w:pStyle w:val="Clause2Sub"/>
        <w:rPr>
          <w:rFonts w:cs="Arial"/>
        </w:rPr>
      </w:pPr>
      <w:r w:rsidRPr="00701D0B">
        <w:rPr>
          <w:rFonts w:cs="Arial"/>
        </w:rPr>
        <w:lastRenderedPageBreak/>
        <w:t>Each Party shall be responsible for its own costs in relation to the preparation and negotiation of this Agreement.</w:t>
      </w:r>
    </w:p>
    <w:p w14:paraId="0786C186" w14:textId="77777777" w:rsidR="005C1B1C" w:rsidRPr="00701D0B" w:rsidRDefault="005C1B1C" w:rsidP="006F1A86">
      <w:pPr>
        <w:pStyle w:val="Clause2Sub"/>
        <w:rPr>
          <w:rFonts w:cs="Arial"/>
        </w:rPr>
      </w:pPr>
      <w:r w:rsidRPr="00701D0B">
        <w:rPr>
          <w:rFonts w:cs="Arial"/>
        </w:rPr>
        <w:t xml:space="preserve">No part of this Agreement shall constitute a </w:t>
      </w:r>
      <w:r w:rsidRPr="00701D0B">
        <w:rPr>
          <w:rFonts w:cs="Arial"/>
          <w:i/>
        </w:rPr>
        <w:t>stipulation alteri</w:t>
      </w:r>
      <w:r w:rsidRPr="00701D0B">
        <w:rPr>
          <w:rFonts w:cs="Arial"/>
        </w:rPr>
        <w:t xml:space="preserve"> in favour of any person who is not a Party to this Agreement, unless the provision in question expressly provides that it does constitute a </w:t>
      </w:r>
      <w:r w:rsidRPr="00701D0B">
        <w:rPr>
          <w:rFonts w:cs="Arial"/>
          <w:i/>
        </w:rPr>
        <w:t>stipulation alteri</w:t>
      </w:r>
      <w:r w:rsidRPr="00701D0B">
        <w:rPr>
          <w:rFonts w:cs="Arial"/>
        </w:rPr>
        <w:t>.</w:t>
      </w:r>
    </w:p>
    <w:p w14:paraId="22ACA736" w14:textId="77777777" w:rsidR="000818D5" w:rsidRPr="00701D0B" w:rsidRDefault="005C1B1C" w:rsidP="000818D5">
      <w:pPr>
        <w:pStyle w:val="Clause2Sub"/>
        <w:rPr>
          <w:rFonts w:cs="Arial"/>
        </w:rPr>
      </w:pPr>
      <w:r w:rsidRPr="00701D0B">
        <w:rPr>
          <w:rFonts w:cs="Arial"/>
        </w:rPr>
        <w:t>The Parties to this Agreement undertake to observe the utmost good faith and confidentiality to each other and their affairs, to give effect to the intent and purpose of this Agreement, and to refrain from doing anything that may prejudice or detract from the rights or interests of any Party hereto.</w:t>
      </w:r>
    </w:p>
    <w:p w14:paraId="72576527" w14:textId="77777777" w:rsidR="00DB3FCA" w:rsidRDefault="00DB3FCA">
      <w:pPr>
        <w:spacing w:after="200" w:line="276" w:lineRule="auto"/>
        <w:jc w:val="left"/>
        <w:rPr>
          <w:rFonts w:eastAsiaTheme="minorHAnsi" w:cs="Arial"/>
          <w:b/>
          <w:bCs/>
          <w:color w:val="000000"/>
        </w:rPr>
      </w:pPr>
      <w:r>
        <w:rPr>
          <w:rFonts w:cs="Arial"/>
          <w:b/>
          <w:bCs/>
          <w:color w:val="000000"/>
        </w:rPr>
        <w:br w:type="page"/>
      </w:r>
    </w:p>
    <w:p w14:paraId="43E35EF1" w14:textId="6CE0422B" w:rsidR="000818D5" w:rsidRPr="00701D0B" w:rsidRDefault="00385916" w:rsidP="0007252A">
      <w:pPr>
        <w:pStyle w:val="xmsonormal"/>
        <w:keepNext/>
        <w:spacing w:before="360"/>
        <w:jc w:val="both"/>
        <w:rPr>
          <w:rFonts w:ascii="Arial" w:hAnsi="Arial" w:cs="Arial"/>
          <w:b/>
          <w:bCs/>
          <w:color w:val="000000"/>
          <w:sz w:val="20"/>
          <w:szCs w:val="20"/>
        </w:rPr>
      </w:pPr>
      <w:r w:rsidRPr="00701D0B">
        <w:rPr>
          <w:rFonts w:ascii="Arial" w:hAnsi="Arial" w:cs="Arial"/>
          <w:b/>
          <w:bCs/>
          <w:color w:val="000000"/>
          <w:sz w:val="20"/>
          <w:szCs w:val="20"/>
        </w:rPr>
        <w:lastRenderedPageBreak/>
        <w:t>CUSTOMER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7"/>
        <w:gridCol w:w="3696"/>
        <w:gridCol w:w="1762"/>
        <w:gridCol w:w="2161"/>
      </w:tblGrid>
      <w:tr w:rsidR="009F5B09" w:rsidRPr="00701D0B" w14:paraId="42F89F94" w14:textId="77777777" w:rsidTr="009F5B09">
        <w:tc>
          <w:tcPr>
            <w:tcW w:w="6865" w:type="dxa"/>
            <w:gridSpan w:val="3"/>
            <w:tcBorders>
              <w:top w:val="nil"/>
              <w:left w:val="nil"/>
              <w:bottom w:val="nil"/>
              <w:right w:val="nil"/>
            </w:tcBorders>
          </w:tcPr>
          <w:p w14:paraId="1CF67D9A" w14:textId="77777777" w:rsidR="009F5B09" w:rsidRPr="00701D0B" w:rsidRDefault="009F5B09" w:rsidP="009F5B09">
            <w:pPr>
              <w:tabs>
                <w:tab w:val="left" w:pos="9072"/>
              </w:tabs>
              <w:rPr>
                <w:rFonts w:cs="Arial"/>
              </w:rPr>
            </w:pPr>
            <w:r w:rsidRPr="00701D0B">
              <w:rPr>
                <w:rFonts w:cs="Arial"/>
              </w:rPr>
              <w:fldChar w:fldCharType="begin">
                <w:ffData>
                  <w:name w:val=""/>
                  <w:enabled/>
                  <w:calcOnExit w:val="0"/>
                  <w:textInput/>
                </w:ffData>
              </w:fldChar>
            </w:r>
            <w:r w:rsidRPr="00701D0B">
              <w:rPr>
                <w:rFonts w:cs="Arial"/>
              </w:rPr>
              <w:instrText xml:space="preserve"> FORMTEXT </w:instrText>
            </w:r>
            <w:r w:rsidRPr="00701D0B">
              <w:rPr>
                <w:rFonts w:cs="Arial"/>
              </w:rPr>
            </w:r>
            <w:r w:rsidRPr="00701D0B">
              <w:rPr>
                <w:rFonts w:cs="Arial"/>
              </w:rPr>
              <w:fldChar w:fldCharType="separate"/>
            </w:r>
            <w:r w:rsidRPr="00701D0B">
              <w:rPr>
                <w:rFonts w:cs="Arial"/>
                <w:noProof/>
              </w:rPr>
              <w:t> </w:t>
            </w:r>
            <w:r w:rsidRPr="00701D0B">
              <w:rPr>
                <w:rFonts w:cs="Arial"/>
                <w:noProof/>
              </w:rPr>
              <w:t> </w:t>
            </w:r>
            <w:r w:rsidRPr="00701D0B">
              <w:rPr>
                <w:rFonts w:cs="Arial"/>
                <w:noProof/>
              </w:rPr>
              <w:t> </w:t>
            </w:r>
            <w:r w:rsidRPr="00701D0B">
              <w:rPr>
                <w:rFonts w:cs="Arial"/>
                <w:noProof/>
              </w:rPr>
              <w:t> </w:t>
            </w:r>
            <w:r w:rsidRPr="00701D0B">
              <w:rPr>
                <w:rFonts w:cs="Arial"/>
                <w:noProof/>
              </w:rPr>
              <w:t> </w:t>
            </w:r>
            <w:r w:rsidRPr="00701D0B">
              <w:rPr>
                <w:rFonts w:cs="Arial"/>
              </w:rPr>
              <w:fldChar w:fldCharType="end"/>
            </w:r>
          </w:p>
        </w:tc>
        <w:tc>
          <w:tcPr>
            <w:tcW w:w="2161" w:type="dxa"/>
            <w:tcBorders>
              <w:top w:val="nil"/>
              <w:left w:val="nil"/>
              <w:bottom w:val="nil"/>
              <w:right w:val="nil"/>
            </w:tcBorders>
          </w:tcPr>
          <w:p w14:paraId="373D3A76" w14:textId="77777777" w:rsidR="009F5B09" w:rsidRPr="00701D0B" w:rsidRDefault="009F5B09" w:rsidP="00997DFF">
            <w:pPr>
              <w:keepNext/>
              <w:rPr>
                <w:rFonts w:cs="Arial"/>
              </w:rPr>
            </w:pPr>
            <w:r w:rsidRPr="00701D0B">
              <w:rPr>
                <w:rFonts w:cs="Arial"/>
              </w:rPr>
              <w:fldChar w:fldCharType="begin">
                <w:ffData>
                  <w:name w:val=""/>
                  <w:enabled/>
                  <w:calcOnExit w:val="0"/>
                  <w:textInput/>
                </w:ffData>
              </w:fldChar>
            </w:r>
            <w:r w:rsidRPr="00701D0B">
              <w:rPr>
                <w:rFonts w:cs="Arial"/>
              </w:rPr>
              <w:instrText xml:space="preserve"> FORMTEXT </w:instrText>
            </w:r>
            <w:r w:rsidRPr="00701D0B">
              <w:rPr>
                <w:rFonts w:cs="Arial"/>
              </w:rPr>
            </w:r>
            <w:r w:rsidRPr="00701D0B">
              <w:rPr>
                <w:rFonts w:cs="Arial"/>
              </w:rPr>
              <w:fldChar w:fldCharType="separate"/>
            </w:r>
            <w:r w:rsidRPr="00701D0B">
              <w:rPr>
                <w:rFonts w:cs="Arial"/>
                <w:noProof/>
              </w:rPr>
              <w:t> </w:t>
            </w:r>
            <w:r w:rsidRPr="00701D0B">
              <w:rPr>
                <w:rFonts w:cs="Arial"/>
                <w:noProof/>
              </w:rPr>
              <w:t> </w:t>
            </w:r>
            <w:r w:rsidRPr="00701D0B">
              <w:rPr>
                <w:rFonts w:cs="Arial"/>
                <w:noProof/>
              </w:rPr>
              <w:t> </w:t>
            </w:r>
            <w:r w:rsidRPr="00701D0B">
              <w:rPr>
                <w:rFonts w:cs="Arial"/>
                <w:noProof/>
              </w:rPr>
              <w:t> </w:t>
            </w:r>
            <w:r w:rsidRPr="00701D0B">
              <w:rPr>
                <w:rFonts w:cs="Arial"/>
                <w:noProof/>
              </w:rPr>
              <w:t> </w:t>
            </w:r>
            <w:r w:rsidRPr="00701D0B">
              <w:rPr>
                <w:rFonts w:cs="Arial"/>
              </w:rPr>
              <w:fldChar w:fldCharType="end"/>
            </w:r>
          </w:p>
        </w:tc>
      </w:tr>
      <w:tr w:rsidR="009F5B09" w:rsidRPr="00701D0B" w14:paraId="2B801E87" w14:textId="77777777" w:rsidTr="00997DFF">
        <w:tc>
          <w:tcPr>
            <w:tcW w:w="1407" w:type="dxa"/>
            <w:tcBorders>
              <w:top w:val="nil"/>
              <w:left w:val="nil"/>
              <w:bottom w:val="nil"/>
              <w:right w:val="nil"/>
            </w:tcBorders>
            <w:vAlign w:val="bottom"/>
          </w:tcPr>
          <w:p w14:paraId="570EBB05" w14:textId="77777777" w:rsidR="009F5B09" w:rsidRPr="00701D0B" w:rsidRDefault="009F5B09" w:rsidP="00997DFF">
            <w:pPr>
              <w:keepNext/>
              <w:spacing w:before="360" w:after="100" w:afterAutospacing="1"/>
              <w:rPr>
                <w:rFonts w:cs="Arial"/>
                <w:b/>
              </w:rPr>
            </w:pPr>
            <w:r w:rsidRPr="00701D0B">
              <w:rPr>
                <w:rFonts w:cs="Arial"/>
              </w:rPr>
              <w:t>Signature:</w:t>
            </w:r>
          </w:p>
        </w:tc>
        <w:tc>
          <w:tcPr>
            <w:tcW w:w="3696" w:type="dxa"/>
            <w:tcBorders>
              <w:top w:val="nil"/>
              <w:left w:val="nil"/>
              <w:bottom w:val="single" w:sz="6" w:space="0" w:color="auto"/>
              <w:right w:val="nil"/>
            </w:tcBorders>
            <w:vAlign w:val="bottom"/>
          </w:tcPr>
          <w:p w14:paraId="6B2988E1" w14:textId="77777777" w:rsidR="009F5B09" w:rsidRPr="00701D0B" w:rsidRDefault="009F5B09" w:rsidP="00997DFF">
            <w:pPr>
              <w:keepNext/>
              <w:spacing w:before="360" w:after="100" w:afterAutospacing="1"/>
              <w:rPr>
                <w:rFonts w:cs="Arial"/>
              </w:rPr>
            </w:pPr>
          </w:p>
        </w:tc>
        <w:tc>
          <w:tcPr>
            <w:tcW w:w="3923" w:type="dxa"/>
            <w:gridSpan w:val="2"/>
            <w:tcBorders>
              <w:top w:val="nil"/>
              <w:left w:val="nil"/>
              <w:bottom w:val="nil"/>
              <w:right w:val="nil"/>
            </w:tcBorders>
          </w:tcPr>
          <w:p w14:paraId="33750651" w14:textId="77777777" w:rsidR="009F5B09" w:rsidRPr="00701D0B" w:rsidRDefault="009F5B09" w:rsidP="00997DFF">
            <w:pPr>
              <w:keepNext/>
              <w:spacing w:before="360" w:after="100" w:afterAutospacing="1"/>
              <w:rPr>
                <w:rFonts w:cs="Arial"/>
              </w:rPr>
            </w:pPr>
          </w:p>
        </w:tc>
      </w:tr>
      <w:tr w:rsidR="009F5B09" w:rsidRPr="00701D0B" w14:paraId="79D9F188" w14:textId="77777777" w:rsidTr="00997DFF">
        <w:tc>
          <w:tcPr>
            <w:tcW w:w="1407" w:type="dxa"/>
            <w:tcBorders>
              <w:top w:val="nil"/>
              <w:left w:val="nil"/>
              <w:bottom w:val="nil"/>
              <w:right w:val="nil"/>
            </w:tcBorders>
            <w:vAlign w:val="bottom"/>
          </w:tcPr>
          <w:p w14:paraId="6D1FF75C" w14:textId="77777777" w:rsidR="009F5B09" w:rsidRPr="00701D0B" w:rsidRDefault="009F5B09" w:rsidP="00997DFF">
            <w:pPr>
              <w:keepNext/>
              <w:spacing w:before="100" w:beforeAutospacing="1" w:after="100" w:afterAutospacing="1" w:line="240" w:lineRule="atLeast"/>
              <w:rPr>
                <w:rFonts w:cs="Arial"/>
                <w:i/>
              </w:rPr>
            </w:pPr>
          </w:p>
        </w:tc>
        <w:tc>
          <w:tcPr>
            <w:tcW w:w="7619" w:type="dxa"/>
            <w:gridSpan w:val="3"/>
            <w:tcBorders>
              <w:top w:val="nil"/>
              <w:left w:val="nil"/>
              <w:bottom w:val="nil"/>
              <w:right w:val="nil"/>
            </w:tcBorders>
            <w:vAlign w:val="bottom"/>
          </w:tcPr>
          <w:p w14:paraId="7E6167D9" w14:textId="066F7CCA" w:rsidR="009F5B09" w:rsidRPr="00701D0B" w:rsidRDefault="009F5B09" w:rsidP="00997DFF">
            <w:pPr>
              <w:keepNext/>
              <w:spacing w:after="0" w:line="240" w:lineRule="atLeast"/>
              <w:ind w:left="-113"/>
              <w:rPr>
                <w:rFonts w:cs="Arial"/>
              </w:rPr>
            </w:pPr>
            <w:r w:rsidRPr="00701D0B">
              <w:rPr>
                <w:rFonts w:cs="Arial"/>
              </w:rPr>
              <w:fldChar w:fldCharType="begin">
                <w:ffData>
                  <w:name w:val=""/>
                  <w:enabled/>
                  <w:calcOnExit w:val="0"/>
                  <w:statusText w:type="text" w:val="Insert he or she for entity 3"/>
                  <w:textInput>
                    <w:default w:val="who warrants that he / she is duly authorised thereto"/>
                  </w:textInput>
                </w:ffData>
              </w:fldChar>
            </w:r>
            <w:r w:rsidRPr="00701D0B">
              <w:rPr>
                <w:rFonts w:cs="Arial"/>
              </w:rPr>
              <w:instrText xml:space="preserve"> FORMTEXT </w:instrText>
            </w:r>
            <w:r w:rsidRPr="00701D0B">
              <w:rPr>
                <w:rFonts w:cs="Arial"/>
              </w:rPr>
            </w:r>
            <w:r w:rsidRPr="00701D0B">
              <w:rPr>
                <w:rFonts w:cs="Arial"/>
              </w:rPr>
              <w:fldChar w:fldCharType="separate"/>
            </w:r>
            <w:ins w:id="1148" w:author="Werksmans" w:date="2025-09-24T22:32:00Z" w16du:dateUtc="2025-09-24T20:32:00Z">
              <w:r w:rsidR="00253ADF">
                <w:rPr>
                  <w:rFonts w:cs="Arial"/>
                  <w:noProof/>
                </w:rPr>
                <w:t>who warrants that he / she is duly authorised thereto</w:t>
              </w:r>
            </w:ins>
            <w:del w:id="1149" w:author="Werksmans" w:date="2025-09-24T21:42:00Z" w16du:dateUtc="2025-09-24T19:42:00Z">
              <w:r w:rsidRPr="00701D0B" w:rsidDel="00A41121">
                <w:rPr>
                  <w:rFonts w:cs="Arial"/>
                  <w:noProof/>
                </w:rPr>
                <w:delText xml:space="preserve"> who warrants that he / she is duly authorised thereto</w:delText>
              </w:r>
            </w:del>
            <w:r w:rsidRPr="00701D0B">
              <w:rPr>
                <w:rFonts w:cs="Arial"/>
              </w:rPr>
              <w:fldChar w:fldCharType="end"/>
            </w:r>
          </w:p>
        </w:tc>
      </w:tr>
      <w:tr w:rsidR="009F5B09" w:rsidRPr="00701D0B" w14:paraId="1E987285" w14:textId="77777777" w:rsidTr="00997DFF">
        <w:tc>
          <w:tcPr>
            <w:tcW w:w="1407" w:type="dxa"/>
            <w:tcBorders>
              <w:top w:val="nil"/>
              <w:left w:val="nil"/>
              <w:bottom w:val="nil"/>
              <w:right w:val="nil"/>
            </w:tcBorders>
            <w:vAlign w:val="bottom"/>
          </w:tcPr>
          <w:p w14:paraId="3913D86E" w14:textId="77777777" w:rsidR="009F5B09" w:rsidRPr="00701D0B" w:rsidRDefault="009F5B09" w:rsidP="00997DFF">
            <w:pPr>
              <w:keepNext/>
              <w:spacing w:before="240" w:after="100" w:afterAutospacing="1" w:line="240" w:lineRule="atLeast"/>
              <w:rPr>
                <w:rFonts w:cs="Arial"/>
              </w:rPr>
            </w:pPr>
            <w:r w:rsidRPr="00701D0B">
              <w:rPr>
                <w:rFonts w:cs="Arial"/>
              </w:rPr>
              <w:t>Name:</w:t>
            </w:r>
          </w:p>
        </w:tc>
        <w:tc>
          <w:tcPr>
            <w:tcW w:w="3696" w:type="dxa"/>
            <w:tcBorders>
              <w:top w:val="nil"/>
              <w:left w:val="nil"/>
              <w:bottom w:val="single" w:sz="4" w:space="0" w:color="auto"/>
              <w:right w:val="nil"/>
            </w:tcBorders>
            <w:vAlign w:val="bottom"/>
          </w:tcPr>
          <w:p w14:paraId="4962CEB3" w14:textId="5973A095" w:rsidR="009F5B09" w:rsidRPr="00701D0B" w:rsidRDefault="00254786" w:rsidP="00997DFF">
            <w:pPr>
              <w:keepNext/>
              <w:spacing w:before="240" w:after="100" w:afterAutospacing="1" w:line="240" w:lineRule="atLeast"/>
              <w:rPr>
                <w:rFonts w:cs="Arial"/>
              </w:rPr>
            </w:pPr>
            <w:r>
              <w:rPr>
                <w:rFonts w:cs="Arial"/>
              </w:rPr>
              <w:t>Matthew Campbell</w:t>
            </w:r>
          </w:p>
        </w:tc>
        <w:tc>
          <w:tcPr>
            <w:tcW w:w="3923" w:type="dxa"/>
            <w:gridSpan w:val="2"/>
            <w:tcBorders>
              <w:top w:val="nil"/>
              <w:left w:val="nil"/>
              <w:bottom w:val="nil"/>
              <w:right w:val="nil"/>
            </w:tcBorders>
          </w:tcPr>
          <w:p w14:paraId="6EA08197" w14:textId="77777777" w:rsidR="009F5B09" w:rsidRPr="00701D0B" w:rsidRDefault="009F5B09" w:rsidP="00997DFF">
            <w:pPr>
              <w:keepNext/>
              <w:spacing w:before="240" w:after="100" w:afterAutospacing="1" w:line="240" w:lineRule="atLeast"/>
              <w:rPr>
                <w:rFonts w:cs="Arial"/>
              </w:rPr>
            </w:pPr>
          </w:p>
        </w:tc>
      </w:tr>
      <w:tr w:rsidR="009F5B09" w:rsidRPr="00701D0B" w14:paraId="2D760366" w14:textId="77777777" w:rsidTr="00997DFF">
        <w:tc>
          <w:tcPr>
            <w:tcW w:w="1407" w:type="dxa"/>
            <w:tcBorders>
              <w:top w:val="nil"/>
              <w:left w:val="nil"/>
              <w:bottom w:val="nil"/>
              <w:right w:val="nil"/>
            </w:tcBorders>
            <w:vAlign w:val="bottom"/>
          </w:tcPr>
          <w:p w14:paraId="596E2B1C" w14:textId="77777777" w:rsidR="009F5B09" w:rsidRPr="00701D0B" w:rsidRDefault="009F5B09" w:rsidP="00997DFF">
            <w:pPr>
              <w:keepNext/>
              <w:spacing w:before="120" w:after="100" w:afterAutospacing="1" w:line="240" w:lineRule="atLeast"/>
              <w:rPr>
                <w:rFonts w:cs="Arial"/>
              </w:rPr>
            </w:pPr>
            <w:r w:rsidRPr="00701D0B">
              <w:rPr>
                <w:rFonts w:cs="Arial"/>
              </w:rPr>
              <w:t>Date:</w:t>
            </w:r>
          </w:p>
        </w:tc>
        <w:tc>
          <w:tcPr>
            <w:tcW w:w="3696" w:type="dxa"/>
            <w:tcBorders>
              <w:top w:val="single" w:sz="4" w:space="0" w:color="auto"/>
              <w:left w:val="nil"/>
              <w:bottom w:val="single" w:sz="4" w:space="0" w:color="auto"/>
              <w:right w:val="nil"/>
            </w:tcBorders>
            <w:vAlign w:val="bottom"/>
          </w:tcPr>
          <w:p w14:paraId="7278C65B" w14:textId="77777777" w:rsidR="009F5B09" w:rsidRPr="00701D0B" w:rsidRDefault="009F5B09" w:rsidP="00997DFF">
            <w:pPr>
              <w:keepNext/>
              <w:spacing w:before="120" w:after="100" w:afterAutospacing="1" w:line="240" w:lineRule="atLeast"/>
              <w:rPr>
                <w:rFonts w:cs="Arial"/>
              </w:rPr>
            </w:pPr>
          </w:p>
        </w:tc>
        <w:tc>
          <w:tcPr>
            <w:tcW w:w="3923" w:type="dxa"/>
            <w:gridSpan w:val="2"/>
            <w:tcBorders>
              <w:top w:val="nil"/>
              <w:left w:val="nil"/>
              <w:bottom w:val="nil"/>
              <w:right w:val="nil"/>
            </w:tcBorders>
          </w:tcPr>
          <w:p w14:paraId="1E5E948F" w14:textId="77777777" w:rsidR="009F5B09" w:rsidRPr="00701D0B" w:rsidRDefault="009F5B09" w:rsidP="00997DFF">
            <w:pPr>
              <w:keepNext/>
              <w:spacing w:before="120" w:after="100" w:afterAutospacing="1" w:line="240" w:lineRule="atLeast"/>
              <w:rPr>
                <w:rFonts w:cs="Arial"/>
              </w:rPr>
            </w:pPr>
          </w:p>
        </w:tc>
      </w:tr>
      <w:tr w:rsidR="009F5B09" w:rsidRPr="00701D0B" w14:paraId="2453FB49" w14:textId="77777777" w:rsidTr="00997DFF">
        <w:tc>
          <w:tcPr>
            <w:tcW w:w="1407" w:type="dxa"/>
            <w:tcBorders>
              <w:top w:val="nil"/>
              <w:left w:val="nil"/>
              <w:bottom w:val="nil"/>
              <w:right w:val="nil"/>
            </w:tcBorders>
            <w:vAlign w:val="bottom"/>
          </w:tcPr>
          <w:p w14:paraId="236D248B" w14:textId="77777777" w:rsidR="009F5B09" w:rsidRPr="00701D0B" w:rsidRDefault="009F5B09" w:rsidP="00997DFF">
            <w:pPr>
              <w:keepNext/>
              <w:spacing w:before="120" w:after="100" w:afterAutospacing="1" w:line="240" w:lineRule="atLeast"/>
              <w:rPr>
                <w:rFonts w:cs="Arial"/>
              </w:rPr>
            </w:pPr>
            <w:r w:rsidRPr="00701D0B">
              <w:rPr>
                <w:rFonts w:cs="Arial"/>
              </w:rPr>
              <w:t>Place:</w:t>
            </w:r>
          </w:p>
        </w:tc>
        <w:tc>
          <w:tcPr>
            <w:tcW w:w="3696" w:type="dxa"/>
            <w:tcBorders>
              <w:top w:val="single" w:sz="4" w:space="0" w:color="auto"/>
              <w:left w:val="nil"/>
              <w:bottom w:val="single" w:sz="4" w:space="0" w:color="auto"/>
              <w:right w:val="nil"/>
            </w:tcBorders>
            <w:vAlign w:val="bottom"/>
          </w:tcPr>
          <w:p w14:paraId="2D1F9CB9" w14:textId="2BB4CD6E" w:rsidR="009F5B09" w:rsidRPr="00701D0B" w:rsidRDefault="00254786" w:rsidP="00997DFF">
            <w:pPr>
              <w:keepNext/>
              <w:spacing w:before="120" w:after="100" w:afterAutospacing="1" w:line="240" w:lineRule="atLeast"/>
              <w:rPr>
                <w:rFonts w:cs="Arial"/>
              </w:rPr>
            </w:pPr>
            <w:r>
              <w:rPr>
                <w:rFonts w:cs="Arial"/>
              </w:rPr>
              <w:t>Stellenbosch</w:t>
            </w:r>
          </w:p>
        </w:tc>
        <w:tc>
          <w:tcPr>
            <w:tcW w:w="3923" w:type="dxa"/>
            <w:gridSpan w:val="2"/>
            <w:tcBorders>
              <w:top w:val="nil"/>
              <w:left w:val="nil"/>
              <w:bottom w:val="nil"/>
              <w:right w:val="nil"/>
            </w:tcBorders>
          </w:tcPr>
          <w:p w14:paraId="30CC2FD6" w14:textId="77777777" w:rsidR="009F5B09" w:rsidRPr="00701D0B" w:rsidRDefault="009F5B09" w:rsidP="00997DFF">
            <w:pPr>
              <w:keepNext/>
              <w:spacing w:before="120" w:after="100" w:afterAutospacing="1" w:line="240" w:lineRule="atLeast"/>
              <w:rPr>
                <w:rFonts w:cs="Arial"/>
              </w:rPr>
            </w:pPr>
          </w:p>
        </w:tc>
      </w:tr>
    </w:tbl>
    <w:p w14:paraId="492FA540" w14:textId="77777777" w:rsidR="000818D5" w:rsidRPr="00701D0B" w:rsidRDefault="000818D5" w:rsidP="000818D5">
      <w:pPr>
        <w:pStyle w:val="Clause2Sub"/>
        <w:numPr>
          <w:ilvl w:val="0"/>
          <w:numId w:val="0"/>
        </w:numPr>
        <w:ind w:left="1440" w:hanging="720"/>
        <w:rPr>
          <w:rFonts w:cs="Arial"/>
        </w:rPr>
      </w:pPr>
    </w:p>
    <w:p w14:paraId="3D80F4B5" w14:textId="7AC4DAB8" w:rsidR="000818D5" w:rsidRPr="00701D0B" w:rsidRDefault="00385916" w:rsidP="0007252A">
      <w:pPr>
        <w:pStyle w:val="xmsonormal"/>
        <w:keepNext/>
        <w:spacing w:before="360"/>
        <w:jc w:val="both"/>
        <w:rPr>
          <w:rFonts w:ascii="Arial" w:hAnsi="Arial" w:cs="Arial"/>
          <w:sz w:val="20"/>
          <w:szCs w:val="20"/>
        </w:rPr>
      </w:pPr>
      <w:r w:rsidRPr="00701D0B">
        <w:rPr>
          <w:rFonts w:ascii="Arial" w:hAnsi="Arial" w:cs="Arial"/>
          <w:b/>
          <w:bCs/>
          <w:color w:val="000000"/>
          <w:sz w:val="20"/>
          <w:szCs w:val="20"/>
        </w:rPr>
        <w:t>SERVICE PROVIDER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7"/>
        <w:gridCol w:w="3696"/>
        <w:gridCol w:w="3923"/>
      </w:tblGrid>
      <w:tr w:rsidR="000818D5" w:rsidRPr="00701D0B" w14:paraId="4D05AFD5" w14:textId="77777777" w:rsidTr="00C05F6A">
        <w:tc>
          <w:tcPr>
            <w:tcW w:w="1407" w:type="dxa"/>
            <w:tcBorders>
              <w:top w:val="nil"/>
              <w:left w:val="nil"/>
              <w:bottom w:val="nil"/>
              <w:right w:val="nil"/>
            </w:tcBorders>
          </w:tcPr>
          <w:p w14:paraId="1738889E" w14:textId="142FD289" w:rsidR="000818D5" w:rsidRPr="00701D0B" w:rsidRDefault="000818D5" w:rsidP="002E432F">
            <w:pPr>
              <w:keepNext/>
              <w:rPr>
                <w:rFonts w:cs="Arial"/>
              </w:rPr>
            </w:pPr>
            <w:r w:rsidRPr="00701D0B">
              <w:rPr>
                <w:rFonts w:cs="Arial"/>
              </w:rPr>
              <w:fldChar w:fldCharType="begin">
                <w:ffData>
                  <w:name w:val=""/>
                  <w:enabled/>
                  <w:calcOnExit w:val="0"/>
                  <w:textInput/>
                </w:ffData>
              </w:fldChar>
            </w:r>
            <w:r w:rsidRPr="00701D0B">
              <w:rPr>
                <w:rFonts w:cs="Arial"/>
              </w:rPr>
              <w:instrText xml:space="preserve"> FORMTEXT </w:instrText>
            </w:r>
            <w:r w:rsidRPr="00701D0B">
              <w:rPr>
                <w:rFonts w:cs="Arial"/>
              </w:rPr>
            </w:r>
            <w:r w:rsidRPr="00701D0B">
              <w:rPr>
                <w:rFonts w:cs="Arial"/>
              </w:rPr>
              <w:fldChar w:fldCharType="separate"/>
            </w:r>
            <w:r w:rsidRPr="00701D0B">
              <w:rPr>
                <w:rFonts w:cs="Arial"/>
                <w:noProof/>
              </w:rPr>
              <w:t> </w:t>
            </w:r>
            <w:r w:rsidRPr="00701D0B">
              <w:rPr>
                <w:rFonts w:cs="Arial"/>
                <w:noProof/>
              </w:rPr>
              <w:t> </w:t>
            </w:r>
            <w:r w:rsidRPr="00701D0B">
              <w:rPr>
                <w:rFonts w:cs="Arial"/>
                <w:noProof/>
              </w:rPr>
              <w:t> </w:t>
            </w:r>
            <w:r w:rsidRPr="00701D0B">
              <w:rPr>
                <w:rFonts w:cs="Arial"/>
                <w:noProof/>
              </w:rPr>
              <w:t> </w:t>
            </w:r>
            <w:r w:rsidRPr="00701D0B">
              <w:rPr>
                <w:rFonts w:cs="Arial"/>
                <w:noProof/>
              </w:rPr>
              <w:t> </w:t>
            </w:r>
            <w:r w:rsidRPr="00701D0B">
              <w:rPr>
                <w:rFonts w:cs="Arial"/>
              </w:rPr>
              <w:fldChar w:fldCharType="end"/>
            </w:r>
          </w:p>
        </w:tc>
        <w:tc>
          <w:tcPr>
            <w:tcW w:w="7619" w:type="dxa"/>
            <w:gridSpan w:val="2"/>
            <w:tcBorders>
              <w:top w:val="nil"/>
              <w:left w:val="nil"/>
              <w:bottom w:val="nil"/>
              <w:right w:val="nil"/>
            </w:tcBorders>
          </w:tcPr>
          <w:p w14:paraId="6EDDC619" w14:textId="3ACE3011" w:rsidR="000818D5" w:rsidRPr="00701D0B" w:rsidRDefault="000818D5" w:rsidP="002E432F">
            <w:pPr>
              <w:keepNext/>
              <w:rPr>
                <w:rFonts w:cs="Arial"/>
              </w:rPr>
            </w:pPr>
            <w:r w:rsidRPr="00701D0B">
              <w:rPr>
                <w:rFonts w:cs="Arial"/>
              </w:rPr>
              <w:fldChar w:fldCharType="begin">
                <w:ffData>
                  <w:name w:val=""/>
                  <w:enabled/>
                  <w:calcOnExit w:val="0"/>
                  <w:textInput/>
                </w:ffData>
              </w:fldChar>
            </w:r>
            <w:r w:rsidRPr="00701D0B">
              <w:rPr>
                <w:rFonts w:cs="Arial"/>
              </w:rPr>
              <w:instrText xml:space="preserve"> FORMTEXT </w:instrText>
            </w:r>
            <w:r w:rsidRPr="00701D0B">
              <w:rPr>
                <w:rFonts w:cs="Arial"/>
              </w:rPr>
            </w:r>
            <w:r w:rsidRPr="00701D0B">
              <w:rPr>
                <w:rFonts w:cs="Arial"/>
              </w:rPr>
              <w:fldChar w:fldCharType="separate"/>
            </w:r>
            <w:r w:rsidRPr="00701D0B">
              <w:rPr>
                <w:rFonts w:cs="Arial"/>
                <w:noProof/>
              </w:rPr>
              <w:t> </w:t>
            </w:r>
            <w:r w:rsidRPr="00701D0B">
              <w:rPr>
                <w:rFonts w:cs="Arial"/>
                <w:noProof/>
              </w:rPr>
              <w:t> </w:t>
            </w:r>
            <w:r w:rsidRPr="00701D0B">
              <w:rPr>
                <w:rFonts w:cs="Arial"/>
                <w:noProof/>
              </w:rPr>
              <w:t> </w:t>
            </w:r>
            <w:r w:rsidRPr="00701D0B">
              <w:rPr>
                <w:rFonts w:cs="Arial"/>
                <w:noProof/>
              </w:rPr>
              <w:t> </w:t>
            </w:r>
            <w:r w:rsidRPr="00701D0B">
              <w:rPr>
                <w:rFonts w:cs="Arial"/>
                <w:noProof/>
              </w:rPr>
              <w:t> </w:t>
            </w:r>
            <w:r w:rsidRPr="00701D0B">
              <w:rPr>
                <w:rFonts w:cs="Arial"/>
              </w:rPr>
              <w:fldChar w:fldCharType="end"/>
            </w:r>
          </w:p>
        </w:tc>
      </w:tr>
      <w:tr w:rsidR="000818D5" w:rsidRPr="00701D0B" w14:paraId="54F8110B" w14:textId="77777777" w:rsidTr="00C05F6A">
        <w:tc>
          <w:tcPr>
            <w:tcW w:w="1407" w:type="dxa"/>
            <w:tcBorders>
              <w:top w:val="nil"/>
              <w:left w:val="nil"/>
              <w:bottom w:val="nil"/>
              <w:right w:val="nil"/>
            </w:tcBorders>
            <w:vAlign w:val="bottom"/>
          </w:tcPr>
          <w:p w14:paraId="6E3756DE" w14:textId="77777777" w:rsidR="000818D5" w:rsidRPr="00701D0B" w:rsidRDefault="000818D5" w:rsidP="002E432F">
            <w:pPr>
              <w:keepNext/>
              <w:spacing w:before="360" w:after="100" w:afterAutospacing="1"/>
              <w:rPr>
                <w:rFonts w:cs="Arial"/>
                <w:b/>
              </w:rPr>
            </w:pPr>
            <w:r w:rsidRPr="00701D0B">
              <w:rPr>
                <w:rFonts w:cs="Arial"/>
              </w:rPr>
              <w:t>Signature:</w:t>
            </w:r>
          </w:p>
        </w:tc>
        <w:tc>
          <w:tcPr>
            <w:tcW w:w="3696" w:type="dxa"/>
            <w:tcBorders>
              <w:top w:val="nil"/>
              <w:left w:val="nil"/>
              <w:bottom w:val="single" w:sz="6" w:space="0" w:color="auto"/>
              <w:right w:val="nil"/>
            </w:tcBorders>
            <w:vAlign w:val="bottom"/>
          </w:tcPr>
          <w:p w14:paraId="5C0C7058" w14:textId="77777777" w:rsidR="000818D5" w:rsidRPr="00701D0B" w:rsidRDefault="000818D5" w:rsidP="002E432F">
            <w:pPr>
              <w:keepNext/>
              <w:spacing w:before="360" w:after="100" w:afterAutospacing="1"/>
              <w:rPr>
                <w:rFonts w:cs="Arial"/>
              </w:rPr>
            </w:pPr>
          </w:p>
        </w:tc>
        <w:tc>
          <w:tcPr>
            <w:tcW w:w="3923" w:type="dxa"/>
            <w:tcBorders>
              <w:top w:val="nil"/>
              <w:left w:val="nil"/>
              <w:bottom w:val="nil"/>
              <w:right w:val="nil"/>
            </w:tcBorders>
          </w:tcPr>
          <w:p w14:paraId="643EB6CF" w14:textId="77777777" w:rsidR="000818D5" w:rsidRPr="00701D0B" w:rsidRDefault="000818D5" w:rsidP="002E432F">
            <w:pPr>
              <w:keepNext/>
              <w:spacing w:before="360" w:after="100" w:afterAutospacing="1"/>
              <w:rPr>
                <w:rFonts w:cs="Arial"/>
              </w:rPr>
            </w:pPr>
          </w:p>
        </w:tc>
      </w:tr>
      <w:tr w:rsidR="000818D5" w:rsidRPr="00701D0B" w14:paraId="348AA2EF" w14:textId="77777777" w:rsidTr="00C05F6A">
        <w:tc>
          <w:tcPr>
            <w:tcW w:w="1407" w:type="dxa"/>
            <w:tcBorders>
              <w:top w:val="nil"/>
              <w:left w:val="nil"/>
              <w:bottom w:val="nil"/>
              <w:right w:val="nil"/>
            </w:tcBorders>
            <w:vAlign w:val="bottom"/>
          </w:tcPr>
          <w:p w14:paraId="4BB2B7C6" w14:textId="77777777" w:rsidR="000818D5" w:rsidRPr="00701D0B" w:rsidRDefault="000818D5" w:rsidP="002E432F">
            <w:pPr>
              <w:keepNext/>
              <w:spacing w:before="100" w:beforeAutospacing="1" w:after="100" w:afterAutospacing="1" w:line="240" w:lineRule="atLeast"/>
              <w:rPr>
                <w:rFonts w:cs="Arial"/>
                <w:i/>
              </w:rPr>
            </w:pPr>
          </w:p>
        </w:tc>
        <w:tc>
          <w:tcPr>
            <w:tcW w:w="7619" w:type="dxa"/>
            <w:gridSpan w:val="2"/>
            <w:tcBorders>
              <w:top w:val="nil"/>
              <w:left w:val="nil"/>
              <w:bottom w:val="nil"/>
              <w:right w:val="nil"/>
            </w:tcBorders>
            <w:vAlign w:val="bottom"/>
          </w:tcPr>
          <w:p w14:paraId="22410C89" w14:textId="39E226C7" w:rsidR="000818D5" w:rsidRPr="00701D0B" w:rsidRDefault="000818D5" w:rsidP="00546844">
            <w:pPr>
              <w:keepNext/>
              <w:spacing w:after="0" w:line="240" w:lineRule="atLeast"/>
              <w:ind w:left="-113"/>
              <w:rPr>
                <w:rFonts w:cs="Arial"/>
              </w:rPr>
            </w:pPr>
            <w:r w:rsidRPr="00701D0B">
              <w:rPr>
                <w:rFonts w:cs="Arial"/>
              </w:rPr>
              <w:fldChar w:fldCharType="begin">
                <w:ffData>
                  <w:name w:val=""/>
                  <w:enabled/>
                  <w:calcOnExit w:val="0"/>
                  <w:statusText w:type="text" w:val="Insert he or she for entity 3"/>
                  <w:textInput>
                    <w:default w:val="who warrants that he / she is duly authorised thereto"/>
                  </w:textInput>
                </w:ffData>
              </w:fldChar>
            </w:r>
            <w:r w:rsidRPr="00701D0B">
              <w:rPr>
                <w:rFonts w:cs="Arial"/>
              </w:rPr>
              <w:instrText xml:space="preserve"> FORMTEXT </w:instrText>
            </w:r>
            <w:r w:rsidRPr="00701D0B">
              <w:rPr>
                <w:rFonts w:cs="Arial"/>
              </w:rPr>
            </w:r>
            <w:r w:rsidRPr="00701D0B">
              <w:rPr>
                <w:rFonts w:cs="Arial"/>
              </w:rPr>
              <w:fldChar w:fldCharType="separate"/>
            </w:r>
            <w:ins w:id="1150" w:author="Werksmans" w:date="2025-09-24T22:32:00Z" w16du:dateUtc="2025-09-24T20:32:00Z">
              <w:r w:rsidR="00253ADF">
                <w:rPr>
                  <w:rFonts w:cs="Arial"/>
                  <w:noProof/>
                </w:rPr>
                <w:t>who warrants that he / she is duly authorised thereto</w:t>
              </w:r>
            </w:ins>
            <w:del w:id="1151" w:author="Werksmans" w:date="2025-09-24T21:42:00Z" w16du:dateUtc="2025-09-24T19:42:00Z">
              <w:r w:rsidR="00D70633" w:rsidRPr="00701D0B" w:rsidDel="00A41121">
                <w:rPr>
                  <w:rFonts w:cs="Arial"/>
                  <w:noProof/>
                </w:rPr>
                <w:delText xml:space="preserve"> </w:delText>
              </w:r>
              <w:r w:rsidRPr="00701D0B" w:rsidDel="00A41121">
                <w:rPr>
                  <w:rFonts w:cs="Arial"/>
                  <w:noProof/>
                </w:rPr>
                <w:delText>who warrants that he / she is duly authorised thereto</w:delText>
              </w:r>
            </w:del>
            <w:r w:rsidRPr="00701D0B">
              <w:rPr>
                <w:rFonts w:cs="Arial"/>
              </w:rPr>
              <w:fldChar w:fldCharType="end"/>
            </w:r>
          </w:p>
        </w:tc>
      </w:tr>
      <w:tr w:rsidR="000818D5" w:rsidRPr="00701D0B" w14:paraId="41B75FB2" w14:textId="77777777" w:rsidTr="00C05F6A">
        <w:tc>
          <w:tcPr>
            <w:tcW w:w="1407" w:type="dxa"/>
            <w:tcBorders>
              <w:top w:val="nil"/>
              <w:left w:val="nil"/>
              <w:bottom w:val="nil"/>
              <w:right w:val="nil"/>
            </w:tcBorders>
            <w:vAlign w:val="bottom"/>
          </w:tcPr>
          <w:p w14:paraId="45998962" w14:textId="77777777" w:rsidR="000818D5" w:rsidRPr="00701D0B" w:rsidRDefault="000818D5" w:rsidP="002E432F">
            <w:pPr>
              <w:keepNext/>
              <w:spacing w:before="240" w:after="100" w:afterAutospacing="1" w:line="240" w:lineRule="atLeast"/>
              <w:rPr>
                <w:rFonts w:cs="Arial"/>
              </w:rPr>
            </w:pPr>
            <w:r w:rsidRPr="00701D0B">
              <w:rPr>
                <w:rFonts w:cs="Arial"/>
              </w:rPr>
              <w:t>Name:</w:t>
            </w:r>
          </w:p>
        </w:tc>
        <w:tc>
          <w:tcPr>
            <w:tcW w:w="3696" w:type="dxa"/>
            <w:tcBorders>
              <w:top w:val="nil"/>
              <w:left w:val="nil"/>
              <w:bottom w:val="single" w:sz="4" w:space="0" w:color="auto"/>
              <w:right w:val="nil"/>
            </w:tcBorders>
            <w:vAlign w:val="bottom"/>
          </w:tcPr>
          <w:p w14:paraId="2E385749" w14:textId="77777777" w:rsidR="000818D5" w:rsidRPr="00701D0B" w:rsidRDefault="000818D5" w:rsidP="002E432F">
            <w:pPr>
              <w:keepNext/>
              <w:spacing w:before="240" w:after="100" w:afterAutospacing="1" w:line="240" w:lineRule="atLeast"/>
              <w:rPr>
                <w:rFonts w:cs="Arial"/>
              </w:rPr>
            </w:pPr>
          </w:p>
        </w:tc>
        <w:tc>
          <w:tcPr>
            <w:tcW w:w="3923" w:type="dxa"/>
            <w:tcBorders>
              <w:top w:val="nil"/>
              <w:left w:val="nil"/>
              <w:bottom w:val="nil"/>
              <w:right w:val="nil"/>
            </w:tcBorders>
          </w:tcPr>
          <w:p w14:paraId="42794776" w14:textId="77777777" w:rsidR="000818D5" w:rsidRPr="00701D0B" w:rsidRDefault="000818D5" w:rsidP="002E432F">
            <w:pPr>
              <w:keepNext/>
              <w:spacing w:before="240" w:after="100" w:afterAutospacing="1" w:line="240" w:lineRule="atLeast"/>
              <w:rPr>
                <w:rFonts w:cs="Arial"/>
              </w:rPr>
            </w:pPr>
          </w:p>
        </w:tc>
      </w:tr>
      <w:tr w:rsidR="000818D5" w:rsidRPr="00701D0B" w14:paraId="77541381" w14:textId="77777777" w:rsidTr="00C05F6A">
        <w:tc>
          <w:tcPr>
            <w:tcW w:w="1407" w:type="dxa"/>
            <w:tcBorders>
              <w:top w:val="nil"/>
              <w:left w:val="nil"/>
              <w:bottom w:val="nil"/>
              <w:right w:val="nil"/>
            </w:tcBorders>
            <w:vAlign w:val="bottom"/>
          </w:tcPr>
          <w:p w14:paraId="32DF03BC" w14:textId="77777777" w:rsidR="000818D5" w:rsidRPr="00701D0B" w:rsidRDefault="000818D5" w:rsidP="002E432F">
            <w:pPr>
              <w:keepNext/>
              <w:spacing w:before="120" w:after="100" w:afterAutospacing="1" w:line="240" w:lineRule="atLeast"/>
              <w:rPr>
                <w:rFonts w:cs="Arial"/>
              </w:rPr>
            </w:pPr>
            <w:r w:rsidRPr="00701D0B">
              <w:rPr>
                <w:rFonts w:cs="Arial"/>
              </w:rPr>
              <w:t>Date:</w:t>
            </w:r>
          </w:p>
        </w:tc>
        <w:tc>
          <w:tcPr>
            <w:tcW w:w="3696" w:type="dxa"/>
            <w:tcBorders>
              <w:top w:val="single" w:sz="4" w:space="0" w:color="auto"/>
              <w:left w:val="nil"/>
              <w:bottom w:val="single" w:sz="4" w:space="0" w:color="auto"/>
              <w:right w:val="nil"/>
            </w:tcBorders>
            <w:vAlign w:val="bottom"/>
          </w:tcPr>
          <w:p w14:paraId="309F157F" w14:textId="77777777" w:rsidR="000818D5" w:rsidRPr="00701D0B" w:rsidRDefault="000818D5" w:rsidP="002E432F">
            <w:pPr>
              <w:keepNext/>
              <w:spacing w:before="120" w:after="100" w:afterAutospacing="1" w:line="240" w:lineRule="atLeast"/>
              <w:rPr>
                <w:rFonts w:cs="Arial"/>
              </w:rPr>
            </w:pPr>
          </w:p>
        </w:tc>
        <w:tc>
          <w:tcPr>
            <w:tcW w:w="3923" w:type="dxa"/>
            <w:tcBorders>
              <w:top w:val="nil"/>
              <w:left w:val="nil"/>
              <w:bottom w:val="nil"/>
              <w:right w:val="nil"/>
            </w:tcBorders>
          </w:tcPr>
          <w:p w14:paraId="62086693" w14:textId="77777777" w:rsidR="000818D5" w:rsidRPr="00701D0B" w:rsidRDefault="000818D5" w:rsidP="002E432F">
            <w:pPr>
              <w:keepNext/>
              <w:spacing w:before="120" w:after="100" w:afterAutospacing="1" w:line="240" w:lineRule="atLeast"/>
              <w:rPr>
                <w:rFonts w:cs="Arial"/>
              </w:rPr>
            </w:pPr>
          </w:p>
        </w:tc>
      </w:tr>
      <w:tr w:rsidR="000818D5" w:rsidRPr="00701D0B" w14:paraId="0C837490" w14:textId="77777777" w:rsidTr="00C05F6A">
        <w:tc>
          <w:tcPr>
            <w:tcW w:w="1407" w:type="dxa"/>
            <w:tcBorders>
              <w:top w:val="nil"/>
              <w:left w:val="nil"/>
              <w:bottom w:val="nil"/>
              <w:right w:val="nil"/>
            </w:tcBorders>
            <w:vAlign w:val="bottom"/>
          </w:tcPr>
          <w:p w14:paraId="6F7D3099" w14:textId="77777777" w:rsidR="000818D5" w:rsidRPr="00701D0B" w:rsidRDefault="000818D5" w:rsidP="002E432F">
            <w:pPr>
              <w:keepNext/>
              <w:spacing w:before="120" w:after="100" w:afterAutospacing="1" w:line="240" w:lineRule="atLeast"/>
              <w:rPr>
                <w:rFonts w:cs="Arial"/>
              </w:rPr>
            </w:pPr>
            <w:r w:rsidRPr="00701D0B">
              <w:rPr>
                <w:rFonts w:cs="Arial"/>
              </w:rPr>
              <w:t>Place:</w:t>
            </w:r>
          </w:p>
        </w:tc>
        <w:tc>
          <w:tcPr>
            <w:tcW w:w="3696" w:type="dxa"/>
            <w:tcBorders>
              <w:top w:val="single" w:sz="4" w:space="0" w:color="auto"/>
              <w:left w:val="nil"/>
              <w:bottom w:val="single" w:sz="4" w:space="0" w:color="auto"/>
              <w:right w:val="nil"/>
            </w:tcBorders>
            <w:vAlign w:val="bottom"/>
          </w:tcPr>
          <w:p w14:paraId="30BE5DC9" w14:textId="77777777" w:rsidR="000818D5" w:rsidRPr="00701D0B" w:rsidRDefault="000818D5" w:rsidP="002E432F">
            <w:pPr>
              <w:keepNext/>
              <w:spacing w:before="120" w:after="100" w:afterAutospacing="1" w:line="240" w:lineRule="atLeast"/>
              <w:rPr>
                <w:rFonts w:cs="Arial"/>
              </w:rPr>
            </w:pPr>
          </w:p>
        </w:tc>
        <w:tc>
          <w:tcPr>
            <w:tcW w:w="3923" w:type="dxa"/>
            <w:tcBorders>
              <w:top w:val="nil"/>
              <w:left w:val="nil"/>
              <w:bottom w:val="nil"/>
              <w:right w:val="nil"/>
            </w:tcBorders>
          </w:tcPr>
          <w:p w14:paraId="1220B9C5" w14:textId="77777777" w:rsidR="000818D5" w:rsidRPr="00701D0B" w:rsidRDefault="000818D5" w:rsidP="002E432F">
            <w:pPr>
              <w:keepNext/>
              <w:spacing w:before="120" w:after="100" w:afterAutospacing="1" w:line="240" w:lineRule="atLeast"/>
              <w:rPr>
                <w:rFonts w:cs="Arial"/>
              </w:rPr>
            </w:pPr>
          </w:p>
        </w:tc>
      </w:tr>
    </w:tbl>
    <w:p w14:paraId="6A928DFE" w14:textId="77777777" w:rsidR="00E5539E" w:rsidRPr="00701D0B" w:rsidRDefault="00E5539E" w:rsidP="00EA4DBA">
      <w:pPr>
        <w:pStyle w:val="Clause1Head"/>
        <w:numPr>
          <w:ilvl w:val="0"/>
          <w:numId w:val="0"/>
        </w:numPr>
        <w:ind w:left="720"/>
        <w:jc w:val="right"/>
        <w:rPr>
          <w:rFonts w:cs="Arial"/>
          <w:b w:val="0"/>
          <w:bCs/>
        </w:rPr>
      </w:pPr>
    </w:p>
    <w:p w14:paraId="2C56B72B" w14:textId="77777777" w:rsidR="00A10A2C" w:rsidRPr="00701D0B" w:rsidRDefault="00A10A2C" w:rsidP="00EA4DBA">
      <w:pPr>
        <w:pStyle w:val="Clause1Head"/>
        <w:numPr>
          <w:ilvl w:val="0"/>
          <w:numId w:val="0"/>
        </w:numPr>
        <w:ind w:left="720"/>
        <w:jc w:val="right"/>
        <w:rPr>
          <w:rFonts w:cs="Arial"/>
          <w:b w:val="0"/>
          <w:bCs/>
        </w:rPr>
        <w:sectPr w:rsidR="00A10A2C" w:rsidRPr="00701D0B" w:rsidSect="00E5539E">
          <w:headerReference w:type="default" r:id="rId18"/>
          <w:footerReference w:type="first" r:id="rId19"/>
          <w:pgSz w:w="11906" w:h="16838"/>
          <w:pgMar w:top="1440" w:right="1440" w:bottom="1440" w:left="1440" w:header="708" w:footer="708" w:gutter="0"/>
          <w:cols w:space="708"/>
          <w:docGrid w:linePitch="360"/>
        </w:sectPr>
      </w:pPr>
    </w:p>
    <w:p w14:paraId="15BDA6FE" w14:textId="77777777" w:rsidR="00A10A2C" w:rsidRPr="00701D0B" w:rsidRDefault="00A10A2C" w:rsidP="00A10A2C">
      <w:pPr>
        <w:spacing w:after="200" w:line="276" w:lineRule="auto"/>
        <w:jc w:val="left"/>
        <w:rPr>
          <w:rFonts w:cs="Arial"/>
          <w:b/>
          <w:highlight w:val="lightGray"/>
        </w:rPr>
      </w:pPr>
    </w:p>
    <w:p w14:paraId="27BC24DC" w14:textId="33344A02" w:rsidR="00A10A2C" w:rsidRPr="00701D0B" w:rsidRDefault="00A10A2C" w:rsidP="00A10A2C">
      <w:pPr>
        <w:pStyle w:val="Clause1Head"/>
        <w:numPr>
          <w:ilvl w:val="0"/>
          <w:numId w:val="0"/>
        </w:numPr>
        <w:ind w:left="720"/>
        <w:jc w:val="right"/>
        <w:rPr>
          <w:rFonts w:cs="Arial"/>
        </w:rPr>
      </w:pPr>
      <w:bookmarkStart w:id="1152" w:name="_Toc157416525"/>
      <w:bookmarkStart w:id="1153" w:name="_Toc157607957"/>
      <w:bookmarkStart w:id="1154" w:name="_Toc157608003"/>
      <w:bookmarkStart w:id="1155" w:name="_Toc157608049"/>
      <w:bookmarkStart w:id="1156" w:name="_Toc158634656"/>
      <w:bookmarkStart w:id="1157" w:name="_Toc209645602"/>
      <w:r w:rsidRPr="00701D0B">
        <w:rPr>
          <w:rFonts w:cs="Arial"/>
        </w:rPr>
        <w:t>ANNEXURE A - CHANGE REQUEST</w:t>
      </w:r>
      <w:bookmarkEnd w:id="1152"/>
      <w:bookmarkEnd w:id="1153"/>
      <w:bookmarkEnd w:id="1154"/>
      <w:bookmarkEnd w:id="1155"/>
      <w:bookmarkEnd w:id="1156"/>
      <w:bookmarkEnd w:id="11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2"/>
        <w:gridCol w:w="4816"/>
      </w:tblGrid>
      <w:tr w:rsidR="00A10A2C" w:rsidRPr="00701D0B" w14:paraId="37FCB6BE" w14:textId="77777777" w:rsidTr="0034234A">
        <w:trPr>
          <w:trHeight w:val="479"/>
        </w:trPr>
        <w:tc>
          <w:tcPr>
            <w:tcW w:w="10070" w:type="dxa"/>
            <w:gridSpan w:val="2"/>
            <w:shd w:val="clear" w:color="auto" w:fill="17365D" w:themeFill="text2" w:themeFillShade="BF"/>
            <w:vAlign w:val="center"/>
          </w:tcPr>
          <w:p w14:paraId="77DEC371" w14:textId="77777777" w:rsidR="00A10A2C" w:rsidRPr="00701D0B" w:rsidRDefault="00A10A2C" w:rsidP="0034234A">
            <w:pPr>
              <w:widowControl w:val="0"/>
              <w:autoSpaceDE w:val="0"/>
              <w:autoSpaceDN w:val="0"/>
              <w:adjustRightInd w:val="0"/>
              <w:jc w:val="center"/>
              <w:rPr>
                <w:rFonts w:eastAsia="Arial MT" w:cs="Arial"/>
                <w:b/>
                <w:bCs/>
                <w:color w:val="FFFFFF" w:themeColor="background1"/>
              </w:rPr>
            </w:pPr>
            <w:r w:rsidRPr="00701D0B">
              <w:rPr>
                <w:rFonts w:eastAsia="Arial MT" w:cs="Arial"/>
                <w:b/>
                <w:bCs/>
                <w:color w:val="FFFFFF" w:themeColor="background1"/>
              </w:rPr>
              <w:t>Project Details</w:t>
            </w:r>
          </w:p>
        </w:tc>
      </w:tr>
      <w:tr w:rsidR="00A10A2C" w:rsidRPr="00701D0B" w14:paraId="31DE090C" w14:textId="77777777" w:rsidTr="0034234A">
        <w:trPr>
          <w:trHeight w:val="1123"/>
        </w:trPr>
        <w:tc>
          <w:tcPr>
            <w:tcW w:w="10070" w:type="dxa"/>
            <w:gridSpan w:val="2"/>
          </w:tcPr>
          <w:p w14:paraId="74FB780D" w14:textId="77777777" w:rsidR="00A10A2C" w:rsidRPr="00701D0B" w:rsidRDefault="00A10A2C" w:rsidP="0034234A">
            <w:pPr>
              <w:widowControl w:val="0"/>
              <w:autoSpaceDE w:val="0"/>
              <w:autoSpaceDN w:val="0"/>
              <w:adjustRightInd w:val="0"/>
              <w:rPr>
                <w:rFonts w:eastAsia="Arial MT" w:cs="Arial"/>
                <w:b/>
                <w:bCs/>
              </w:rPr>
            </w:pPr>
            <w:r w:rsidRPr="00701D0B">
              <w:rPr>
                <w:rFonts w:eastAsia="Arial MT" w:cs="Arial"/>
                <w:b/>
                <w:bCs/>
              </w:rPr>
              <w:t>Project Name:</w:t>
            </w:r>
          </w:p>
          <w:p w14:paraId="6E39938A" w14:textId="77777777" w:rsidR="00A10A2C" w:rsidRPr="00701D0B" w:rsidRDefault="00A10A2C" w:rsidP="0034234A">
            <w:pPr>
              <w:widowControl w:val="0"/>
              <w:autoSpaceDE w:val="0"/>
              <w:autoSpaceDN w:val="0"/>
              <w:adjustRightInd w:val="0"/>
              <w:rPr>
                <w:rFonts w:eastAsia="Arial MT" w:cs="Arial"/>
                <w:i/>
                <w:iCs/>
              </w:rPr>
            </w:pPr>
            <w:r w:rsidRPr="00701D0B">
              <w:rPr>
                <w:rFonts w:eastAsia="Arial MT" w:cs="Arial"/>
                <w:i/>
                <w:iCs/>
              </w:rPr>
              <w:t>[Enter the project name and reference ID]</w:t>
            </w:r>
          </w:p>
        </w:tc>
      </w:tr>
      <w:tr w:rsidR="00A10A2C" w:rsidRPr="00701D0B" w14:paraId="1B32D856" w14:textId="77777777" w:rsidTr="0034234A">
        <w:trPr>
          <w:trHeight w:val="1564"/>
        </w:trPr>
        <w:tc>
          <w:tcPr>
            <w:tcW w:w="5035" w:type="dxa"/>
          </w:tcPr>
          <w:p w14:paraId="2E0DEB33" w14:textId="77777777" w:rsidR="00A10A2C" w:rsidRPr="00701D0B" w:rsidRDefault="00A10A2C" w:rsidP="0034234A">
            <w:pPr>
              <w:widowControl w:val="0"/>
              <w:autoSpaceDE w:val="0"/>
              <w:autoSpaceDN w:val="0"/>
              <w:adjustRightInd w:val="0"/>
              <w:rPr>
                <w:rFonts w:eastAsia="Arial MT" w:cs="Arial"/>
                <w:b/>
                <w:bCs/>
              </w:rPr>
            </w:pPr>
            <w:r w:rsidRPr="00701D0B">
              <w:rPr>
                <w:rFonts w:eastAsia="Arial MT" w:cs="Arial"/>
                <w:b/>
                <w:bCs/>
              </w:rPr>
              <w:t xml:space="preserve">Request #: </w:t>
            </w:r>
          </w:p>
          <w:p w14:paraId="6704D532" w14:textId="77777777" w:rsidR="00A10A2C" w:rsidRPr="00701D0B" w:rsidRDefault="00A10A2C" w:rsidP="0034234A">
            <w:pPr>
              <w:widowControl w:val="0"/>
              <w:autoSpaceDE w:val="0"/>
              <w:autoSpaceDN w:val="0"/>
              <w:adjustRightInd w:val="0"/>
              <w:rPr>
                <w:rFonts w:eastAsia="Arial MT" w:cs="Arial"/>
                <w:b/>
                <w:bCs/>
              </w:rPr>
            </w:pPr>
            <w:r w:rsidRPr="00701D0B">
              <w:rPr>
                <w:rFonts w:eastAsia="Arial MT" w:cs="Arial"/>
                <w:i/>
                <w:iCs/>
              </w:rPr>
              <w:t xml:space="preserve">[Unique identifier for this change] </w:t>
            </w:r>
          </w:p>
        </w:tc>
        <w:tc>
          <w:tcPr>
            <w:tcW w:w="5035" w:type="dxa"/>
          </w:tcPr>
          <w:p w14:paraId="3F73DEEB" w14:textId="77777777" w:rsidR="00A10A2C" w:rsidRPr="00701D0B" w:rsidRDefault="00A10A2C" w:rsidP="0034234A">
            <w:pPr>
              <w:widowControl w:val="0"/>
              <w:autoSpaceDE w:val="0"/>
              <w:autoSpaceDN w:val="0"/>
              <w:adjustRightInd w:val="0"/>
              <w:rPr>
                <w:rFonts w:eastAsia="Arial MT" w:cs="Arial"/>
                <w:b/>
                <w:bCs/>
              </w:rPr>
            </w:pPr>
            <w:r w:rsidRPr="00701D0B">
              <w:rPr>
                <w:rFonts w:eastAsia="Arial MT" w:cs="Arial"/>
                <w:b/>
                <w:bCs/>
              </w:rPr>
              <w:t xml:space="preserve">Date of Request: </w:t>
            </w:r>
          </w:p>
          <w:p w14:paraId="5B3BAB98" w14:textId="77777777" w:rsidR="00A10A2C" w:rsidRPr="00701D0B" w:rsidRDefault="00A10A2C" w:rsidP="0034234A">
            <w:pPr>
              <w:widowControl w:val="0"/>
              <w:autoSpaceDE w:val="0"/>
              <w:autoSpaceDN w:val="0"/>
              <w:adjustRightInd w:val="0"/>
              <w:rPr>
                <w:rFonts w:eastAsia="Arial MT" w:cs="Arial"/>
                <w:b/>
                <w:bCs/>
              </w:rPr>
            </w:pPr>
            <w:r w:rsidRPr="00701D0B">
              <w:rPr>
                <w:rFonts w:eastAsia="Arial MT" w:cs="Arial"/>
                <w:i/>
                <w:iCs/>
              </w:rPr>
              <w:t>[Enter date of this change request]</w:t>
            </w:r>
          </w:p>
        </w:tc>
      </w:tr>
      <w:tr w:rsidR="00A10A2C" w:rsidRPr="00701D0B" w14:paraId="31293597" w14:textId="77777777" w:rsidTr="0034234A">
        <w:trPr>
          <w:trHeight w:val="1545"/>
        </w:trPr>
        <w:tc>
          <w:tcPr>
            <w:tcW w:w="10070" w:type="dxa"/>
            <w:gridSpan w:val="2"/>
          </w:tcPr>
          <w:p w14:paraId="08A22739" w14:textId="77777777" w:rsidR="00A10A2C" w:rsidRPr="00701D0B" w:rsidRDefault="00A10A2C" w:rsidP="0034234A">
            <w:pPr>
              <w:widowControl w:val="0"/>
              <w:autoSpaceDE w:val="0"/>
              <w:autoSpaceDN w:val="0"/>
              <w:adjustRightInd w:val="0"/>
              <w:rPr>
                <w:rFonts w:eastAsia="Arial MT" w:cs="Arial"/>
                <w:b/>
                <w:bCs/>
              </w:rPr>
            </w:pPr>
            <w:r w:rsidRPr="00701D0B">
              <w:rPr>
                <w:rFonts w:eastAsia="Arial MT" w:cs="Arial"/>
                <w:b/>
                <w:bCs/>
              </w:rPr>
              <w:t>Requested By:</w:t>
            </w:r>
          </w:p>
          <w:p w14:paraId="4FC7703A" w14:textId="77777777" w:rsidR="00A10A2C" w:rsidRPr="00701D0B" w:rsidRDefault="00A10A2C" w:rsidP="0034234A">
            <w:pPr>
              <w:widowControl w:val="0"/>
              <w:autoSpaceDE w:val="0"/>
              <w:autoSpaceDN w:val="0"/>
              <w:adjustRightInd w:val="0"/>
              <w:rPr>
                <w:rFonts w:eastAsia="Arial MT" w:cs="Arial"/>
                <w:b/>
                <w:bCs/>
              </w:rPr>
            </w:pPr>
            <w:r w:rsidRPr="00701D0B">
              <w:rPr>
                <w:rFonts w:eastAsia="Arial MT" w:cs="Arial"/>
                <w:i/>
                <w:iCs/>
              </w:rPr>
              <w:t>[Person requesting the change]</w:t>
            </w:r>
            <w:r w:rsidRPr="00701D0B">
              <w:rPr>
                <w:rFonts w:eastAsia="Arial MT" w:cs="Arial"/>
                <w:b/>
                <w:bCs/>
              </w:rPr>
              <w:t xml:space="preserve"> </w:t>
            </w:r>
          </w:p>
        </w:tc>
      </w:tr>
      <w:tr w:rsidR="00A10A2C" w:rsidRPr="00701D0B" w14:paraId="4B017494" w14:textId="77777777" w:rsidTr="0034234A">
        <w:trPr>
          <w:trHeight w:val="394"/>
        </w:trPr>
        <w:tc>
          <w:tcPr>
            <w:tcW w:w="10070" w:type="dxa"/>
            <w:gridSpan w:val="2"/>
            <w:shd w:val="clear" w:color="auto" w:fill="17365D" w:themeFill="text2" w:themeFillShade="BF"/>
          </w:tcPr>
          <w:p w14:paraId="14F9B780" w14:textId="77777777" w:rsidR="00A10A2C" w:rsidRPr="00701D0B" w:rsidRDefault="00A10A2C" w:rsidP="0034234A">
            <w:pPr>
              <w:widowControl w:val="0"/>
              <w:autoSpaceDE w:val="0"/>
              <w:autoSpaceDN w:val="0"/>
              <w:adjustRightInd w:val="0"/>
              <w:jc w:val="center"/>
              <w:rPr>
                <w:rFonts w:eastAsia="Arial MT" w:cs="Arial"/>
                <w:b/>
                <w:bCs/>
              </w:rPr>
            </w:pPr>
            <w:r w:rsidRPr="00701D0B">
              <w:rPr>
                <w:rFonts w:eastAsia="Arial MT" w:cs="Arial"/>
                <w:b/>
                <w:bCs/>
                <w:color w:val="FFFFFF" w:themeColor="background1"/>
              </w:rPr>
              <w:t>Request</w:t>
            </w:r>
            <w:r w:rsidRPr="00701D0B">
              <w:rPr>
                <w:rFonts w:eastAsia="Arial MT" w:cs="Arial"/>
                <w:b/>
                <w:bCs/>
              </w:rPr>
              <w:t xml:space="preserve"> </w:t>
            </w:r>
            <w:r w:rsidRPr="00701D0B">
              <w:rPr>
                <w:rFonts w:eastAsia="Arial MT" w:cs="Arial"/>
                <w:b/>
                <w:bCs/>
                <w:color w:val="FFFFFF" w:themeColor="background1"/>
              </w:rPr>
              <w:t>Description:</w:t>
            </w:r>
          </w:p>
        </w:tc>
      </w:tr>
      <w:tr w:rsidR="00A10A2C" w:rsidRPr="00701D0B" w14:paraId="2CB56AB9" w14:textId="77777777" w:rsidTr="0034234A">
        <w:trPr>
          <w:trHeight w:val="2126"/>
        </w:trPr>
        <w:tc>
          <w:tcPr>
            <w:tcW w:w="10070" w:type="dxa"/>
            <w:gridSpan w:val="2"/>
          </w:tcPr>
          <w:p w14:paraId="11E22BC2" w14:textId="0F84D560" w:rsidR="00A10A2C" w:rsidRPr="00701D0B" w:rsidRDefault="00A10A2C" w:rsidP="0034234A">
            <w:pPr>
              <w:widowControl w:val="0"/>
              <w:autoSpaceDE w:val="0"/>
              <w:autoSpaceDN w:val="0"/>
              <w:adjustRightInd w:val="0"/>
              <w:rPr>
                <w:rFonts w:eastAsia="Arial MT" w:cs="Arial"/>
                <w:i/>
                <w:iCs/>
              </w:rPr>
            </w:pPr>
            <w:r w:rsidRPr="00701D0B">
              <w:rPr>
                <w:rFonts w:eastAsia="Arial MT" w:cs="Arial"/>
                <w:i/>
                <w:iCs/>
              </w:rPr>
              <w:t xml:space="preserve">[Describe the change being requested. Be as specific as possible. If appropriate include technical details, diagrams, and a ‘before and after’ description. Include the reference IDs of impacted </w:t>
            </w:r>
            <w:hyperlink r:id="rId20" w:anchor="product-description" w:history="1">
              <w:r w:rsidRPr="00701D0B">
                <w:rPr>
                  <w:rFonts w:eastAsia="Arial MT" w:cs="Arial"/>
                  <w:i/>
                  <w:iCs/>
                </w:rPr>
                <w:t>p</w:t>
              </w:r>
              <w:r w:rsidRPr="00701D0B">
                <w:rPr>
                  <w:rFonts w:eastAsia="Arial MT" w:cs="Arial"/>
                  <w:i/>
                  <w:iCs/>
                  <w:u w:val="single"/>
                </w:rPr>
                <w:t>roduct descriptions</w:t>
              </w:r>
            </w:hyperlink>
            <w:r w:rsidRPr="00701D0B">
              <w:rPr>
                <w:rFonts w:eastAsia="Arial MT" w:cs="Arial"/>
                <w:i/>
                <w:iCs/>
              </w:rPr>
              <w:t xml:space="preserve">.] </w:t>
            </w:r>
          </w:p>
        </w:tc>
      </w:tr>
      <w:tr w:rsidR="00A10A2C" w:rsidRPr="00701D0B" w14:paraId="1D02CE09" w14:textId="77777777" w:rsidTr="0034234A">
        <w:trPr>
          <w:trHeight w:val="422"/>
        </w:trPr>
        <w:tc>
          <w:tcPr>
            <w:tcW w:w="10070" w:type="dxa"/>
            <w:gridSpan w:val="2"/>
            <w:shd w:val="clear" w:color="auto" w:fill="17365D" w:themeFill="text2" w:themeFillShade="BF"/>
            <w:vAlign w:val="center"/>
          </w:tcPr>
          <w:p w14:paraId="46CC0C5B" w14:textId="77777777" w:rsidR="00A10A2C" w:rsidRPr="00701D0B" w:rsidRDefault="00A10A2C" w:rsidP="0034234A">
            <w:pPr>
              <w:widowControl w:val="0"/>
              <w:autoSpaceDE w:val="0"/>
              <w:autoSpaceDN w:val="0"/>
              <w:adjustRightInd w:val="0"/>
              <w:jc w:val="center"/>
              <w:rPr>
                <w:rFonts w:eastAsia="Arial MT" w:cs="Arial"/>
                <w:b/>
                <w:bCs/>
                <w:iCs/>
              </w:rPr>
            </w:pPr>
            <w:r w:rsidRPr="00701D0B">
              <w:rPr>
                <w:rFonts w:eastAsia="Arial MT" w:cs="Arial"/>
                <w:b/>
                <w:bCs/>
                <w:iCs/>
                <w:color w:val="FFFFFF" w:themeColor="background1"/>
              </w:rPr>
              <w:t>Reasons for this Change Request:</w:t>
            </w:r>
          </w:p>
        </w:tc>
      </w:tr>
      <w:tr w:rsidR="00A10A2C" w:rsidRPr="00701D0B" w14:paraId="12EAAD51" w14:textId="77777777" w:rsidTr="0034234A">
        <w:trPr>
          <w:trHeight w:val="2415"/>
        </w:trPr>
        <w:tc>
          <w:tcPr>
            <w:tcW w:w="10070" w:type="dxa"/>
            <w:gridSpan w:val="2"/>
          </w:tcPr>
          <w:p w14:paraId="0FA6F3FB" w14:textId="37D84B44" w:rsidR="00A10A2C" w:rsidRPr="00701D0B" w:rsidRDefault="00A10A2C" w:rsidP="0034234A">
            <w:pPr>
              <w:widowControl w:val="0"/>
              <w:autoSpaceDE w:val="0"/>
              <w:autoSpaceDN w:val="0"/>
              <w:adjustRightInd w:val="0"/>
              <w:rPr>
                <w:rFonts w:eastAsia="Arial MT" w:cs="Arial"/>
                <w:i/>
                <w:iCs/>
              </w:rPr>
            </w:pPr>
            <w:r w:rsidRPr="00701D0B">
              <w:rPr>
                <w:rFonts w:eastAsia="Arial MT" w:cs="Arial"/>
                <w:i/>
                <w:iCs/>
              </w:rPr>
              <w:t xml:space="preserve">[Describe the reasons and purpose of this request (what is the business or technical driver). Explain the impact of the change request on the </w:t>
            </w:r>
            <w:hyperlink r:id="rId21" w:history="1">
              <w:r w:rsidRPr="00701D0B">
                <w:rPr>
                  <w:rFonts w:eastAsia="Arial MT" w:cs="Arial"/>
                  <w:i/>
                  <w:iCs/>
                </w:rPr>
                <w:t>b</w:t>
              </w:r>
              <w:r w:rsidRPr="00701D0B">
                <w:rPr>
                  <w:rFonts w:eastAsia="Arial MT" w:cs="Arial"/>
                  <w:i/>
                  <w:iCs/>
                  <w:u w:val="single"/>
                </w:rPr>
                <w:t>usiness case</w:t>
              </w:r>
            </w:hyperlink>
            <w:r w:rsidRPr="00701D0B">
              <w:rPr>
                <w:rFonts w:eastAsia="Arial MT" w:cs="Arial"/>
                <w:i/>
                <w:iCs/>
                <w:u w:val="single"/>
              </w:rPr>
              <w:t>,</w:t>
            </w:r>
            <w:r w:rsidRPr="00701D0B">
              <w:rPr>
                <w:rFonts w:eastAsia="Arial MT" w:cs="Arial"/>
                <w:i/>
                <w:iCs/>
              </w:rPr>
              <w:t xml:space="preserve"> for example the change may be required to manage a </w:t>
            </w:r>
            <w:hyperlink r:id="rId22" w:anchor="risk" w:history="1">
              <w:r w:rsidRPr="00701D0B">
                <w:rPr>
                  <w:rFonts w:eastAsia="Arial MT" w:cs="Arial"/>
                  <w:i/>
                  <w:iCs/>
                  <w:u w:val="single"/>
                </w:rPr>
                <w:t>risk</w:t>
              </w:r>
            </w:hyperlink>
            <w:r w:rsidRPr="00701D0B">
              <w:rPr>
                <w:rFonts w:eastAsia="Arial MT" w:cs="Arial"/>
                <w:i/>
                <w:iCs/>
              </w:rPr>
              <w:t xml:space="preserve"> that if realized could prevent the project realizing a key business </w:t>
            </w:r>
            <w:hyperlink r:id="rId23" w:anchor="benefit" w:history="1">
              <w:r w:rsidRPr="00701D0B">
                <w:rPr>
                  <w:rFonts w:eastAsia="Arial MT" w:cs="Arial"/>
                  <w:i/>
                  <w:iCs/>
                  <w:u w:val="single"/>
                </w:rPr>
                <w:t>benefit</w:t>
              </w:r>
            </w:hyperlink>
            <w:r w:rsidRPr="00701D0B">
              <w:rPr>
                <w:rFonts w:eastAsia="Arial MT" w:cs="Arial"/>
                <w:i/>
                <w:iCs/>
              </w:rPr>
              <w:t>]</w:t>
            </w:r>
          </w:p>
        </w:tc>
      </w:tr>
      <w:tr w:rsidR="00A10A2C" w:rsidRPr="00701D0B" w14:paraId="5391EFF7" w14:textId="77777777" w:rsidTr="0034234A">
        <w:trPr>
          <w:trHeight w:val="535"/>
        </w:trPr>
        <w:tc>
          <w:tcPr>
            <w:tcW w:w="10070" w:type="dxa"/>
            <w:gridSpan w:val="2"/>
            <w:shd w:val="clear" w:color="auto" w:fill="17365D" w:themeFill="text2" w:themeFillShade="BF"/>
            <w:vAlign w:val="center"/>
          </w:tcPr>
          <w:p w14:paraId="5007BAB1" w14:textId="77777777" w:rsidR="00A10A2C" w:rsidRPr="00701D0B" w:rsidRDefault="00A10A2C" w:rsidP="0034234A">
            <w:pPr>
              <w:keepNext/>
              <w:keepLines/>
              <w:widowControl w:val="0"/>
              <w:autoSpaceDE w:val="0"/>
              <w:autoSpaceDN w:val="0"/>
              <w:adjustRightInd w:val="0"/>
              <w:jc w:val="center"/>
              <w:rPr>
                <w:rFonts w:eastAsia="Arial MT" w:cs="Arial"/>
                <w:b/>
                <w:bCs/>
                <w:color w:val="FFFFFF" w:themeColor="background1"/>
              </w:rPr>
            </w:pPr>
            <w:r w:rsidRPr="00701D0B">
              <w:rPr>
                <w:rFonts w:eastAsia="Arial MT" w:cs="Arial"/>
                <w:b/>
                <w:bCs/>
                <w:color w:val="FFFFFF" w:themeColor="background1"/>
              </w:rPr>
              <w:lastRenderedPageBreak/>
              <w:t>Options considered to implement the change:</w:t>
            </w:r>
          </w:p>
        </w:tc>
      </w:tr>
      <w:tr w:rsidR="00A10A2C" w:rsidRPr="00701D0B" w14:paraId="6E2DFC0B" w14:textId="77777777" w:rsidTr="0034234A">
        <w:trPr>
          <w:trHeight w:val="2309"/>
        </w:trPr>
        <w:tc>
          <w:tcPr>
            <w:tcW w:w="10070" w:type="dxa"/>
            <w:gridSpan w:val="2"/>
          </w:tcPr>
          <w:p w14:paraId="20AFC481" w14:textId="77777777" w:rsidR="00A10A2C" w:rsidRPr="00701D0B" w:rsidRDefault="00A10A2C" w:rsidP="0034234A">
            <w:pPr>
              <w:keepNext/>
              <w:keepLines/>
              <w:widowControl w:val="0"/>
              <w:autoSpaceDE w:val="0"/>
              <w:autoSpaceDN w:val="0"/>
              <w:adjustRightInd w:val="0"/>
              <w:rPr>
                <w:rFonts w:eastAsia="Arial MT" w:cs="Arial"/>
                <w:i/>
                <w:iCs/>
              </w:rPr>
            </w:pPr>
            <w:r w:rsidRPr="00701D0B">
              <w:rPr>
                <w:rFonts w:eastAsia="Arial MT" w:cs="Arial"/>
                <w:i/>
                <w:iCs/>
              </w:rPr>
              <w:t xml:space="preserve">[Document the options that have been considered and reviewed by the team] </w:t>
            </w:r>
          </w:p>
          <w:p w14:paraId="12124050" w14:textId="77777777" w:rsidR="00A10A2C" w:rsidRPr="00701D0B" w:rsidRDefault="00A10A2C" w:rsidP="0034234A">
            <w:pPr>
              <w:keepNext/>
              <w:keepLines/>
              <w:widowControl w:val="0"/>
              <w:autoSpaceDE w:val="0"/>
              <w:autoSpaceDN w:val="0"/>
              <w:adjustRightInd w:val="0"/>
              <w:rPr>
                <w:rFonts w:eastAsia="Arial MT" w:cs="Arial"/>
                <w:i/>
                <w:iCs/>
              </w:rPr>
            </w:pPr>
          </w:p>
          <w:p w14:paraId="613A006C" w14:textId="77777777" w:rsidR="00A10A2C" w:rsidRPr="00701D0B" w:rsidRDefault="00A10A2C" w:rsidP="0034234A">
            <w:pPr>
              <w:keepNext/>
              <w:keepLines/>
              <w:widowControl w:val="0"/>
              <w:autoSpaceDE w:val="0"/>
              <w:autoSpaceDN w:val="0"/>
              <w:adjustRightInd w:val="0"/>
              <w:rPr>
                <w:rFonts w:eastAsia="Arial MT" w:cs="Arial"/>
                <w:i/>
                <w:iCs/>
              </w:rPr>
            </w:pPr>
          </w:p>
          <w:p w14:paraId="092F1464" w14:textId="77777777" w:rsidR="00A10A2C" w:rsidRPr="00701D0B" w:rsidRDefault="00A10A2C" w:rsidP="0034234A">
            <w:pPr>
              <w:keepNext/>
              <w:keepLines/>
              <w:widowControl w:val="0"/>
              <w:autoSpaceDE w:val="0"/>
              <w:autoSpaceDN w:val="0"/>
              <w:adjustRightInd w:val="0"/>
              <w:rPr>
                <w:rFonts w:eastAsia="Arial MT" w:cs="Arial"/>
                <w:i/>
                <w:iCs/>
              </w:rPr>
            </w:pPr>
          </w:p>
        </w:tc>
      </w:tr>
      <w:tr w:rsidR="00A10A2C" w:rsidRPr="00701D0B" w14:paraId="13DB8F98" w14:textId="77777777" w:rsidTr="0034234A">
        <w:trPr>
          <w:trHeight w:val="629"/>
        </w:trPr>
        <w:tc>
          <w:tcPr>
            <w:tcW w:w="10070" w:type="dxa"/>
            <w:gridSpan w:val="2"/>
            <w:shd w:val="clear" w:color="auto" w:fill="17365D" w:themeFill="text2" w:themeFillShade="BF"/>
            <w:vAlign w:val="center"/>
          </w:tcPr>
          <w:p w14:paraId="752B2947" w14:textId="77777777" w:rsidR="00A10A2C" w:rsidRPr="00701D0B" w:rsidRDefault="00A10A2C" w:rsidP="0034234A">
            <w:pPr>
              <w:widowControl w:val="0"/>
              <w:autoSpaceDE w:val="0"/>
              <w:autoSpaceDN w:val="0"/>
              <w:adjustRightInd w:val="0"/>
              <w:jc w:val="center"/>
              <w:rPr>
                <w:rFonts w:eastAsia="Arial MT" w:cs="Arial"/>
                <w:b/>
                <w:bCs/>
                <w:color w:val="FFFFFF" w:themeColor="background1"/>
              </w:rPr>
            </w:pPr>
            <w:r w:rsidRPr="00701D0B">
              <w:rPr>
                <w:rFonts w:eastAsia="Arial MT" w:cs="Arial"/>
                <w:b/>
                <w:bCs/>
                <w:color w:val="FFFFFF" w:themeColor="background1"/>
              </w:rPr>
              <w:t>Impact of each option (cost, scope, schedule, quality):</w:t>
            </w:r>
          </w:p>
        </w:tc>
      </w:tr>
      <w:tr w:rsidR="00A10A2C" w:rsidRPr="00701D0B" w14:paraId="1ACFA657" w14:textId="77777777" w:rsidTr="0034234A">
        <w:trPr>
          <w:trHeight w:val="1970"/>
        </w:trPr>
        <w:tc>
          <w:tcPr>
            <w:tcW w:w="10070" w:type="dxa"/>
            <w:gridSpan w:val="2"/>
          </w:tcPr>
          <w:p w14:paraId="69206500" w14:textId="77777777" w:rsidR="00A10A2C" w:rsidRPr="00701D0B" w:rsidRDefault="00A10A2C" w:rsidP="0034234A">
            <w:pPr>
              <w:widowControl w:val="0"/>
              <w:autoSpaceDE w:val="0"/>
              <w:autoSpaceDN w:val="0"/>
              <w:adjustRightInd w:val="0"/>
              <w:rPr>
                <w:rFonts w:eastAsia="Arial MT" w:cs="Arial"/>
                <w:i/>
                <w:iCs/>
              </w:rPr>
            </w:pPr>
            <w:r w:rsidRPr="00701D0B">
              <w:rPr>
                <w:rFonts w:eastAsia="Arial MT" w:cs="Arial"/>
                <w:i/>
                <w:iCs/>
              </w:rPr>
              <w:t>[For each option, explain the impact on cost, scope, schedule and quality]</w:t>
            </w:r>
          </w:p>
        </w:tc>
      </w:tr>
      <w:tr w:rsidR="00A10A2C" w:rsidRPr="00701D0B" w14:paraId="7CA4188D" w14:textId="77777777" w:rsidTr="0034234A">
        <w:trPr>
          <w:trHeight w:val="711"/>
        </w:trPr>
        <w:tc>
          <w:tcPr>
            <w:tcW w:w="10070" w:type="dxa"/>
            <w:gridSpan w:val="2"/>
            <w:shd w:val="clear" w:color="auto" w:fill="17365D" w:themeFill="text2" w:themeFillShade="BF"/>
            <w:vAlign w:val="center"/>
          </w:tcPr>
          <w:p w14:paraId="2B2D1C51" w14:textId="77777777" w:rsidR="00A10A2C" w:rsidRPr="00701D0B" w:rsidRDefault="00A10A2C" w:rsidP="0034234A">
            <w:pPr>
              <w:keepNext/>
              <w:widowControl w:val="0"/>
              <w:autoSpaceDE w:val="0"/>
              <w:autoSpaceDN w:val="0"/>
              <w:adjustRightInd w:val="0"/>
              <w:jc w:val="center"/>
              <w:rPr>
                <w:rFonts w:eastAsia="Arial MT" w:cs="Arial"/>
                <w:b/>
                <w:bCs/>
              </w:rPr>
            </w:pPr>
            <w:r w:rsidRPr="00701D0B">
              <w:rPr>
                <w:rFonts w:eastAsia="Arial MT" w:cs="Arial"/>
                <w:b/>
                <w:bCs/>
                <w:color w:val="FFFFFF" w:themeColor="background1"/>
              </w:rPr>
              <w:t>Chosen solution:</w:t>
            </w:r>
          </w:p>
        </w:tc>
      </w:tr>
      <w:tr w:rsidR="00A10A2C" w:rsidRPr="00701D0B" w14:paraId="7395E9B8" w14:textId="77777777" w:rsidTr="0034234A">
        <w:trPr>
          <w:trHeight w:val="2231"/>
        </w:trPr>
        <w:tc>
          <w:tcPr>
            <w:tcW w:w="10070" w:type="dxa"/>
            <w:gridSpan w:val="2"/>
          </w:tcPr>
          <w:p w14:paraId="3E4EE437" w14:textId="77777777" w:rsidR="00A10A2C" w:rsidRPr="00701D0B" w:rsidRDefault="00A10A2C" w:rsidP="0034234A">
            <w:pPr>
              <w:keepNext/>
              <w:widowControl w:val="0"/>
              <w:autoSpaceDE w:val="0"/>
              <w:autoSpaceDN w:val="0"/>
              <w:adjustRightInd w:val="0"/>
              <w:rPr>
                <w:rFonts w:eastAsia="Arial MT" w:cs="Arial"/>
                <w:i/>
                <w:iCs/>
              </w:rPr>
            </w:pPr>
            <w:r w:rsidRPr="00701D0B">
              <w:rPr>
                <w:rFonts w:eastAsia="Arial MT" w:cs="Arial"/>
                <w:i/>
                <w:iCs/>
              </w:rPr>
              <w:t xml:space="preserve">[Explain which option has been chosen and why] </w:t>
            </w:r>
          </w:p>
        </w:tc>
      </w:tr>
      <w:tr w:rsidR="00A10A2C" w:rsidRPr="00701D0B" w14:paraId="419F29F8" w14:textId="77777777" w:rsidTr="0034234A">
        <w:trPr>
          <w:trHeight w:val="659"/>
        </w:trPr>
        <w:tc>
          <w:tcPr>
            <w:tcW w:w="10070" w:type="dxa"/>
            <w:gridSpan w:val="2"/>
            <w:shd w:val="clear" w:color="auto" w:fill="17365D" w:themeFill="text2" w:themeFillShade="BF"/>
            <w:vAlign w:val="center"/>
          </w:tcPr>
          <w:p w14:paraId="59342C95" w14:textId="77777777" w:rsidR="00A10A2C" w:rsidRPr="00701D0B" w:rsidRDefault="00A10A2C" w:rsidP="0034234A">
            <w:pPr>
              <w:keepNext/>
              <w:keepLines/>
              <w:widowControl w:val="0"/>
              <w:autoSpaceDE w:val="0"/>
              <w:autoSpaceDN w:val="0"/>
              <w:adjustRightInd w:val="0"/>
              <w:jc w:val="center"/>
              <w:rPr>
                <w:rFonts w:eastAsia="Arial MT" w:cs="Arial"/>
                <w:b/>
                <w:bCs/>
              </w:rPr>
            </w:pPr>
            <w:r w:rsidRPr="00701D0B">
              <w:rPr>
                <w:rFonts w:eastAsia="Arial MT" w:cs="Arial"/>
                <w:b/>
                <w:bCs/>
                <w:color w:val="FFFFFF" w:themeColor="background1"/>
              </w:rPr>
              <w:t>Approval Signature(s) and Date(s):</w:t>
            </w:r>
          </w:p>
        </w:tc>
      </w:tr>
      <w:tr w:rsidR="00A10A2C" w:rsidRPr="00701D0B" w14:paraId="05D09899" w14:textId="77777777" w:rsidTr="0034234A">
        <w:trPr>
          <w:trHeight w:val="3203"/>
        </w:trPr>
        <w:tc>
          <w:tcPr>
            <w:tcW w:w="10070" w:type="dxa"/>
            <w:gridSpan w:val="2"/>
          </w:tcPr>
          <w:p w14:paraId="1219E0C5" w14:textId="5650FE7C" w:rsidR="00A10A2C" w:rsidRPr="00701D0B" w:rsidRDefault="00A10A2C" w:rsidP="0034234A">
            <w:pPr>
              <w:keepNext/>
              <w:keepLines/>
              <w:widowControl w:val="0"/>
              <w:autoSpaceDE w:val="0"/>
              <w:autoSpaceDN w:val="0"/>
              <w:adjustRightInd w:val="0"/>
              <w:rPr>
                <w:rFonts w:eastAsia="Arial MT" w:cs="Arial"/>
                <w:i/>
                <w:iCs/>
              </w:rPr>
            </w:pPr>
            <w:r w:rsidRPr="00701D0B">
              <w:rPr>
                <w:rFonts w:eastAsia="Arial MT" w:cs="Arial"/>
                <w:i/>
                <w:iCs/>
              </w:rPr>
              <w:t xml:space="preserve">[List the Change Request approvers including name, job title, signature and date. Typically the change approvers will include the change manager, </w:t>
            </w:r>
            <w:hyperlink r:id="rId24" w:anchor="sponsor-1" w:history="1">
              <w:r w:rsidRPr="00701D0B">
                <w:rPr>
                  <w:rFonts w:eastAsia="Arial MT" w:cs="Arial"/>
                  <w:i/>
                  <w:iCs/>
                </w:rPr>
                <w:t>p</w:t>
              </w:r>
              <w:r w:rsidRPr="00701D0B">
                <w:rPr>
                  <w:rFonts w:eastAsia="Arial MT" w:cs="Arial"/>
                  <w:i/>
                  <w:iCs/>
                  <w:u w:val="single"/>
                </w:rPr>
                <w:t>roject sponsor</w:t>
              </w:r>
            </w:hyperlink>
            <w:r w:rsidRPr="00701D0B">
              <w:rPr>
                <w:rFonts w:eastAsia="Arial MT" w:cs="Arial"/>
                <w:i/>
                <w:iCs/>
              </w:rPr>
              <w:t xml:space="preserve">, </w:t>
            </w:r>
            <w:hyperlink r:id="rId25" w:anchor="project-manager-1" w:history="1">
              <w:r w:rsidRPr="00701D0B">
                <w:rPr>
                  <w:rFonts w:eastAsia="Arial MT" w:cs="Arial"/>
                  <w:i/>
                  <w:iCs/>
                </w:rPr>
                <w:t>p</w:t>
              </w:r>
              <w:r w:rsidRPr="00701D0B">
                <w:rPr>
                  <w:rFonts w:eastAsia="Arial MT" w:cs="Arial"/>
                  <w:i/>
                  <w:iCs/>
                  <w:u w:val="single"/>
                </w:rPr>
                <w:t>roject manager</w:t>
              </w:r>
            </w:hyperlink>
            <w:r w:rsidRPr="00701D0B">
              <w:rPr>
                <w:rFonts w:eastAsia="Arial MT" w:cs="Arial"/>
                <w:i/>
                <w:iCs/>
              </w:rPr>
              <w:t xml:space="preserve"> and the </w:t>
            </w:r>
            <w:hyperlink r:id="rId26" w:anchor="risk-manager" w:history="1">
              <w:r w:rsidRPr="00701D0B">
                <w:rPr>
                  <w:rFonts w:eastAsia="Arial MT" w:cs="Arial"/>
                  <w:i/>
                  <w:iCs/>
                </w:rPr>
                <w:t>r</w:t>
              </w:r>
              <w:r w:rsidRPr="00701D0B">
                <w:rPr>
                  <w:rFonts w:eastAsia="Arial MT" w:cs="Arial"/>
                  <w:i/>
                  <w:iCs/>
                  <w:u w:val="single"/>
                </w:rPr>
                <w:t>isk manager</w:t>
              </w:r>
            </w:hyperlink>
            <w:r w:rsidRPr="00701D0B">
              <w:rPr>
                <w:rFonts w:eastAsia="Arial MT" w:cs="Arial"/>
                <w:i/>
                <w:iCs/>
                <w:u w:val="single"/>
              </w:rPr>
              <w:t>]</w:t>
            </w:r>
          </w:p>
        </w:tc>
      </w:tr>
    </w:tbl>
    <w:p w14:paraId="2E7ACD72" w14:textId="77777777" w:rsidR="00A10A2C" w:rsidRPr="00701D0B" w:rsidRDefault="00A10A2C" w:rsidP="00A10A2C">
      <w:pPr>
        <w:pStyle w:val="DPLevel2List"/>
        <w:widowControl w:val="0"/>
        <w:numPr>
          <w:ilvl w:val="0"/>
          <w:numId w:val="0"/>
        </w:numPr>
        <w:ind w:left="850" w:hanging="850"/>
        <w:jc w:val="left"/>
        <w:rPr>
          <w:rFonts w:ascii="Arial" w:hAnsi="Arial" w:cs="Arial"/>
          <w:b/>
          <w:bCs/>
        </w:rPr>
      </w:pPr>
    </w:p>
    <w:p w14:paraId="26F4F134" w14:textId="77777777" w:rsidR="00A10A2C" w:rsidRPr="00701D0B" w:rsidRDefault="00A10A2C" w:rsidP="001F433E">
      <w:pPr>
        <w:pStyle w:val="Clause2Sub"/>
        <w:numPr>
          <w:ilvl w:val="0"/>
          <w:numId w:val="0"/>
        </w:numPr>
        <w:ind w:left="1440" w:hanging="720"/>
      </w:pPr>
    </w:p>
    <w:sectPr w:rsidR="00A10A2C" w:rsidRPr="00701D0B" w:rsidSect="000B1C2D">
      <w:headerReference w:type="default" r:id="rId27"/>
      <w:footerReference w:type="first" r:id="rId28"/>
      <w:pgSz w:w="11906" w:h="16838" w:code="9"/>
      <w:pgMar w:top="1134" w:right="1134" w:bottom="1134"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50" w:author="Werksmans" w:date="2025-09-24T21:42:00Z" w:initials="W">
    <w:p w14:paraId="5B0918C9" w14:textId="77777777" w:rsidR="00A41121" w:rsidRDefault="00A41121" w:rsidP="00A41121">
      <w:pPr>
        <w:pStyle w:val="CommentText"/>
        <w:jc w:val="left"/>
      </w:pPr>
      <w:r>
        <w:rPr>
          <w:rStyle w:val="CommentReference"/>
        </w:rPr>
        <w:annotationRef/>
      </w:r>
      <w:r>
        <w:t>Client to please note.</w:t>
      </w:r>
    </w:p>
  </w:comment>
  <w:comment w:id="487" w:author="Werksmans" w:date="2025-09-01T16:47:00Z" w:initials="W">
    <w:p w14:paraId="04BC8FC4" w14:textId="0EE1E440" w:rsidR="00B1463A" w:rsidRDefault="00B1463A" w:rsidP="00B1463A">
      <w:pPr>
        <w:pStyle w:val="CommentText"/>
        <w:jc w:val="left"/>
      </w:pPr>
      <w:r>
        <w:rPr>
          <w:rStyle w:val="CommentReference"/>
        </w:rPr>
        <w:annotationRef/>
      </w:r>
      <w:r>
        <w:t>These should be annexures to the MSA.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0918C9" w15:done="0"/>
  <w15:commentEx w15:paraId="04BC8F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7F6E2F" w16cex:dateUtc="2025-09-24T19:42:00Z"/>
  <w16cex:commentExtensible w16cex:durableId="1DC83EC7" w16cex:dateUtc="2025-09-01T14: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0918C9" w16cid:durableId="787F6E2F"/>
  <w16cid:commentId w16cid:paraId="04BC8FC4" w16cid:durableId="1DC83E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17994" w14:textId="77777777" w:rsidR="00696C04" w:rsidRDefault="00696C04" w:rsidP="006F27F5">
      <w:r>
        <w:separator/>
      </w:r>
    </w:p>
  </w:endnote>
  <w:endnote w:type="continuationSeparator" w:id="0">
    <w:p w14:paraId="571BA780" w14:textId="77777777" w:rsidR="00696C04" w:rsidRDefault="00696C04" w:rsidP="006F2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old">
    <w:altName w:val="Arial"/>
    <w:panose1 w:val="00000000000000000000"/>
    <w:charset w:val="00"/>
    <w:family w:val="swiss"/>
    <w:notTrueType/>
    <w:pitch w:val="default"/>
    <w:sig w:usb0="00000003" w:usb1="00000000" w:usb2="00000000" w:usb3="00000000" w:csb0="00000001" w:csb1="00000000"/>
  </w:font>
  <w:font w:name="Arial (W1)">
    <w:altName w:val="Arial"/>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MT">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1518324"/>
      <w:docPartObj>
        <w:docPartGallery w:val="Page Numbers (Bottom of Page)"/>
        <w:docPartUnique/>
      </w:docPartObj>
    </w:sdtPr>
    <w:sdtContent>
      <w:p w14:paraId="3DF5B4FE" w14:textId="77777777" w:rsidR="005C1B1C" w:rsidRDefault="005C1B1C" w:rsidP="002E71F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2D50F6" w14:textId="77777777" w:rsidR="005C1B1C" w:rsidRDefault="005C1B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7717492"/>
      <w:docPartObj>
        <w:docPartGallery w:val="Page Numbers (Bottom of Page)"/>
        <w:docPartUnique/>
      </w:docPartObj>
    </w:sdtPr>
    <w:sdtContent>
      <w:p w14:paraId="6929027D" w14:textId="77777777" w:rsidR="005C1B1C" w:rsidRPr="00D2207A" w:rsidRDefault="005C1B1C" w:rsidP="002E71FA">
        <w:pPr>
          <w:pStyle w:val="Footer"/>
          <w:framePr w:wrap="none" w:vAnchor="text" w:hAnchor="margin" w:xAlign="center" w:y="1"/>
          <w:rPr>
            <w:rStyle w:val="PageNumber"/>
          </w:rPr>
        </w:pPr>
        <w:r w:rsidRPr="00D2207A">
          <w:rPr>
            <w:rStyle w:val="PageNumber"/>
          </w:rPr>
          <w:fldChar w:fldCharType="begin"/>
        </w:r>
        <w:r w:rsidRPr="00D2207A">
          <w:rPr>
            <w:rStyle w:val="PageNumber"/>
          </w:rPr>
          <w:instrText xml:space="preserve"> PAGE </w:instrText>
        </w:r>
        <w:r w:rsidRPr="00D2207A">
          <w:rPr>
            <w:rStyle w:val="PageNumber"/>
          </w:rPr>
          <w:fldChar w:fldCharType="separate"/>
        </w:r>
        <w:r w:rsidRPr="00D2207A">
          <w:rPr>
            <w:rStyle w:val="PageNumber"/>
            <w:noProof/>
          </w:rPr>
          <w:t>1</w:t>
        </w:r>
        <w:r w:rsidRPr="00D2207A">
          <w:rPr>
            <w:rStyle w:val="PageNumber"/>
          </w:rPr>
          <w:fldChar w:fldCharType="end"/>
        </w:r>
      </w:p>
    </w:sdtContent>
  </w:sdt>
  <w:p w14:paraId="655151DF" w14:textId="5B4850AB" w:rsidR="005C1B1C" w:rsidRPr="00E91AC8" w:rsidRDefault="005C1B1C">
    <w:pPr>
      <w:pStyle w:val="Footer"/>
      <w:rPr>
        <w:sz w:val="18"/>
        <w:szCs w:val="18"/>
      </w:rPr>
    </w:pPr>
    <w:r>
      <w:ptab w:relativeTo="margin" w:alignment="center" w:leader="none"/>
    </w:r>
    <w:r>
      <w:tab/>
    </w:r>
    <w:r>
      <w:rPr>
        <w:sz w:val="18"/>
        <w:szCs w:val="18"/>
      </w:rPr>
      <w:t>Initial here: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0EAFB" w14:textId="77777777" w:rsidR="00913A65" w:rsidRDefault="00913A65" w:rsidP="00F365B4">
    <w:pPr>
      <w:pStyle w:val="Footer"/>
      <w:tabs>
        <w:tab w:val="clear" w:pos="4513"/>
        <w:tab w:val="clear" w:pos="9026"/>
        <w:tab w:val="right" w:pos="9638"/>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1AE37" w14:textId="77777777" w:rsidR="00913A65" w:rsidRDefault="00913A65" w:rsidP="00F365B4">
    <w:pPr>
      <w:pStyle w:val="Footer"/>
      <w:tabs>
        <w:tab w:val="clear" w:pos="4513"/>
        <w:tab w:val="clear" w:pos="9026"/>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A51E0" w14:textId="77777777" w:rsidR="00696C04" w:rsidRDefault="00696C04" w:rsidP="006F27F5">
      <w:r>
        <w:separator/>
      </w:r>
    </w:p>
  </w:footnote>
  <w:footnote w:type="continuationSeparator" w:id="0">
    <w:p w14:paraId="0866283F" w14:textId="77777777" w:rsidR="00696C04" w:rsidRDefault="00696C04" w:rsidP="006F2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D22B" w14:textId="2BA249B0" w:rsidR="00C759D9" w:rsidRPr="00C759D9" w:rsidRDefault="00C759D9" w:rsidP="00F365B4">
    <w:pPr>
      <w:pStyle w:val="Header"/>
      <w:tabs>
        <w:tab w:val="clear" w:pos="4513"/>
        <w:tab w:val="clear" w:pos="9026"/>
        <w:tab w:val="right" w:pos="9638"/>
      </w:tabs>
      <w:rPr>
        <w:sz w:val="16"/>
        <w:szCs w:val="16"/>
      </w:rPr>
    </w:pPr>
    <w:r w:rsidRPr="00C759D9">
      <w:rPr>
        <w:sz w:val="16"/>
        <w:szCs w:val="16"/>
      </w:rPr>
      <w:tab/>
    </w:r>
  </w:p>
  <w:p w14:paraId="778D8353" w14:textId="7ADD2FFB" w:rsidR="00FD1077" w:rsidRPr="00C759D9" w:rsidRDefault="00FD1077" w:rsidP="00FD1077">
    <w:pPr>
      <w:pStyle w:val="Header"/>
      <w:spacing w:after="240"/>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E39C3" w14:textId="17DCB73D" w:rsidR="00FD1077" w:rsidRPr="00B73A50" w:rsidRDefault="00FD1077" w:rsidP="00B73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3E4C4A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820DF1"/>
    <w:multiLevelType w:val="hybridMultilevel"/>
    <w:tmpl w:val="68003670"/>
    <w:lvl w:ilvl="0" w:tplc="B9826034">
      <w:start w:val="1"/>
      <w:numFmt w:val="upperLetter"/>
      <w:pStyle w:val="WWSectionAlpha"/>
      <w:lvlText w:val="%1."/>
      <w:lvlJc w:val="left"/>
      <w:pPr>
        <w:tabs>
          <w:tab w:val="num" w:pos="567"/>
        </w:tabs>
        <w:ind w:left="567" w:hanging="567"/>
      </w:pPr>
      <w:rPr>
        <w:rFonts w:hint="default"/>
        <w:b w:val="0"/>
        <w:i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0E784648"/>
    <w:multiLevelType w:val="multilevel"/>
    <w:tmpl w:val="E52C7EDE"/>
    <w:lvl w:ilvl="0">
      <w:start w:val="1"/>
      <w:numFmt w:val="upperLetter"/>
      <w:pStyle w:val="Annexures"/>
      <w:suff w:val="space"/>
      <w:lvlText w:val="Annexure %1"/>
      <w:lvlJc w:val="left"/>
      <w:rPr>
        <w:rFonts w:ascii="Arial" w:hAnsi="Arial" w:cs="Times New Roman" w:hint="default"/>
        <w:b/>
        <w:i w:val="0"/>
        <w:sz w:val="20"/>
        <w:szCs w:val="20"/>
        <w:u w:val="none"/>
      </w:rPr>
    </w:lvl>
    <w:lvl w:ilvl="1">
      <w:start w:val="1"/>
      <w:numFmt w:val="decimal"/>
      <w:lvlText w:val="1.%2"/>
      <w:lvlJc w:val="left"/>
      <w:pPr>
        <w:tabs>
          <w:tab w:val="num" w:pos="1656"/>
        </w:tabs>
        <w:ind w:left="1656" w:hanging="936"/>
      </w:pPr>
      <w:rPr>
        <w:rFonts w:hint="default"/>
        <w:u w:val="none"/>
      </w:rPr>
    </w:lvl>
    <w:lvl w:ilvl="2">
      <w:start w:val="1"/>
      <w:numFmt w:val="decimal"/>
      <w:lvlText w:val="1.1.%3"/>
      <w:lvlJc w:val="left"/>
      <w:pPr>
        <w:tabs>
          <w:tab w:val="num" w:pos="2736"/>
        </w:tabs>
        <w:ind w:left="2736" w:hanging="1080"/>
      </w:pPr>
      <w:rPr>
        <w:rFonts w:hint="default"/>
        <w:u w:val="none"/>
      </w:rPr>
    </w:lvl>
    <w:lvl w:ilvl="3">
      <w:start w:val="1"/>
      <w:numFmt w:val="decimal"/>
      <w:isLgl/>
      <w:lvlText w:val="%1.%2.%3.%4"/>
      <w:lvlJc w:val="left"/>
      <w:pPr>
        <w:tabs>
          <w:tab w:val="num" w:pos="4320"/>
        </w:tabs>
        <w:ind w:left="4320" w:hanging="1440"/>
      </w:pPr>
      <w:rPr>
        <w:rFonts w:cs="Times New Roman" w:hint="default"/>
        <w:u w:val="none"/>
      </w:rPr>
    </w:lvl>
    <w:lvl w:ilvl="4">
      <w:start w:val="1"/>
      <w:numFmt w:val="decimal"/>
      <w:isLgl/>
      <w:lvlText w:val="%1.%2.%3.%4.%5"/>
      <w:lvlJc w:val="left"/>
      <w:pPr>
        <w:tabs>
          <w:tab w:val="num" w:pos="4320"/>
        </w:tabs>
        <w:ind w:left="4320" w:hanging="1440"/>
      </w:pPr>
      <w:rPr>
        <w:rFonts w:cs="Times New Roman" w:hint="default"/>
        <w:u w:val="none"/>
      </w:rPr>
    </w:lvl>
    <w:lvl w:ilvl="5">
      <w:start w:val="1"/>
      <w:numFmt w:val="decimal"/>
      <w:isLgl/>
      <w:lvlText w:val="%1.%2.%3.%4.%5.%6"/>
      <w:lvlJc w:val="left"/>
      <w:pPr>
        <w:tabs>
          <w:tab w:val="num" w:pos="5328"/>
        </w:tabs>
        <w:ind w:left="5328" w:hanging="1728"/>
      </w:pPr>
      <w:rPr>
        <w:rFonts w:cs="Times New Roman" w:hint="default"/>
        <w:u w:val="none"/>
      </w:rPr>
    </w:lvl>
    <w:lvl w:ilvl="6">
      <w:start w:val="1"/>
      <w:numFmt w:val="decimal"/>
      <w:isLgl/>
      <w:lvlText w:val="%1.%2.%3.%4.%5.%6.%7"/>
      <w:lvlJc w:val="left"/>
      <w:pPr>
        <w:tabs>
          <w:tab w:val="num" w:pos="6192"/>
        </w:tabs>
        <w:ind w:left="6192" w:hanging="1872"/>
      </w:pPr>
      <w:rPr>
        <w:rFonts w:cs="Times New Roman" w:hint="default"/>
        <w:u w:val="none"/>
      </w:rPr>
    </w:lvl>
    <w:lvl w:ilvl="7">
      <w:start w:val="1"/>
      <w:numFmt w:val="decimal"/>
      <w:isLgl/>
      <w:lvlText w:val="%1.%2.%3.%4.%5.%6.%7.%8"/>
      <w:lvlJc w:val="left"/>
      <w:pPr>
        <w:tabs>
          <w:tab w:val="num" w:pos="7128"/>
        </w:tabs>
        <w:ind w:left="7128" w:hanging="2088"/>
      </w:pPr>
      <w:rPr>
        <w:rFonts w:cs="Times New Roman" w:hint="default"/>
        <w:u w:val="none"/>
      </w:rPr>
    </w:lvl>
    <w:lvl w:ilvl="8">
      <w:start w:val="1"/>
      <w:numFmt w:val="decimal"/>
      <w:isLgl/>
      <w:lvlText w:val="%1.%2.%3.%4.%5.%6.%7.%8.%9"/>
      <w:lvlJc w:val="left"/>
      <w:pPr>
        <w:tabs>
          <w:tab w:val="num" w:pos="8064"/>
        </w:tabs>
        <w:ind w:left="8064" w:hanging="2304"/>
      </w:pPr>
      <w:rPr>
        <w:rFonts w:cs="Times New Roman" w:hint="default"/>
        <w:u w:val="none"/>
      </w:rPr>
    </w:lvl>
  </w:abstractNum>
  <w:abstractNum w:abstractNumId="3" w15:restartNumberingAfterBreak="0">
    <w:nsid w:val="117A2F3B"/>
    <w:multiLevelType w:val="multilevel"/>
    <w:tmpl w:val="64B639DE"/>
    <w:styleLink w:val="DPlstNumber"/>
    <w:lvl w:ilvl="0">
      <w:start w:val="1"/>
      <w:numFmt w:val="decimal"/>
      <w:lvlRestart w:val="0"/>
      <w:pStyle w:val="DPNumberList1"/>
      <w:lvlText w:val="%1."/>
      <w:lvlJc w:val="left"/>
      <w:pPr>
        <w:tabs>
          <w:tab w:val="num" w:pos="567"/>
        </w:tabs>
        <w:ind w:left="567" w:hanging="567"/>
      </w:pPr>
      <w:rPr>
        <w:rFonts w:hint="default"/>
        <w:b w:val="0"/>
      </w:rPr>
    </w:lvl>
    <w:lvl w:ilvl="1">
      <w:start w:val="1"/>
      <w:numFmt w:val="decimal"/>
      <w:pStyle w:val="DPNumberList2"/>
      <w:lvlText w:val="%1.%2"/>
      <w:lvlJc w:val="left"/>
      <w:pPr>
        <w:tabs>
          <w:tab w:val="num" w:pos="1417"/>
        </w:tabs>
        <w:ind w:left="1417" w:hanging="850"/>
      </w:pPr>
      <w:rPr>
        <w:rFonts w:hint="default"/>
        <w:b w:val="0"/>
      </w:rPr>
    </w:lvl>
    <w:lvl w:ilvl="2">
      <w:start w:val="1"/>
      <w:numFmt w:val="decimal"/>
      <w:pStyle w:val="DPNumberList3"/>
      <w:lvlText w:val="%1.%2.%3"/>
      <w:lvlJc w:val="left"/>
      <w:pPr>
        <w:tabs>
          <w:tab w:val="num" w:pos="1701"/>
        </w:tabs>
        <w:ind w:left="1701" w:hanging="1134"/>
      </w:pPr>
      <w:rPr>
        <w:rFonts w:hint="default"/>
        <w:b w:val="0"/>
      </w:rPr>
    </w:lvl>
    <w:lvl w:ilvl="3">
      <w:start w:val="1"/>
      <w:numFmt w:val="decimal"/>
      <w:pStyle w:val="DPNumberList4"/>
      <w:lvlText w:val="%1.%2.%3.%4"/>
      <w:lvlJc w:val="left"/>
      <w:pPr>
        <w:tabs>
          <w:tab w:val="num" w:pos="1984"/>
        </w:tabs>
        <w:ind w:left="1984" w:hanging="1417"/>
      </w:pPr>
      <w:rPr>
        <w:rFonts w:hint="default"/>
        <w:b w:val="0"/>
      </w:rPr>
    </w:lvl>
    <w:lvl w:ilvl="4">
      <w:start w:val="1"/>
      <w:numFmt w:val="decimal"/>
      <w:pStyle w:val="DPNumberList5"/>
      <w:lvlText w:val="%1.%2.%3.%4.%5"/>
      <w:lvlJc w:val="left"/>
      <w:pPr>
        <w:tabs>
          <w:tab w:val="num" w:pos="2268"/>
        </w:tabs>
        <w:ind w:left="2268" w:hanging="1701"/>
      </w:pPr>
      <w:rPr>
        <w:rFonts w:hint="default"/>
        <w:b w:val="0"/>
      </w:rPr>
    </w:lvl>
    <w:lvl w:ilvl="5">
      <w:start w:val="1"/>
      <w:numFmt w:val="decimal"/>
      <w:pStyle w:val="DPNumberList6"/>
      <w:lvlText w:val="%1.%2.%3.%4.%5.%6"/>
      <w:lvlJc w:val="left"/>
      <w:pPr>
        <w:tabs>
          <w:tab w:val="num" w:pos="2551"/>
        </w:tabs>
        <w:ind w:left="2551" w:hanging="1984"/>
      </w:pPr>
      <w:rPr>
        <w:rFonts w:hint="default"/>
        <w:b w:val="0"/>
      </w:rPr>
    </w:lvl>
    <w:lvl w:ilvl="6">
      <w:start w:val="1"/>
      <w:numFmt w:val="decimal"/>
      <w:pStyle w:val="DPNumberList7"/>
      <w:lvlText w:val="%1.%2.%3.%4.%5.%6.%7"/>
      <w:lvlJc w:val="left"/>
      <w:pPr>
        <w:tabs>
          <w:tab w:val="num" w:pos="2835"/>
        </w:tabs>
        <w:ind w:left="2835" w:hanging="2268"/>
      </w:pPr>
      <w:rPr>
        <w:rFonts w:hint="default"/>
        <w:b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43B4EE3"/>
    <w:multiLevelType w:val="hybridMultilevel"/>
    <w:tmpl w:val="1354C582"/>
    <w:lvl w:ilvl="0" w:tplc="B0AADBB4">
      <w:start w:val="1"/>
      <w:numFmt w:val="decimal"/>
      <w:pStyle w:val="DPTOCHeader"/>
      <w:lvlText w:val=""/>
      <w:lvlJc w:val="left"/>
      <w:pPr>
        <w:ind w:left="567" w:hanging="567"/>
      </w:pPr>
      <w:rPr>
        <w:b w:val="0"/>
      </w:rPr>
    </w:lvl>
    <w:lvl w:ilvl="1" w:tplc="4C3C0D48">
      <w:start w:val="1"/>
      <w:numFmt w:val="decimal"/>
      <w:lvlText w:val=""/>
      <w:lvlJc w:val="left"/>
      <w:pPr>
        <w:ind w:left="1417" w:hanging="850"/>
      </w:pPr>
      <w:rPr>
        <w:b w:val="0"/>
      </w:rPr>
    </w:lvl>
    <w:lvl w:ilvl="2" w:tplc="E92A90FC">
      <w:start w:val="1"/>
      <w:numFmt w:val="decimal"/>
      <w:lvlText w:val=""/>
      <w:lvlJc w:val="left"/>
      <w:pPr>
        <w:ind w:left="1701" w:hanging="1134"/>
      </w:pPr>
      <w:rPr>
        <w:b w:val="0"/>
      </w:rPr>
    </w:lvl>
    <w:lvl w:ilvl="3" w:tplc="991EA564">
      <w:start w:val="1"/>
      <w:numFmt w:val="decimal"/>
      <w:lvlText w:val=""/>
      <w:lvlJc w:val="left"/>
      <w:pPr>
        <w:ind w:left="1984" w:hanging="1416"/>
      </w:pPr>
      <w:rPr>
        <w:b w:val="0"/>
      </w:rPr>
    </w:lvl>
    <w:lvl w:ilvl="4" w:tplc="6ECE5F3E">
      <w:start w:val="1"/>
      <w:numFmt w:val="decimal"/>
      <w:lvlText w:val=""/>
      <w:lvlJc w:val="left"/>
      <w:pPr>
        <w:ind w:left="2268" w:hanging="1700"/>
      </w:pPr>
      <w:rPr>
        <w:b w:val="0"/>
      </w:rPr>
    </w:lvl>
    <w:lvl w:ilvl="5" w:tplc="68643464">
      <w:start w:val="1"/>
      <w:numFmt w:val="decimal"/>
      <w:lvlText w:val=""/>
      <w:lvlJc w:val="left"/>
      <w:pPr>
        <w:ind w:left="2551" w:hanging="1984"/>
      </w:pPr>
      <w:rPr>
        <w:b w:val="0"/>
      </w:rPr>
    </w:lvl>
    <w:lvl w:ilvl="6" w:tplc="704A3AE8">
      <w:start w:val="1"/>
      <w:numFmt w:val="decimal"/>
      <w:lvlText w:val=""/>
      <w:lvlJc w:val="left"/>
      <w:pPr>
        <w:ind w:left="2835" w:hanging="2268"/>
      </w:pPr>
      <w:rPr>
        <w:b w:val="0"/>
      </w:rPr>
    </w:lvl>
    <w:lvl w:ilvl="7" w:tplc="25105550">
      <w:start w:val="1"/>
      <w:numFmt w:val="lowerLetter"/>
      <w:lvlText w:val="%8."/>
      <w:lvlJc w:val="left"/>
      <w:pPr>
        <w:ind w:left="2880" w:hanging="360"/>
      </w:pPr>
    </w:lvl>
    <w:lvl w:ilvl="8" w:tplc="52AE75BA">
      <w:start w:val="1"/>
      <w:numFmt w:val="lowerRoman"/>
      <w:lvlText w:val="%9."/>
      <w:lvlJc w:val="left"/>
      <w:pPr>
        <w:ind w:left="3240" w:hanging="360"/>
      </w:pPr>
    </w:lvl>
  </w:abstractNum>
  <w:abstractNum w:abstractNumId="5" w15:restartNumberingAfterBreak="0">
    <w:nsid w:val="175A0AF3"/>
    <w:multiLevelType w:val="hybridMultilevel"/>
    <w:tmpl w:val="44C25016"/>
    <w:styleLink w:val="DPlstBodyText"/>
    <w:lvl w:ilvl="0" w:tplc="8AC06C9E">
      <w:start w:val="1"/>
      <w:numFmt w:val="none"/>
      <w:lvlRestart w:val="0"/>
      <w:pStyle w:val="DPBodyText1"/>
      <w:lvlText w:val=""/>
      <w:lvlJc w:val="left"/>
      <w:pPr>
        <w:tabs>
          <w:tab w:val="num" w:pos="567"/>
        </w:tabs>
        <w:ind w:left="567" w:hanging="567"/>
      </w:pPr>
      <w:rPr>
        <w:rFonts w:hint="default"/>
        <w:b w:val="0"/>
      </w:rPr>
    </w:lvl>
    <w:lvl w:ilvl="1" w:tplc="CD5498E6">
      <w:start w:val="1"/>
      <w:numFmt w:val="none"/>
      <w:pStyle w:val="DPBodyText2"/>
      <w:lvlText w:val=""/>
      <w:lvlJc w:val="left"/>
      <w:pPr>
        <w:tabs>
          <w:tab w:val="num" w:pos="1417"/>
        </w:tabs>
        <w:ind w:left="1417" w:hanging="850"/>
      </w:pPr>
      <w:rPr>
        <w:rFonts w:hint="default"/>
        <w:b w:val="0"/>
      </w:rPr>
    </w:lvl>
    <w:lvl w:ilvl="2" w:tplc="B7DE36BC">
      <w:start w:val="1"/>
      <w:numFmt w:val="none"/>
      <w:pStyle w:val="DPBodyText3"/>
      <w:lvlText w:val=""/>
      <w:lvlJc w:val="left"/>
      <w:pPr>
        <w:tabs>
          <w:tab w:val="num" w:pos="1701"/>
        </w:tabs>
        <w:ind w:left="1701" w:hanging="1134"/>
      </w:pPr>
      <w:rPr>
        <w:rFonts w:hint="default"/>
        <w:b w:val="0"/>
      </w:rPr>
    </w:lvl>
    <w:lvl w:ilvl="3" w:tplc="C4662898">
      <w:start w:val="1"/>
      <w:numFmt w:val="none"/>
      <w:pStyle w:val="DPBodyText4"/>
      <w:lvlText w:val=""/>
      <w:lvlJc w:val="left"/>
      <w:pPr>
        <w:tabs>
          <w:tab w:val="num" w:pos="1984"/>
        </w:tabs>
        <w:ind w:left="1984" w:hanging="1417"/>
      </w:pPr>
      <w:rPr>
        <w:rFonts w:hint="default"/>
        <w:b w:val="0"/>
      </w:rPr>
    </w:lvl>
    <w:lvl w:ilvl="4" w:tplc="7A8CD140">
      <w:start w:val="1"/>
      <w:numFmt w:val="none"/>
      <w:pStyle w:val="DPBodyText5"/>
      <w:lvlText w:val=""/>
      <w:lvlJc w:val="left"/>
      <w:pPr>
        <w:tabs>
          <w:tab w:val="num" w:pos="2268"/>
        </w:tabs>
        <w:ind w:left="2268" w:hanging="1701"/>
      </w:pPr>
      <w:rPr>
        <w:rFonts w:hint="default"/>
        <w:b w:val="0"/>
      </w:rPr>
    </w:lvl>
    <w:lvl w:ilvl="5" w:tplc="C3DA3346">
      <w:start w:val="1"/>
      <w:numFmt w:val="none"/>
      <w:pStyle w:val="DPBodyText6"/>
      <w:lvlText w:val=""/>
      <w:lvlJc w:val="left"/>
      <w:pPr>
        <w:tabs>
          <w:tab w:val="num" w:pos="2551"/>
        </w:tabs>
        <w:ind w:left="2551" w:hanging="1984"/>
      </w:pPr>
      <w:rPr>
        <w:rFonts w:hint="default"/>
        <w:b w:val="0"/>
      </w:rPr>
    </w:lvl>
    <w:lvl w:ilvl="6" w:tplc="E826B1E0">
      <w:start w:val="1"/>
      <w:numFmt w:val="none"/>
      <w:pStyle w:val="DPBodyText7"/>
      <w:lvlText w:val=""/>
      <w:lvlJc w:val="left"/>
      <w:pPr>
        <w:tabs>
          <w:tab w:val="num" w:pos="2835"/>
        </w:tabs>
        <w:ind w:left="2835" w:hanging="2268"/>
      </w:pPr>
      <w:rPr>
        <w:rFonts w:hint="default"/>
        <w:b w:val="0"/>
      </w:rPr>
    </w:lvl>
    <w:lvl w:ilvl="7" w:tplc="30605BB0">
      <w:start w:val="1"/>
      <w:numFmt w:val="lowerLetter"/>
      <w:lvlText w:val="%8."/>
      <w:lvlJc w:val="left"/>
      <w:pPr>
        <w:ind w:left="2880" w:hanging="360"/>
      </w:pPr>
      <w:rPr>
        <w:rFonts w:hint="default"/>
      </w:rPr>
    </w:lvl>
    <w:lvl w:ilvl="8" w:tplc="0958E424">
      <w:start w:val="1"/>
      <w:numFmt w:val="lowerRoman"/>
      <w:lvlText w:val="%9."/>
      <w:lvlJc w:val="left"/>
      <w:pPr>
        <w:ind w:left="3240" w:hanging="360"/>
      </w:pPr>
      <w:rPr>
        <w:rFonts w:hint="default"/>
      </w:rPr>
    </w:lvl>
  </w:abstractNum>
  <w:abstractNum w:abstractNumId="6" w15:restartNumberingAfterBreak="0">
    <w:nsid w:val="356B084D"/>
    <w:multiLevelType w:val="multilevel"/>
    <w:tmpl w:val="23480CBA"/>
    <w:lvl w:ilvl="0">
      <w:start w:val="1"/>
      <w:numFmt w:val="decimal"/>
      <w:pStyle w:val="HLliti"/>
      <w:lvlText w:val="%1."/>
      <w:lvlJc w:val="left"/>
      <w:pPr>
        <w:tabs>
          <w:tab w:val="num" w:pos="720"/>
        </w:tabs>
        <w:ind w:left="720" w:hanging="720"/>
      </w:pPr>
      <w:rPr>
        <w:rFonts w:ascii="Verdana" w:hAnsi="Verdana" w:hint="default"/>
        <w:b w:val="0"/>
        <w:i w:val="0"/>
        <w:sz w:val="20"/>
        <w:szCs w:val="20"/>
        <w:u w:val="none"/>
      </w:rPr>
    </w:lvl>
    <w:lvl w:ilvl="1">
      <w:start w:val="1"/>
      <w:numFmt w:val="lowerLetter"/>
      <w:pStyle w:val="HLliti-2"/>
      <w:lvlText w:val="(%2)"/>
      <w:lvlJc w:val="left"/>
      <w:pPr>
        <w:tabs>
          <w:tab w:val="num" w:pos="1440"/>
        </w:tabs>
        <w:ind w:left="1440" w:hanging="720"/>
      </w:pPr>
      <w:rPr>
        <w:rFonts w:ascii="Verdana" w:hAnsi="Verdana" w:hint="default"/>
        <w:b w:val="0"/>
        <w:i w:val="0"/>
        <w:sz w:val="20"/>
        <w:szCs w:val="20"/>
        <w:u w:val="none"/>
      </w:rPr>
    </w:lvl>
    <w:lvl w:ilvl="2">
      <w:start w:val="1"/>
      <w:numFmt w:val="lowerRoman"/>
      <w:pStyle w:val="HLliti-3"/>
      <w:lvlText w:val="(%3)"/>
      <w:lvlJc w:val="left"/>
      <w:pPr>
        <w:tabs>
          <w:tab w:val="num" w:pos="2160"/>
        </w:tabs>
        <w:ind w:left="2160" w:hanging="720"/>
      </w:pPr>
      <w:rPr>
        <w:rFonts w:ascii="Verdana" w:hAnsi="Verdana" w:hint="default"/>
        <w:b w:val="0"/>
        <w:i w:val="0"/>
        <w:sz w:val="20"/>
        <w:szCs w:val="20"/>
        <w:u w:val="none"/>
      </w:rPr>
    </w:lvl>
    <w:lvl w:ilvl="3">
      <w:start w:val="1"/>
      <w:numFmt w:val="decimal"/>
      <w:pStyle w:val="HLliti-4"/>
      <w:lvlText w:val="(%4)"/>
      <w:lvlJc w:val="left"/>
      <w:pPr>
        <w:tabs>
          <w:tab w:val="num" w:pos="2880"/>
        </w:tabs>
        <w:ind w:left="2880" w:hanging="720"/>
      </w:pPr>
      <w:rPr>
        <w:rFonts w:ascii="Verdana" w:hAnsi="Verdana" w:hint="default"/>
        <w:b w:val="0"/>
        <w:i w:val="0"/>
        <w:sz w:val="20"/>
        <w:szCs w:val="20"/>
        <w:u w:val="none"/>
      </w:rPr>
    </w:lvl>
    <w:lvl w:ilvl="4">
      <w:start w:val="1"/>
      <w:numFmt w:val="upperLetter"/>
      <w:pStyle w:val="HLliti-5"/>
      <w:lvlText w:val="(%5)"/>
      <w:lvlJc w:val="left"/>
      <w:pPr>
        <w:tabs>
          <w:tab w:val="num" w:pos="3600"/>
        </w:tabs>
        <w:ind w:left="3600" w:hanging="720"/>
      </w:pPr>
      <w:rPr>
        <w:rFonts w:ascii="Verdana" w:hAnsi="Verdana" w:hint="default"/>
        <w:b w:val="0"/>
        <w:i w:val="0"/>
        <w:sz w:val="20"/>
        <w:szCs w:val="20"/>
        <w:u w:val="none"/>
      </w:rPr>
    </w:lvl>
    <w:lvl w:ilvl="5">
      <w:start w:val="1"/>
      <w:numFmt w:val="upperRoman"/>
      <w:pStyle w:val="HLliti-6"/>
      <w:lvlText w:val="(%6)"/>
      <w:lvlJc w:val="left"/>
      <w:pPr>
        <w:tabs>
          <w:tab w:val="num" w:pos="4265"/>
        </w:tabs>
        <w:ind w:left="4265" w:hanging="720"/>
      </w:pPr>
      <w:rPr>
        <w:rFonts w:ascii="Verdana" w:hAnsi="Verdana" w:hint="default"/>
        <w:b w:val="0"/>
        <w:i w:val="0"/>
        <w:sz w:val="20"/>
        <w:szCs w:val="20"/>
        <w:u w:val="none"/>
      </w:rPr>
    </w:lvl>
    <w:lvl w:ilvl="6">
      <w:start w:val="1"/>
      <w:numFmt w:val="lowerLetter"/>
      <w:pStyle w:val="HLliti-7"/>
      <w:lvlText w:val="%7)"/>
      <w:lvlJc w:val="left"/>
      <w:pPr>
        <w:tabs>
          <w:tab w:val="num" w:pos="5040"/>
        </w:tabs>
        <w:ind w:left="5040" w:hanging="720"/>
      </w:pPr>
      <w:rPr>
        <w:rFonts w:ascii="Times New Roman" w:hAnsi="Times New Roman" w:hint="default"/>
        <w:b w:val="0"/>
        <w:i w:val="0"/>
        <w:sz w:val="24"/>
        <w:u w:val="none"/>
      </w:rPr>
    </w:lvl>
    <w:lvl w:ilvl="7">
      <w:start w:val="1"/>
      <w:numFmt w:val="lowerRoman"/>
      <w:pStyle w:val="HLliti-8"/>
      <w:lvlText w:val="%8)"/>
      <w:lvlJc w:val="left"/>
      <w:pPr>
        <w:tabs>
          <w:tab w:val="num" w:pos="5760"/>
        </w:tabs>
        <w:ind w:left="5760" w:hanging="720"/>
      </w:pPr>
      <w:rPr>
        <w:rFonts w:ascii="Verdana" w:hAnsi="Verdana" w:hint="default"/>
        <w:b w:val="0"/>
        <w:i w:val="0"/>
        <w:sz w:val="20"/>
        <w:szCs w:val="20"/>
        <w:u w:val="none"/>
      </w:rPr>
    </w:lvl>
    <w:lvl w:ilvl="8">
      <w:start w:val="1"/>
      <w:numFmt w:val="lowerRoman"/>
      <w:lvlText w:val="(%9)"/>
      <w:lvlJc w:val="left"/>
      <w:pPr>
        <w:tabs>
          <w:tab w:val="num" w:pos="6480"/>
        </w:tabs>
        <w:ind w:left="5760" w:firstLine="0"/>
      </w:pPr>
      <w:rPr>
        <w:rFonts w:ascii="Times New Roman" w:hAnsi="Times New Roman" w:hint="default"/>
        <w:b w:val="0"/>
        <w:i w:val="0"/>
        <w:sz w:val="24"/>
        <w:u w:val="none"/>
      </w:rPr>
    </w:lvl>
  </w:abstractNum>
  <w:abstractNum w:abstractNumId="7" w15:restartNumberingAfterBreak="0">
    <w:nsid w:val="36506931"/>
    <w:multiLevelType w:val="multilevel"/>
    <w:tmpl w:val="8BB8BDE4"/>
    <w:lvl w:ilvl="0">
      <w:start w:val="1"/>
      <w:numFmt w:val="decimal"/>
      <w:pStyle w:val="Heading1"/>
      <w:lvlText w:val="%1"/>
      <w:lvlJc w:val="left"/>
      <w:pPr>
        <w:ind w:left="432" w:hanging="432"/>
      </w:pPr>
      <w:rPr>
        <w:b w:val="0"/>
      </w:rPr>
    </w:lvl>
    <w:lvl w:ilvl="1">
      <w:start w:val="1"/>
      <w:numFmt w:val="decimal"/>
      <w:pStyle w:val="Heading2"/>
      <w:lvlText w:val="%1.%2"/>
      <w:lvlJc w:val="left"/>
      <w:pPr>
        <w:ind w:left="718" w:hanging="576"/>
      </w:pPr>
      <w:rPr>
        <w:b w:val="0"/>
        <w:i w:val="0"/>
      </w:rPr>
    </w:lvl>
    <w:lvl w:ilvl="2">
      <w:start w:val="1"/>
      <w:numFmt w:val="decimal"/>
      <w:pStyle w:val="Heading3"/>
      <w:lvlText w:val="%1.%2.%3"/>
      <w:lvlJc w:val="left"/>
      <w:pPr>
        <w:ind w:left="1146" w:hanging="720"/>
      </w:pPr>
      <w:rPr>
        <w:b w:val="0"/>
      </w:rPr>
    </w:lvl>
    <w:lvl w:ilvl="3">
      <w:start w:val="1"/>
      <w:numFmt w:val="decimal"/>
      <w:pStyle w:val="Heading4"/>
      <w:lvlText w:val="%1.%2.%3.%4"/>
      <w:lvlJc w:val="left"/>
      <w:pPr>
        <w:ind w:left="864" w:hanging="864"/>
      </w:pPr>
      <w:rPr>
        <w:b w:val="0"/>
        <w:i w:val="0"/>
        <w:color w:val="auto"/>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3F2E06F1"/>
    <w:multiLevelType w:val="multilevel"/>
    <w:tmpl w:val="78562102"/>
    <w:styleLink w:val="DPlstMain"/>
    <w:lvl w:ilvl="0">
      <w:start w:val="1"/>
      <w:numFmt w:val="decimal"/>
      <w:lvlRestart w:val="0"/>
      <w:pStyle w:val="DPLevel1Heading"/>
      <w:lvlText w:val="%1."/>
      <w:lvlJc w:val="left"/>
      <w:pPr>
        <w:tabs>
          <w:tab w:val="num" w:pos="567"/>
        </w:tabs>
        <w:ind w:left="567" w:hanging="567"/>
      </w:pPr>
      <w:rPr>
        <w:rFonts w:hint="default"/>
        <w:b w:val="0"/>
        <w:i w:val="0"/>
      </w:rPr>
    </w:lvl>
    <w:lvl w:ilvl="1">
      <w:start w:val="1"/>
      <w:numFmt w:val="decimal"/>
      <w:pStyle w:val="DPLevel2List"/>
      <w:lvlText w:val="%1.%2"/>
      <w:lvlJc w:val="left"/>
      <w:pPr>
        <w:tabs>
          <w:tab w:val="num" w:pos="1417"/>
        </w:tabs>
        <w:ind w:left="1417" w:hanging="850"/>
      </w:pPr>
      <w:rPr>
        <w:rFonts w:hint="default"/>
        <w:b w:val="0"/>
        <w:i w:val="0"/>
      </w:rPr>
    </w:lvl>
    <w:lvl w:ilvl="2">
      <w:start w:val="1"/>
      <w:numFmt w:val="decimal"/>
      <w:pStyle w:val="DPLevel3List"/>
      <w:lvlText w:val="%1.%2.%3"/>
      <w:lvlJc w:val="left"/>
      <w:pPr>
        <w:tabs>
          <w:tab w:val="num" w:pos="1701"/>
        </w:tabs>
        <w:ind w:left="1701" w:hanging="1134"/>
      </w:pPr>
      <w:rPr>
        <w:rFonts w:hint="default"/>
        <w:b w:val="0"/>
        <w:i w:val="0"/>
      </w:rPr>
    </w:lvl>
    <w:lvl w:ilvl="3">
      <w:start w:val="1"/>
      <w:numFmt w:val="decimal"/>
      <w:pStyle w:val="DPLevel4List"/>
      <w:lvlText w:val="%1.%2.%3.%4"/>
      <w:lvlJc w:val="left"/>
      <w:pPr>
        <w:tabs>
          <w:tab w:val="num" w:pos="1984"/>
        </w:tabs>
        <w:ind w:left="1984" w:hanging="1417"/>
      </w:pPr>
      <w:rPr>
        <w:rFonts w:hint="default"/>
        <w:b w:val="0"/>
        <w:i w:val="0"/>
      </w:rPr>
    </w:lvl>
    <w:lvl w:ilvl="4">
      <w:start w:val="1"/>
      <w:numFmt w:val="decimal"/>
      <w:pStyle w:val="DPLevel5List"/>
      <w:lvlText w:val="%1.%2.%3.%4.%5"/>
      <w:lvlJc w:val="left"/>
      <w:pPr>
        <w:tabs>
          <w:tab w:val="num" w:pos="2268"/>
        </w:tabs>
        <w:ind w:left="2268" w:hanging="1701"/>
      </w:pPr>
      <w:rPr>
        <w:rFonts w:hint="default"/>
        <w:b w:val="0"/>
        <w:i w:val="0"/>
      </w:rPr>
    </w:lvl>
    <w:lvl w:ilvl="5">
      <w:start w:val="1"/>
      <w:numFmt w:val="decimal"/>
      <w:pStyle w:val="DPLevel6List"/>
      <w:lvlText w:val="%1.%2.%3.%4.%5.%6"/>
      <w:lvlJc w:val="left"/>
      <w:pPr>
        <w:tabs>
          <w:tab w:val="num" w:pos="2551"/>
        </w:tabs>
        <w:ind w:left="2551" w:hanging="1984"/>
      </w:pPr>
      <w:rPr>
        <w:rFonts w:hint="default"/>
        <w:b w:val="0"/>
        <w:i w:val="0"/>
      </w:rPr>
    </w:lvl>
    <w:lvl w:ilvl="6">
      <w:start w:val="1"/>
      <w:numFmt w:val="decimal"/>
      <w:pStyle w:val="DPLevel7List"/>
      <w:lvlText w:val="%1.%2.%3.%4.%5.%6.%7"/>
      <w:lvlJc w:val="left"/>
      <w:pPr>
        <w:tabs>
          <w:tab w:val="num" w:pos="2835"/>
        </w:tabs>
        <w:ind w:left="2835" w:hanging="2268"/>
      </w:pPr>
      <w:rPr>
        <w:rFonts w:hint="default"/>
        <w:b w:val="0"/>
        <w:i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44F5A6A"/>
    <w:multiLevelType w:val="multilevel"/>
    <w:tmpl w:val="56ECF50E"/>
    <w:lvl w:ilvl="0">
      <w:start w:val="1"/>
      <w:numFmt w:val="decimal"/>
      <w:pStyle w:val="BMLevel1"/>
      <w:lvlText w:val="%1."/>
      <w:lvlJc w:val="left"/>
      <w:pPr>
        <w:tabs>
          <w:tab w:val="num" w:pos="567"/>
        </w:tabs>
        <w:ind w:left="567" w:hanging="567"/>
      </w:pPr>
      <w:rPr>
        <w:sz w:val="22"/>
        <w:szCs w:val="22"/>
      </w:rPr>
    </w:lvl>
    <w:lvl w:ilvl="1">
      <w:start w:val="1"/>
      <w:numFmt w:val="decimal"/>
      <w:pStyle w:val="BMLevel2"/>
      <w:lvlText w:val="%1.%2."/>
      <w:lvlJc w:val="left"/>
      <w:pPr>
        <w:tabs>
          <w:tab w:val="num" w:pos="567"/>
        </w:tabs>
        <w:ind w:left="567" w:hanging="567"/>
      </w:pPr>
      <w:rPr>
        <w:b w:val="0"/>
        <w:bCs w:val="0"/>
        <w:i w:val="0"/>
        <w:iCs w:val="0"/>
        <w:caps w:val="0"/>
        <w:smallCaps w:val="0"/>
        <w:strike w:val="0"/>
        <w:dstrike w:val="0"/>
        <w:outline w:val="0"/>
        <w:shadow w:val="0"/>
        <w:emboss w:val="0"/>
        <w:imprint w:val="0"/>
        <w:noProof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BMLevel3"/>
      <w:lvlText w:val="%1.%2.%3."/>
      <w:lvlJc w:val="left"/>
      <w:pPr>
        <w:tabs>
          <w:tab w:val="num" w:pos="567"/>
        </w:tabs>
        <w:ind w:left="567" w:hanging="567"/>
      </w:pPr>
      <w:rPr>
        <w:rFonts w:hint="default"/>
        <w:b w:val="0"/>
        <w:color w:val="000000" w:themeColor="text1"/>
      </w:rPr>
    </w:lvl>
    <w:lvl w:ilvl="3">
      <w:start w:val="1"/>
      <w:numFmt w:val="decimal"/>
      <w:pStyle w:val="BMLevel4"/>
      <w:lvlText w:val="%1.%2.%3.%4."/>
      <w:lvlJc w:val="left"/>
      <w:pPr>
        <w:tabs>
          <w:tab w:val="num" w:pos="3119"/>
        </w:tabs>
        <w:ind w:left="3119" w:hanging="567"/>
      </w:pPr>
      <w:rPr>
        <w:rFonts w:hint="default"/>
        <w:color w:val="000000" w:themeColor="text1"/>
      </w:rPr>
    </w:lvl>
    <w:lvl w:ilvl="4">
      <w:start w:val="1"/>
      <w:numFmt w:val="decimal"/>
      <w:pStyle w:val="BMLevel5"/>
      <w:lvlText w:val="%1.%2.%3.%4.%5."/>
      <w:lvlJc w:val="left"/>
      <w:pPr>
        <w:tabs>
          <w:tab w:val="num" w:pos="567"/>
        </w:tabs>
        <w:ind w:left="567" w:hanging="567"/>
      </w:pPr>
      <w:rPr>
        <w:rFonts w:hint="default"/>
      </w:rPr>
    </w:lvl>
    <w:lvl w:ilvl="5">
      <w:start w:val="1"/>
      <w:numFmt w:val="decimal"/>
      <w:pStyle w:val="BMLevel6"/>
      <w:lvlText w:val="%1.%2.%3.%4.%5.%6."/>
      <w:lvlJc w:val="left"/>
      <w:pPr>
        <w:tabs>
          <w:tab w:val="num" w:pos="567"/>
        </w:tabs>
        <w:ind w:left="567" w:hanging="567"/>
      </w:pPr>
      <w:rPr>
        <w:rFonts w:hint="default"/>
      </w:rPr>
    </w:lvl>
    <w:lvl w:ilvl="6">
      <w:start w:val="1"/>
      <w:numFmt w:val="decimal"/>
      <w:pStyle w:val="BMLevel7"/>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10" w15:restartNumberingAfterBreak="0">
    <w:nsid w:val="56F24A36"/>
    <w:multiLevelType w:val="hybridMultilevel"/>
    <w:tmpl w:val="B928C9A2"/>
    <w:lvl w:ilvl="0" w:tplc="79D2DB32">
      <w:start w:val="1"/>
      <w:numFmt w:val="upperLetter"/>
      <w:pStyle w:val="Annexure"/>
      <w:lvlText w:val="Annexure %1"/>
      <w:lvlJc w:val="center"/>
      <w:pPr>
        <w:ind w:left="71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CE45FF1"/>
    <w:multiLevelType w:val="multilevel"/>
    <w:tmpl w:val="1818A138"/>
    <w:lvl w:ilvl="0">
      <w:start w:val="1"/>
      <w:numFmt w:val="decimal"/>
      <w:pStyle w:val="XClause1Head"/>
      <w:isLgl/>
      <w:lvlText w:val="%1."/>
      <w:lvlJc w:val="left"/>
      <w:pPr>
        <w:tabs>
          <w:tab w:val="num" w:pos="720"/>
        </w:tabs>
        <w:ind w:left="720" w:hanging="720"/>
      </w:pPr>
      <w:rPr>
        <w:rFonts w:hint="default"/>
      </w:rPr>
    </w:lvl>
    <w:lvl w:ilvl="1">
      <w:start w:val="1"/>
      <w:numFmt w:val="decimal"/>
      <w:pStyle w:val="XClause2Sub"/>
      <w:lvlText w:val="%1.%2."/>
      <w:lvlJc w:val="left"/>
      <w:pPr>
        <w:tabs>
          <w:tab w:val="num" w:pos="1440"/>
        </w:tabs>
        <w:ind w:left="1440" w:hanging="720"/>
      </w:pPr>
      <w:rPr>
        <w:rFonts w:hint="default"/>
      </w:rPr>
    </w:lvl>
    <w:lvl w:ilvl="2">
      <w:start w:val="1"/>
      <w:numFmt w:val="decimal"/>
      <w:pStyle w:val="XClause3Sub"/>
      <w:lvlText w:val="%1.%2.%3."/>
      <w:lvlJc w:val="left"/>
      <w:pPr>
        <w:tabs>
          <w:tab w:val="num" w:pos="2552"/>
        </w:tabs>
        <w:ind w:left="2552" w:hanging="1112"/>
      </w:pPr>
      <w:rPr>
        <w:rFonts w:hint="default"/>
      </w:rPr>
    </w:lvl>
    <w:lvl w:ilvl="3">
      <w:start w:val="1"/>
      <w:numFmt w:val="decimal"/>
      <w:pStyle w:val="XClause4Sub"/>
      <w:lvlText w:val="%1.%2.%3.%4."/>
      <w:lvlJc w:val="left"/>
      <w:pPr>
        <w:tabs>
          <w:tab w:val="num" w:pos="3600"/>
        </w:tabs>
        <w:ind w:left="3600" w:hanging="1048"/>
      </w:pPr>
      <w:rPr>
        <w:rFonts w:hint="default"/>
      </w:rPr>
    </w:lvl>
    <w:lvl w:ilvl="4">
      <w:start w:val="1"/>
      <w:numFmt w:val="decimal"/>
      <w:pStyle w:val="XClause5Sub"/>
      <w:lvlText w:val="%1.%2.%3.%4.%5."/>
      <w:lvlJc w:val="left"/>
      <w:pPr>
        <w:tabs>
          <w:tab w:val="num" w:pos="5041"/>
        </w:tabs>
        <w:ind w:left="5041" w:hanging="1441"/>
      </w:pPr>
      <w:rPr>
        <w:rFonts w:hint="default"/>
      </w:rPr>
    </w:lvl>
    <w:lvl w:ilvl="5">
      <w:start w:val="1"/>
      <w:numFmt w:val="decimal"/>
      <w:pStyle w:val="XClause6Sub"/>
      <w:lvlText w:val="%1.%2.%3.%4.%5.%6."/>
      <w:lvlJc w:val="left"/>
      <w:pPr>
        <w:tabs>
          <w:tab w:val="num" w:pos="6481"/>
        </w:tabs>
        <w:ind w:left="6481" w:hanging="1440"/>
      </w:pPr>
      <w:rPr>
        <w:rFonts w:hint="default"/>
      </w:rPr>
    </w:lvl>
    <w:lvl w:ilvl="6">
      <w:start w:val="1"/>
      <w:numFmt w:val="decimal"/>
      <w:pStyle w:val="XClause7Sub"/>
      <w:lvlText w:val="%1.%2.%3.%4.%5.%6.%7."/>
      <w:lvlJc w:val="left"/>
      <w:pPr>
        <w:tabs>
          <w:tab w:val="num" w:pos="7201"/>
        </w:tabs>
        <w:ind w:left="7201" w:hanging="1871"/>
      </w:pPr>
      <w:rPr>
        <w:rFonts w:hint="default"/>
      </w:rPr>
    </w:lvl>
    <w:lvl w:ilvl="7">
      <w:start w:val="1"/>
      <w:numFmt w:val="decimal"/>
      <w:pStyle w:val="XClause8Sub"/>
      <w:lvlText w:val="%1.%2.%3.%4.%5.%6.%7.%8."/>
      <w:lvlJc w:val="left"/>
      <w:pPr>
        <w:tabs>
          <w:tab w:val="num" w:pos="7921"/>
        </w:tabs>
        <w:ind w:left="7921" w:hanging="1967"/>
      </w:pPr>
      <w:rPr>
        <w:rFonts w:hint="default"/>
      </w:rPr>
    </w:lvl>
    <w:lvl w:ilvl="8">
      <w:start w:val="1"/>
      <w:numFmt w:val="decimal"/>
      <w:pStyle w:val="XClause9Sub"/>
      <w:isLgl/>
      <w:lvlText w:val="%1.%2.%3.%4.%5.%6.%7.%8.%9."/>
      <w:lvlJc w:val="left"/>
      <w:pPr>
        <w:tabs>
          <w:tab w:val="num" w:pos="8222"/>
        </w:tabs>
        <w:ind w:left="8222" w:hanging="1730"/>
      </w:pPr>
      <w:rPr>
        <w:rFonts w:hint="default"/>
      </w:rPr>
    </w:lvl>
  </w:abstractNum>
  <w:abstractNum w:abstractNumId="12" w15:restartNumberingAfterBreak="0">
    <w:nsid w:val="5D8A4921"/>
    <w:multiLevelType w:val="multilevel"/>
    <w:tmpl w:val="6512DC3E"/>
    <w:lvl w:ilvl="0">
      <w:start w:val="1"/>
      <w:numFmt w:val="decimal"/>
      <w:pStyle w:val="Clause1Head"/>
      <w:isLgl/>
      <w:lvlText w:val="%1."/>
      <w:lvlJc w:val="left"/>
      <w:pPr>
        <w:tabs>
          <w:tab w:val="num" w:pos="720"/>
        </w:tabs>
        <w:ind w:left="720" w:hanging="720"/>
      </w:pPr>
      <w:rPr>
        <w:rFonts w:ascii="Arial" w:hAnsi="Arial" w:hint="default"/>
        <w:b w:val="0"/>
        <w:i w:val="0"/>
        <w:sz w:val="20"/>
        <w:szCs w:val="20"/>
      </w:rPr>
    </w:lvl>
    <w:lvl w:ilvl="1">
      <w:start w:val="1"/>
      <w:numFmt w:val="decimal"/>
      <w:pStyle w:val="Clause2Sub"/>
      <w:lvlText w:val="%1.%2."/>
      <w:lvlJc w:val="left"/>
      <w:pPr>
        <w:tabs>
          <w:tab w:val="num" w:pos="1440"/>
        </w:tabs>
        <w:ind w:left="1440" w:hanging="720"/>
      </w:pPr>
      <w:rPr>
        <w:rFonts w:hint="default"/>
        <w:b w:val="0"/>
        <w:bCs w:val="0"/>
      </w:rPr>
    </w:lvl>
    <w:lvl w:ilvl="2">
      <w:start w:val="1"/>
      <w:numFmt w:val="decimal"/>
      <w:pStyle w:val="Clause3Sub"/>
      <w:lvlText w:val="%1.%2.%3."/>
      <w:lvlJc w:val="left"/>
      <w:pPr>
        <w:tabs>
          <w:tab w:val="num" w:pos="2552"/>
        </w:tabs>
        <w:ind w:left="2552" w:hanging="1112"/>
      </w:pPr>
      <w:rPr>
        <w:rFonts w:hint="default"/>
        <w:b w:val="0"/>
        <w:bCs/>
      </w:rPr>
    </w:lvl>
    <w:lvl w:ilvl="3">
      <w:start w:val="1"/>
      <w:numFmt w:val="decimal"/>
      <w:pStyle w:val="Clause4Sub"/>
      <w:lvlText w:val="%1.%2.%3.%4."/>
      <w:lvlJc w:val="left"/>
      <w:pPr>
        <w:tabs>
          <w:tab w:val="num" w:pos="3600"/>
        </w:tabs>
        <w:ind w:left="3600" w:hanging="1048"/>
      </w:pPr>
      <w:rPr>
        <w:rFonts w:hint="default"/>
      </w:rPr>
    </w:lvl>
    <w:lvl w:ilvl="4">
      <w:start w:val="1"/>
      <w:numFmt w:val="decimal"/>
      <w:pStyle w:val="Clause5Sub"/>
      <w:lvlText w:val="%1.%2.%3.%4.%5."/>
      <w:lvlJc w:val="left"/>
      <w:pPr>
        <w:tabs>
          <w:tab w:val="num" w:pos="5041"/>
        </w:tabs>
        <w:ind w:left="5041" w:hanging="1441"/>
      </w:pPr>
      <w:rPr>
        <w:rFonts w:hint="default"/>
      </w:rPr>
    </w:lvl>
    <w:lvl w:ilvl="5">
      <w:start w:val="1"/>
      <w:numFmt w:val="decimal"/>
      <w:pStyle w:val="Clause6Sub"/>
      <w:lvlText w:val="%1.%2.%3.%4.%5.%6."/>
      <w:lvlJc w:val="left"/>
      <w:pPr>
        <w:tabs>
          <w:tab w:val="num" w:pos="6481"/>
        </w:tabs>
        <w:ind w:left="6481" w:hanging="1440"/>
      </w:pPr>
      <w:rPr>
        <w:rFonts w:hint="default"/>
      </w:rPr>
    </w:lvl>
    <w:lvl w:ilvl="6">
      <w:start w:val="1"/>
      <w:numFmt w:val="decimal"/>
      <w:pStyle w:val="Clause7Sub"/>
      <w:lvlText w:val="%1.%2.%3.%4.%5.%6.%7."/>
      <w:lvlJc w:val="left"/>
      <w:pPr>
        <w:tabs>
          <w:tab w:val="num" w:pos="7201"/>
        </w:tabs>
        <w:ind w:left="7201" w:hanging="1871"/>
      </w:pPr>
      <w:rPr>
        <w:rFonts w:hint="default"/>
      </w:rPr>
    </w:lvl>
    <w:lvl w:ilvl="7">
      <w:start w:val="1"/>
      <w:numFmt w:val="decimal"/>
      <w:pStyle w:val="Clause8Sub"/>
      <w:lvlText w:val="%1.%2.%3.%4.%5.%6.%7.%8."/>
      <w:lvlJc w:val="left"/>
      <w:pPr>
        <w:tabs>
          <w:tab w:val="num" w:pos="7921"/>
        </w:tabs>
        <w:ind w:left="7921" w:hanging="1967"/>
      </w:pPr>
      <w:rPr>
        <w:rFonts w:hint="default"/>
      </w:rPr>
    </w:lvl>
    <w:lvl w:ilvl="8">
      <w:start w:val="1"/>
      <w:numFmt w:val="decimal"/>
      <w:pStyle w:val="Clause9Sub"/>
      <w:isLgl/>
      <w:lvlText w:val="%1.%2.%3.%4.%5.%6.%7.%8.%9."/>
      <w:lvlJc w:val="left"/>
      <w:pPr>
        <w:tabs>
          <w:tab w:val="num" w:pos="8222"/>
        </w:tabs>
        <w:ind w:left="8222" w:hanging="1741"/>
      </w:pPr>
      <w:rPr>
        <w:rFonts w:hint="default"/>
      </w:rPr>
    </w:lvl>
  </w:abstractNum>
  <w:abstractNum w:abstractNumId="13" w15:restartNumberingAfterBreak="0">
    <w:nsid w:val="5E047A24"/>
    <w:multiLevelType w:val="multilevel"/>
    <w:tmpl w:val="22E29778"/>
    <w:lvl w:ilvl="0">
      <w:start w:val="1"/>
      <w:numFmt w:val="decimal"/>
      <w:pStyle w:val="Level1Heading"/>
      <w:lvlText w:val="%1."/>
      <w:lvlJc w:val="left"/>
      <w:pPr>
        <w:tabs>
          <w:tab w:val="num" w:pos="720"/>
        </w:tabs>
        <w:ind w:left="720" w:hanging="720"/>
      </w:pPr>
      <w:rPr>
        <w:rFonts w:hint="default"/>
        <w:b/>
        <w:caps w:val="0"/>
      </w:rPr>
    </w:lvl>
    <w:lvl w:ilvl="1">
      <w:start w:val="1"/>
      <w:numFmt w:val="decimal"/>
      <w:pStyle w:val="Level2Number"/>
      <w:lvlText w:val="%1.%2"/>
      <w:lvlJc w:val="left"/>
      <w:pPr>
        <w:tabs>
          <w:tab w:val="num" w:pos="1440"/>
        </w:tabs>
        <w:ind w:left="1440" w:hanging="720"/>
      </w:pPr>
      <w:rPr>
        <w:rFonts w:hint="default"/>
        <w:i w:val="0"/>
        <w:caps w:val="0"/>
      </w:rPr>
    </w:lvl>
    <w:lvl w:ilvl="2">
      <w:start w:val="1"/>
      <w:numFmt w:val="decimal"/>
      <w:pStyle w:val="Level3Number"/>
      <w:lvlText w:val="%1.%2.%3"/>
      <w:lvlJc w:val="left"/>
      <w:pPr>
        <w:tabs>
          <w:tab w:val="num" w:pos="2551"/>
        </w:tabs>
        <w:ind w:left="2551" w:hanging="1111"/>
      </w:pPr>
      <w:rPr>
        <w:rFonts w:hint="default"/>
        <w:caps w:val="0"/>
      </w:rPr>
    </w:lvl>
    <w:lvl w:ilvl="3">
      <w:start w:val="1"/>
      <w:numFmt w:val="decimal"/>
      <w:pStyle w:val="Level4Number"/>
      <w:lvlText w:val="%1.%2.%3.%4"/>
      <w:lvlJc w:val="left"/>
      <w:pPr>
        <w:tabs>
          <w:tab w:val="num" w:pos="3600"/>
        </w:tabs>
        <w:ind w:left="3600" w:hanging="1048"/>
      </w:pPr>
      <w:rPr>
        <w:rFonts w:hint="default"/>
        <w:caps w:val="0"/>
      </w:rPr>
    </w:lvl>
    <w:lvl w:ilvl="4">
      <w:start w:val="1"/>
      <w:numFmt w:val="decimal"/>
      <w:pStyle w:val="Level5Number"/>
      <w:lvlText w:val="%1.%2.%3.%4.%5"/>
      <w:lvlJc w:val="left"/>
      <w:pPr>
        <w:tabs>
          <w:tab w:val="num" w:pos="5040"/>
        </w:tabs>
        <w:ind w:left="5040" w:hanging="1440"/>
      </w:pPr>
      <w:rPr>
        <w:rFonts w:hint="default"/>
        <w:caps w:val="0"/>
      </w:rPr>
    </w:lvl>
    <w:lvl w:ilvl="5">
      <w:start w:val="1"/>
      <w:numFmt w:val="decimal"/>
      <w:pStyle w:val="Level6Number"/>
      <w:lvlText w:val="%1.%2.%3.%4.%5.%6"/>
      <w:lvlJc w:val="left"/>
      <w:pPr>
        <w:tabs>
          <w:tab w:val="num" w:pos="6480"/>
        </w:tabs>
        <w:ind w:left="6480" w:hanging="1440"/>
      </w:pPr>
      <w:rPr>
        <w:rFonts w:hint="default"/>
        <w:caps w:val="0"/>
      </w:rPr>
    </w:lvl>
    <w:lvl w:ilvl="6">
      <w:start w:val="1"/>
      <w:numFmt w:val="decimal"/>
      <w:pStyle w:val="Level7Number"/>
      <w:lvlText w:val="%1.%2.%3.%4.%5.%6.%7"/>
      <w:lvlJc w:val="left"/>
      <w:pPr>
        <w:tabs>
          <w:tab w:val="num" w:pos="7200"/>
        </w:tabs>
        <w:ind w:left="7200" w:hanging="1871"/>
      </w:pPr>
      <w:rPr>
        <w:rFonts w:hint="default"/>
        <w:caps w:val="0"/>
      </w:rPr>
    </w:lvl>
    <w:lvl w:ilvl="7">
      <w:start w:val="1"/>
      <w:numFmt w:val="decimal"/>
      <w:pStyle w:val="Level8Number"/>
      <w:lvlText w:val="%1.%2.%3.%4.%5.%6.%7.%8"/>
      <w:lvlJc w:val="left"/>
      <w:pPr>
        <w:tabs>
          <w:tab w:val="num" w:pos="7920"/>
        </w:tabs>
        <w:ind w:left="7920" w:hanging="1967"/>
      </w:pPr>
      <w:rPr>
        <w:rFonts w:hint="default"/>
        <w:caps w:val="0"/>
      </w:rPr>
    </w:lvl>
    <w:lvl w:ilvl="8">
      <w:start w:val="1"/>
      <w:numFmt w:val="decimal"/>
      <w:pStyle w:val="Level9Number"/>
      <w:lvlText w:val="%1.%2.%3.%4.%5.%6.%7.%8.%9"/>
      <w:lvlJc w:val="left"/>
      <w:pPr>
        <w:tabs>
          <w:tab w:val="num" w:pos="8221"/>
        </w:tabs>
        <w:ind w:left="8221" w:hanging="1740"/>
      </w:pPr>
      <w:rPr>
        <w:rFonts w:hint="default"/>
        <w:caps w:val="0"/>
      </w:rPr>
    </w:lvl>
  </w:abstractNum>
  <w:abstractNum w:abstractNumId="14" w15:restartNumberingAfterBreak="0">
    <w:nsid w:val="64A61304"/>
    <w:multiLevelType w:val="multilevel"/>
    <w:tmpl w:val="C25CD940"/>
    <w:lvl w:ilvl="0">
      <w:start w:val="1"/>
      <w:numFmt w:val="decimal"/>
      <w:pStyle w:val="SBPAgrLevel1"/>
      <w:lvlText w:val="%1"/>
      <w:lvlJc w:val="left"/>
      <w:pPr>
        <w:tabs>
          <w:tab w:val="num" w:pos="851"/>
        </w:tabs>
        <w:ind w:left="851" w:hanging="851"/>
      </w:pPr>
      <w:rPr>
        <w:rFonts w:ascii="Arial Bold" w:hAnsi="Arial Bold" w:hint="default"/>
        <w:b/>
        <w:i w:val="0"/>
        <w:sz w:val="22"/>
      </w:rPr>
    </w:lvl>
    <w:lvl w:ilvl="1">
      <w:start w:val="1"/>
      <w:numFmt w:val="decimal"/>
      <w:pStyle w:val="SBPAgrLevel2"/>
      <w:lvlText w:val="%1.%2"/>
      <w:lvlJc w:val="left"/>
      <w:pPr>
        <w:tabs>
          <w:tab w:val="num" w:pos="1134"/>
        </w:tabs>
        <w:ind w:left="1134" w:hanging="1134"/>
      </w:pPr>
      <w:rPr>
        <w:rFonts w:ascii="Arial" w:hAnsi="Arial" w:hint="default"/>
        <w:b w:val="0"/>
        <w:i w:val="0"/>
        <w:sz w:val="22"/>
      </w:rPr>
    </w:lvl>
    <w:lvl w:ilvl="2">
      <w:start w:val="1"/>
      <w:numFmt w:val="decimal"/>
      <w:pStyle w:val="SBPAgrLevel3"/>
      <w:lvlText w:val="%1.%2.%3"/>
      <w:lvlJc w:val="left"/>
      <w:pPr>
        <w:tabs>
          <w:tab w:val="num" w:pos="1418"/>
        </w:tabs>
        <w:ind w:left="1418" w:hanging="1418"/>
      </w:pPr>
      <w:rPr>
        <w:rFonts w:ascii="Arial" w:hAnsi="Arial" w:hint="default"/>
        <w:b w:val="0"/>
        <w:i w:val="0"/>
        <w:sz w:val="22"/>
      </w:rPr>
    </w:lvl>
    <w:lvl w:ilvl="3">
      <w:start w:val="1"/>
      <w:numFmt w:val="decimal"/>
      <w:pStyle w:val="SBPAgrLevel4"/>
      <w:lvlText w:val="%1.%2.%3.%4"/>
      <w:lvlJc w:val="left"/>
      <w:pPr>
        <w:tabs>
          <w:tab w:val="num" w:pos="1701"/>
        </w:tabs>
        <w:ind w:left="1701" w:hanging="1701"/>
      </w:pPr>
      <w:rPr>
        <w:rFonts w:ascii="Arial" w:hAnsi="Arial" w:hint="default"/>
        <w:b w:val="0"/>
        <w:i w:val="0"/>
        <w:sz w:val="22"/>
      </w:rPr>
    </w:lvl>
    <w:lvl w:ilvl="4">
      <w:start w:val="1"/>
      <w:numFmt w:val="decimal"/>
      <w:lvlText w:val="%1.%2.%3.%4.%5"/>
      <w:lvlJc w:val="left"/>
      <w:pPr>
        <w:tabs>
          <w:tab w:val="num" w:pos="1134"/>
        </w:tabs>
        <w:ind w:left="1134" w:hanging="1134"/>
      </w:pPr>
      <w:rPr>
        <w:rFonts w:ascii="Arial" w:hAnsi="Arial" w:hint="default"/>
        <w:b w:val="0"/>
        <w:i w:val="0"/>
        <w:sz w:val="22"/>
      </w:rPr>
    </w:lvl>
    <w:lvl w:ilvl="5">
      <w:start w:val="1"/>
      <w:numFmt w:val="decimal"/>
      <w:lvlText w:val="%1.%2.%3.%4.%5.%6"/>
      <w:lvlJc w:val="left"/>
      <w:pPr>
        <w:tabs>
          <w:tab w:val="num" w:pos="1134"/>
        </w:tabs>
        <w:ind w:left="1134" w:hanging="1134"/>
      </w:pPr>
      <w:rPr>
        <w:rFonts w:ascii="Arial" w:hAnsi="Arial" w:hint="default"/>
        <w:b w:val="0"/>
        <w:i w:val="0"/>
        <w:sz w:val="22"/>
      </w:rPr>
    </w:lvl>
    <w:lvl w:ilvl="6">
      <w:start w:val="1"/>
      <w:numFmt w:val="decimal"/>
      <w:lvlText w:val="%1.%2.%3.%4.%5.%6.%7"/>
      <w:lvlJc w:val="left"/>
      <w:pPr>
        <w:tabs>
          <w:tab w:val="num" w:pos="3969"/>
        </w:tabs>
        <w:ind w:left="3969" w:hanging="3969"/>
      </w:pPr>
      <w:rPr>
        <w:rFonts w:ascii="Arial" w:hAnsi="Arial" w:hint="default"/>
        <w:b w:val="0"/>
        <w:i w:val="0"/>
        <w:sz w:val="22"/>
      </w:rPr>
    </w:lvl>
    <w:lvl w:ilvl="7">
      <w:start w:val="1"/>
      <w:numFmt w:val="decimal"/>
      <w:lvlText w:val="%1.%2.%3.%4.%5.%6.%7.%8"/>
      <w:lvlJc w:val="left"/>
      <w:pPr>
        <w:tabs>
          <w:tab w:val="num" w:pos="4536"/>
        </w:tabs>
        <w:ind w:left="4536" w:hanging="4536"/>
      </w:pPr>
      <w:rPr>
        <w:rFonts w:ascii="Arial" w:hAnsi="Arial" w:hint="default"/>
        <w:b w:val="0"/>
        <w:i w:val="0"/>
        <w:sz w:val="22"/>
      </w:rPr>
    </w:lvl>
    <w:lvl w:ilvl="8">
      <w:start w:val="1"/>
      <w:numFmt w:val="decimal"/>
      <w:lvlText w:val="%1.%2.%3.%4.%5.%6.%7.%8.%9"/>
      <w:lvlJc w:val="left"/>
      <w:pPr>
        <w:tabs>
          <w:tab w:val="num" w:pos="5103"/>
        </w:tabs>
        <w:ind w:left="5103" w:hanging="5103"/>
      </w:pPr>
      <w:rPr>
        <w:rFonts w:ascii="Arial" w:hAnsi="Arial" w:hint="default"/>
        <w:b w:val="0"/>
        <w:i w:val="0"/>
        <w:sz w:val="22"/>
      </w:rPr>
    </w:lvl>
  </w:abstractNum>
  <w:abstractNum w:abstractNumId="15" w15:restartNumberingAfterBreak="0">
    <w:nsid w:val="688E4A7D"/>
    <w:multiLevelType w:val="multilevel"/>
    <w:tmpl w:val="395CF87A"/>
    <w:lvl w:ilvl="0">
      <w:start w:val="1"/>
      <w:numFmt w:val="decimal"/>
      <w:pStyle w:val="level1"/>
      <w:isLgl/>
      <w:lvlText w:val="%1"/>
      <w:lvlJc w:val="left"/>
      <w:pPr>
        <w:tabs>
          <w:tab w:val="num" w:pos="567"/>
        </w:tabs>
        <w:ind w:left="567" w:hanging="567"/>
      </w:pPr>
      <w:rPr>
        <w:rFonts w:ascii="Arial" w:hAnsi="Arial" w:hint="default"/>
        <w:b w:val="0"/>
        <w:i w:val="0"/>
        <w:color w:val="auto"/>
        <w:sz w:val="16"/>
        <w:szCs w:val="16"/>
        <w:u w:val="none"/>
      </w:rPr>
    </w:lvl>
    <w:lvl w:ilvl="1">
      <w:start w:val="1"/>
      <w:numFmt w:val="decimal"/>
      <w:pStyle w:val="level2"/>
      <w:isLgl/>
      <w:lvlText w:val="%1.%2"/>
      <w:lvlJc w:val="left"/>
      <w:pPr>
        <w:tabs>
          <w:tab w:val="num" w:pos="851"/>
        </w:tabs>
        <w:ind w:left="851" w:hanging="851"/>
      </w:pPr>
      <w:rPr>
        <w:rFonts w:ascii="Arial (W1)" w:hAnsi="Arial (W1)" w:hint="default"/>
        <w:b w:val="0"/>
        <w:i w:val="0"/>
        <w:sz w:val="16"/>
        <w:szCs w:val="16"/>
      </w:rPr>
    </w:lvl>
    <w:lvl w:ilvl="2">
      <w:start w:val="1"/>
      <w:numFmt w:val="decimal"/>
      <w:pStyle w:val="level3"/>
      <w:isLgl/>
      <w:lvlText w:val="%1.%2.%3"/>
      <w:lvlJc w:val="left"/>
      <w:pPr>
        <w:tabs>
          <w:tab w:val="num" w:pos="1134"/>
        </w:tabs>
        <w:ind w:left="1134" w:hanging="1134"/>
      </w:pPr>
      <w:rPr>
        <w:rFonts w:ascii="Arial (W1)" w:hAnsi="Arial (W1)" w:hint="default"/>
        <w:b w:val="0"/>
        <w:i w:val="0"/>
        <w:sz w:val="16"/>
        <w:szCs w:val="16"/>
      </w:rPr>
    </w:lvl>
    <w:lvl w:ilvl="3">
      <w:start w:val="1"/>
      <w:numFmt w:val="decimal"/>
      <w:pStyle w:val="level4"/>
      <w:isLgl/>
      <w:lvlText w:val="%1.%2.%3.%4"/>
      <w:lvlJc w:val="left"/>
      <w:pPr>
        <w:tabs>
          <w:tab w:val="num" w:pos="1418"/>
        </w:tabs>
        <w:ind w:left="1418" w:hanging="1418"/>
      </w:pPr>
      <w:rPr>
        <w:rFonts w:ascii="Arial (W1)" w:hAnsi="Arial (W1)" w:hint="default"/>
        <w:b w:val="0"/>
        <w:i w:val="0"/>
        <w:sz w:val="22"/>
        <w:szCs w:val="22"/>
      </w:rPr>
    </w:lvl>
    <w:lvl w:ilvl="4">
      <w:start w:val="1"/>
      <w:numFmt w:val="decimal"/>
      <w:pStyle w:val="level5"/>
      <w:lvlText w:val="%1.%2.%3.%4.%5"/>
      <w:lvlJc w:val="left"/>
      <w:pPr>
        <w:tabs>
          <w:tab w:val="num" w:pos="1701"/>
        </w:tabs>
        <w:ind w:left="1701" w:hanging="1701"/>
      </w:pPr>
      <w:rPr>
        <w:rFonts w:ascii="Arial (W1)" w:hAnsi="Arial (W1)" w:hint="default"/>
        <w:b w:val="0"/>
        <w:i w:val="0"/>
        <w:sz w:val="22"/>
        <w:szCs w:val="22"/>
      </w:rPr>
    </w:lvl>
    <w:lvl w:ilvl="5">
      <w:start w:val="1"/>
      <w:numFmt w:val="decimal"/>
      <w:pStyle w:val="level6"/>
      <w:lvlText w:val="%1.%2.%3.%4.%5.%6"/>
      <w:lvlJc w:val="left"/>
      <w:pPr>
        <w:tabs>
          <w:tab w:val="num" w:pos="1985"/>
        </w:tabs>
        <w:ind w:left="1985" w:hanging="1985"/>
      </w:pPr>
      <w:rPr>
        <w:rFonts w:ascii="Arial (W1)" w:hAnsi="Arial (W1)" w:hint="default"/>
        <w:b w:val="0"/>
        <w:i w:val="0"/>
        <w:sz w:val="22"/>
        <w:szCs w:val="22"/>
      </w:rPr>
    </w:lvl>
    <w:lvl w:ilvl="6">
      <w:start w:val="1"/>
      <w:numFmt w:val="decimal"/>
      <w:pStyle w:val="level7"/>
      <w:lvlText w:val="%1.%2.%3.%4.%5.%6.%7"/>
      <w:lvlJc w:val="left"/>
      <w:pPr>
        <w:tabs>
          <w:tab w:val="num" w:pos="2268"/>
        </w:tabs>
        <w:ind w:left="2268" w:hanging="2268"/>
      </w:pPr>
      <w:rPr>
        <w:rFonts w:ascii="Arial (W1)" w:hAnsi="Arial (W1)" w:hint="default"/>
        <w:b w:val="0"/>
        <w:i w:val="0"/>
        <w:sz w:val="22"/>
        <w:szCs w:val="22"/>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7A6C5AA3"/>
    <w:multiLevelType w:val="hybridMultilevel"/>
    <w:tmpl w:val="8C8E8752"/>
    <w:lvl w:ilvl="0" w:tplc="83085E72">
      <w:start w:val="1"/>
      <w:numFmt w:val="upperLetter"/>
      <w:pStyle w:val="Schedule"/>
      <w:lvlText w:val="Appendix %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2017609368">
    <w:abstractNumId w:val="12"/>
  </w:num>
  <w:num w:numId="2" w16cid:durableId="548540708">
    <w:abstractNumId w:val="4"/>
  </w:num>
  <w:num w:numId="3" w16cid:durableId="1656254223">
    <w:abstractNumId w:val="8"/>
    <w:lvlOverride w:ilvl="0">
      <w:lvl w:ilvl="0">
        <w:start w:val="1"/>
        <w:numFmt w:val="decimal"/>
        <w:lvlRestart w:val="0"/>
        <w:pStyle w:val="DPLevel1Heading"/>
        <w:lvlText w:val="%1."/>
        <w:lvlJc w:val="left"/>
        <w:pPr>
          <w:tabs>
            <w:tab w:val="num" w:pos="567"/>
          </w:tabs>
          <w:ind w:left="567" w:hanging="567"/>
        </w:pPr>
        <w:rPr>
          <w:rFonts w:hint="default"/>
          <w:b w:val="0"/>
          <w:i w:val="0"/>
        </w:rPr>
      </w:lvl>
    </w:lvlOverride>
    <w:lvlOverride w:ilvl="1">
      <w:lvl w:ilvl="1">
        <w:start w:val="1"/>
        <w:numFmt w:val="decimal"/>
        <w:pStyle w:val="DPLevel2List"/>
        <w:lvlText w:val="%1.%2"/>
        <w:lvlJc w:val="left"/>
        <w:pPr>
          <w:tabs>
            <w:tab w:val="num" w:pos="1417"/>
          </w:tabs>
          <w:ind w:left="1417" w:hanging="850"/>
        </w:pPr>
        <w:rPr>
          <w:rFonts w:asciiTheme="minorHAnsi" w:hAnsiTheme="minorHAnsi" w:cstheme="minorHAnsi" w:hint="default"/>
          <w:b w:val="0"/>
          <w:i w:val="0"/>
          <w:sz w:val="22"/>
          <w:szCs w:val="22"/>
        </w:rPr>
      </w:lvl>
    </w:lvlOverride>
    <w:lvlOverride w:ilvl="2">
      <w:lvl w:ilvl="2">
        <w:start w:val="1"/>
        <w:numFmt w:val="decimal"/>
        <w:pStyle w:val="DPLevel3List"/>
        <w:lvlText w:val="%1.%2.%3"/>
        <w:lvlJc w:val="left"/>
        <w:pPr>
          <w:tabs>
            <w:tab w:val="num" w:pos="1701"/>
          </w:tabs>
          <w:ind w:left="1701" w:hanging="1134"/>
        </w:pPr>
        <w:rPr>
          <w:rFonts w:hint="default"/>
          <w:b w:val="0"/>
          <w:i w:val="0"/>
        </w:rPr>
      </w:lvl>
    </w:lvlOverride>
    <w:lvlOverride w:ilvl="3">
      <w:lvl w:ilvl="3">
        <w:start w:val="1"/>
        <w:numFmt w:val="decimal"/>
        <w:pStyle w:val="DPLevel4List"/>
        <w:lvlText w:val="%1.%2.%3.%4"/>
        <w:lvlJc w:val="left"/>
        <w:pPr>
          <w:tabs>
            <w:tab w:val="num" w:pos="1984"/>
          </w:tabs>
          <w:ind w:left="1984" w:hanging="1417"/>
        </w:pPr>
        <w:rPr>
          <w:rFonts w:hint="default"/>
          <w:b w:val="0"/>
          <w:i w:val="0"/>
        </w:rPr>
      </w:lvl>
    </w:lvlOverride>
    <w:lvlOverride w:ilvl="4">
      <w:lvl w:ilvl="4">
        <w:start w:val="1"/>
        <w:numFmt w:val="decimal"/>
        <w:pStyle w:val="DPLevel5List"/>
        <w:lvlText w:val="%1.%2.%3.%4.%5"/>
        <w:lvlJc w:val="left"/>
        <w:pPr>
          <w:tabs>
            <w:tab w:val="num" w:pos="2268"/>
          </w:tabs>
          <w:ind w:left="2268" w:hanging="1701"/>
        </w:pPr>
        <w:rPr>
          <w:rFonts w:hint="default"/>
          <w:b w:val="0"/>
          <w:i w:val="0"/>
        </w:rPr>
      </w:lvl>
    </w:lvlOverride>
    <w:lvlOverride w:ilvl="5">
      <w:lvl w:ilvl="5">
        <w:start w:val="1"/>
        <w:numFmt w:val="decimal"/>
        <w:pStyle w:val="DPLevel6List"/>
        <w:lvlText w:val="%1.%2.%3.%4.%5.%6"/>
        <w:lvlJc w:val="left"/>
        <w:pPr>
          <w:tabs>
            <w:tab w:val="num" w:pos="2551"/>
          </w:tabs>
          <w:ind w:left="2551" w:hanging="1984"/>
        </w:pPr>
        <w:rPr>
          <w:rFonts w:hint="default"/>
          <w:b w:val="0"/>
          <w:i w:val="0"/>
        </w:rPr>
      </w:lvl>
    </w:lvlOverride>
    <w:lvlOverride w:ilvl="6">
      <w:lvl w:ilvl="6">
        <w:start w:val="1"/>
        <w:numFmt w:val="decimal"/>
        <w:pStyle w:val="DPLevel7List"/>
        <w:lvlText w:val="%1.%2.%3.%4.%5.%6.%7"/>
        <w:lvlJc w:val="left"/>
        <w:pPr>
          <w:tabs>
            <w:tab w:val="num" w:pos="2835"/>
          </w:tabs>
          <w:ind w:left="2835" w:hanging="2268"/>
        </w:pPr>
        <w:rPr>
          <w:rFonts w:hint="default"/>
          <w:b w:val="0"/>
          <w:i w:val="0"/>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 w16cid:durableId="120076082">
    <w:abstractNumId w:val="9"/>
  </w:num>
  <w:num w:numId="5" w16cid:durableId="31853069">
    <w:abstractNumId w:val="1"/>
  </w:num>
  <w:num w:numId="6" w16cid:durableId="1847207215">
    <w:abstractNumId w:val="5"/>
  </w:num>
  <w:num w:numId="7" w16cid:durableId="1853257572">
    <w:abstractNumId w:val="0"/>
  </w:num>
  <w:num w:numId="8" w16cid:durableId="634800306">
    <w:abstractNumId w:val="3"/>
  </w:num>
  <w:num w:numId="9" w16cid:durableId="21709123">
    <w:abstractNumId w:val="8"/>
  </w:num>
  <w:num w:numId="10" w16cid:durableId="149058268">
    <w:abstractNumId w:val="14"/>
  </w:num>
  <w:num w:numId="11" w16cid:durableId="538320817">
    <w:abstractNumId w:val="10"/>
  </w:num>
  <w:num w:numId="12" w16cid:durableId="1878736810">
    <w:abstractNumId w:val="12"/>
  </w:num>
  <w:num w:numId="13" w16cid:durableId="84888765">
    <w:abstractNumId w:val="7"/>
  </w:num>
  <w:num w:numId="14" w16cid:durableId="941570135">
    <w:abstractNumId w:val="16"/>
  </w:num>
  <w:num w:numId="15" w16cid:durableId="654997068">
    <w:abstractNumId w:val="11"/>
  </w:num>
  <w:num w:numId="16" w16cid:durableId="666859990">
    <w:abstractNumId w:val="15"/>
  </w:num>
  <w:num w:numId="17" w16cid:durableId="900095225">
    <w:abstractNumId w:val="13"/>
  </w:num>
  <w:num w:numId="18" w16cid:durableId="1414820842">
    <w:abstractNumId w:val="6"/>
  </w:num>
  <w:num w:numId="19" w16cid:durableId="655307247">
    <w:abstractNumId w:val="2"/>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rksmans">
    <w15:presenceInfo w15:providerId="None" w15:userId="Werksmans"/>
  </w15:person>
  <w15:person w15:author="Heike  Beck">
    <w15:presenceInfo w15:providerId="AD" w15:userId="S::Heike@fibertime.com::4d4044cb-5da7-48b4-8854-01b49eb260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N" w:val="No Matter Number"/>
  </w:docVars>
  <w:rsids>
    <w:rsidRoot w:val="005C1B1C"/>
    <w:rsid w:val="00001F02"/>
    <w:rsid w:val="00004883"/>
    <w:rsid w:val="000048E2"/>
    <w:rsid w:val="00005119"/>
    <w:rsid w:val="00006D79"/>
    <w:rsid w:val="0000722D"/>
    <w:rsid w:val="00007F21"/>
    <w:rsid w:val="000112D7"/>
    <w:rsid w:val="0001276C"/>
    <w:rsid w:val="000127E6"/>
    <w:rsid w:val="00024F66"/>
    <w:rsid w:val="000272D0"/>
    <w:rsid w:val="00027588"/>
    <w:rsid w:val="00031F6F"/>
    <w:rsid w:val="000327A1"/>
    <w:rsid w:val="00033BDE"/>
    <w:rsid w:val="00037988"/>
    <w:rsid w:val="0004234A"/>
    <w:rsid w:val="00046256"/>
    <w:rsid w:val="000464E6"/>
    <w:rsid w:val="000475ED"/>
    <w:rsid w:val="00047A47"/>
    <w:rsid w:val="00053CD5"/>
    <w:rsid w:val="00054763"/>
    <w:rsid w:val="000548F5"/>
    <w:rsid w:val="000553DF"/>
    <w:rsid w:val="00055D13"/>
    <w:rsid w:val="0006177B"/>
    <w:rsid w:val="000627FA"/>
    <w:rsid w:val="00063171"/>
    <w:rsid w:val="00063D52"/>
    <w:rsid w:val="00064583"/>
    <w:rsid w:val="00065D73"/>
    <w:rsid w:val="00066054"/>
    <w:rsid w:val="00067199"/>
    <w:rsid w:val="00071C04"/>
    <w:rsid w:val="00071E56"/>
    <w:rsid w:val="00074561"/>
    <w:rsid w:val="000818D5"/>
    <w:rsid w:val="00083822"/>
    <w:rsid w:val="000906D8"/>
    <w:rsid w:val="000972ED"/>
    <w:rsid w:val="000A1996"/>
    <w:rsid w:val="000A346D"/>
    <w:rsid w:val="000A4B75"/>
    <w:rsid w:val="000B1760"/>
    <w:rsid w:val="000B1C2D"/>
    <w:rsid w:val="000B1C4D"/>
    <w:rsid w:val="000B72A8"/>
    <w:rsid w:val="000C35FC"/>
    <w:rsid w:val="000C41F7"/>
    <w:rsid w:val="000D1024"/>
    <w:rsid w:val="000D2D8B"/>
    <w:rsid w:val="000D3A6F"/>
    <w:rsid w:val="000D56FA"/>
    <w:rsid w:val="000D6D0F"/>
    <w:rsid w:val="000E1631"/>
    <w:rsid w:val="000E1893"/>
    <w:rsid w:val="000E2DAE"/>
    <w:rsid w:val="000E3D1F"/>
    <w:rsid w:val="000E45FC"/>
    <w:rsid w:val="000E4FC6"/>
    <w:rsid w:val="000E5653"/>
    <w:rsid w:val="000E6352"/>
    <w:rsid w:val="000F1001"/>
    <w:rsid w:val="000F23EB"/>
    <w:rsid w:val="000F485C"/>
    <w:rsid w:val="000F604F"/>
    <w:rsid w:val="00101C23"/>
    <w:rsid w:val="00102249"/>
    <w:rsid w:val="00104187"/>
    <w:rsid w:val="00114EBC"/>
    <w:rsid w:val="001172E1"/>
    <w:rsid w:val="00121DD0"/>
    <w:rsid w:val="00127EA4"/>
    <w:rsid w:val="0013080F"/>
    <w:rsid w:val="001342CA"/>
    <w:rsid w:val="0013467B"/>
    <w:rsid w:val="001374D9"/>
    <w:rsid w:val="00137C7B"/>
    <w:rsid w:val="00141411"/>
    <w:rsid w:val="001446FF"/>
    <w:rsid w:val="0014763A"/>
    <w:rsid w:val="00154EBB"/>
    <w:rsid w:val="0015514B"/>
    <w:rsid w:val="00155AEE"/>
    <w:rsid w:val="001647ED"/>
    <w:rsid w:val="001711FC"/>
    <w:rsid w:val="00172616"/>
    <w:rsid w:val="00173EB1"/>
    <w:rsid w:val="00185DB0"/>
    <w:rsid w:val="001860EF"/>
    <w:rsid w:val="00186F63"/>
    <w:rsid w:val="00187388"/>
    <w:rsid w:val="00193B68"/>
    <w:rsid w:val="00195B7E"/>
    <w:rsid w:val="00196D3A"/>
    <w:rsid w:val="0019790F"/>
    <w:rsid w:val="001A051C"/>
    <w:rsid w:val="001A6190"/>
    <w:rsid w:val="001B02C9"/>
    <w:rsid w:val="001B26F4"/>
    <w:rsid w:val="001B41A7"/>
    <w:rsid w:val="001B4ADA"/>
    <w:rsid w:val="001B7DBA"/>
    <w:rsid w:val="001C0B2D"/>
    <w:rsid w:val="001C13ED"/>
    <w:rsid w:val="001D7C6D"/>
    <w:rsid w:val="001F207F"/>
    <w:rsid w:val="001F3090"/>
    <w:rsid w:val="001F3BD3"/>
    <w:rsid w:val="001F433E"/>
    <w:rsid w:val="001F6091"/>
    <w:rsid w:val="001F769E"/>
    <w:rsid w:val="00201659"/>
    <w:rsid w:val="00210435"/>
    <w:rsid w:val="002121C2"/>
    <w:rsid w:val="00215430"/>
    <w:rsid w:val="00216AAE"/>
    <w:rsid w:val="0022108A"/>
    <w:rsid w:val="00221191"/>
    <w:rsid w:val="00221D16"/>
    <w:rsid w:val="00221D99"/>
    <w:rsid w:val="00226557"/>
    <w:rsid w:val="00227DA0"/>
    <w:rsid w:val="0023225D"/>
    <w:rsid w:val="002429DC"/>
    <w:rsid w:val="00242AD4"/>
    <w:rsid w:val="00243964"/>
    <w:rsid w:val="00243E7C"/>
    <w:rsid w:val="002466E5"/>
    <w:rsid w:val="00250C58"/>
    <w:rsid w:val="00251688"/>
    <w:rsid w:val="002527F1"/>
    <w:rsid w:val="00253ADF"/>
    <w:rsid w:val="00254786"/>
    <w:rsid w:val="00254F32"/>
    <w:rsid w:val="00256367"/>
    <w:rsid w:val="00262B9A"/>
    <w:rsid w:val="002667E5"/>
    <w:rsid w:val="00272BA8"/>
    <w:rsid w:val="00280B8B"/>
    <w:rsid w:val="00285E23"/>
    <w:rsid w:val="00290330"/>
    <w:rsid w:val="00293AF9"/>
    <w:rsid w:val="002A0D56"/>
    <w:rsid w:val="002A0DE0"/>
    <w:rsid w:val="002A2C17"/>
    <w:rsid w:val="002A453D"/>
    <w:rsid w:val="002A686E"/>
    <w:rsid w:val="002B4082"/>
    <w:rsid w:val="002B5340"/>
    <w:rsid w:val="002B5E60"/>
    <w:rsid w:val="002C0320"/>
    <w:rsid w:val="002C1401"/>
    <w:rsid w:val="002C2861"/>
    <w:rsid w:val="002C6D8E"/>
    <w:rsid w:val="002D2400"/>
    <w:rsid w:val="002D2E58"/>
    <w:rsid w:val="002D4553"/>
    <w:rsid w:val="002D548B"/>
    <w:rsid w:val="002D5E78"/>
    <w:rsid w:val="002E1606"/>
    <w:rsid w:val="002E38E2"/>
    <w:rsid w:val="002E4732"/>
    <w:rsid w:val="002E5683"/>
    <w:rsid w:val="002E6C66"/>
    <w:rsid w:val="002E77BC"/>
    <w:rsid w:val="002E7B0A"/>
    <w:rsid w:val="002F0DAD"/>
    <w:rsid w:val="002F31DE"/>
    <w:rsid w:val="002F6085"/>
    <w:rsid w:val="002F6BEE"/>
    <w:rsid w:val="0030321A"/>
    <w:rsid w:val="003035DC"/>
    <w:rsid w:val="00305DE0"/>
    <w:rsid w:val="00306FE6"/>
    <w:rsid w:val="00312AF7"/>
    <w:rsid w:val="00314A7B"/>
    <w:rsid w:val="00315483"/>
    <w:rsid w:val="00320C54"/>
    <w:rsid w:val="00321BD6"/>
    <w:rsid w:val="00323A3A"/>
    <w:rsid w:val="0032432F"/>
    <w:rsid w:val="00331778"/>
    <w:rsid w:val="00331FE4"/>
    <w:rsid w:val="0033240A"/>
    <w:rsid w:val="00333804"/>
    <w:rsid w:val="00336C95"/>
    <w:rsid w:val="00345DF7"/>
    <w:rsid w:val="00345EE4"/>
    <w:rsid w:val="0034628F"/>
    <w:rsid w:val="00347B3C"/>
    <w:rsid w:val="003517A0"/>
    <w:rsid w:val="00356599"/>
    <w:rsid w:val="00357E9C"/>
    <w:rsid w:val="00367B5F"/>
    <w:rsid w:val="00373318"/>
    <w:rsid w:val="00375025"/>
    <w:rsid w:val="003849B0"/>
    <w:rsid w:val="00385916"/>
    <w:rsid w:val="00386EA9"/>
    <w:rsid w:val="003872EE"/>
    <w:rsid w:val="00393C49"/>
    <w:rsid w:val="00393F59"/>
    <w:rsid w:val="00395822"/>
    <w:rsid w:val="003A0DFE"/>
    <w:rsid w:val="003A33C3"/>
    <w:rsid w:val="003A79B8"/>
    <w:rsid w:val="003B363D"/>
    <w:rsid w:val="003B3F37"/>
    <w:rsid w:val="003B446F"/>
    <w:rsid w:val="003B6C13"/>
    <w:rsid w:val="003C046B"/>
    <w:rsid w:val="003C672B"/>
    <w:rsid w:val="003D0417"/>
    <w:rsid w:val="003D16F7"/>
    <w:rsid w:val="003D44E9"/>
    <w:rsid w:val="003E13E7"/>
    <w:rsid w:val="003E32F9"/>
    <w:rsid w:val="003E431B"/>
    <w:rsid w:val="003E5CE2"/>
    <w:rsid w:val="003E74AB"/>
    <w:rsid w:val="003E7544"/>
    <w:rsid w:val="003F2577"/>
    <w:rsid w:val="003F5889"/>
    <w:rsid w:val="00401B84"/>
    <w:rsid w:val="00405708"/>
    <w:rsid w:val="00405922"/>
    <w:rsid w:val="004059E3"/>
    <w:rsid w:val="004072D4"/>
    <w:rsid w:val="0041157F"/>
    <w:rsid w:val="004116B9"/>
    <w:rsid w:val="0041368A"/>
    <w:rsid w:val="0041423B"/>
    <w:rsid w:val="00414D5D"/>
    <w:rsid w:val="004160A4"/>
    <w:rsid w:val="004165E4"/>
    <w:rsid w:val="00420D19"/>
    <w:rsid w:val="0042353A"/>
    <w:rsid w:val="00424AEC"/>
    <w:rsid w:val="00424EB1"/>
    <w:rsid w:val="00425E2B"/>
    <w:rsid w:val="00427800"/>
    <w:rsid w:val="00433730"/>
    <w:rsid w:val="004341A0"/>
    <w:rsid w:val="0043668F"/>
    <w:rsid w:val="004377CF"/>
    <w:rsid w:val="004422E7"/>
    <w:rsid w:val="004453B3"/>
    <w:rsid w:val="0045337E"/>
    <w:rsid w:val="00456383"/>
    <w:rsid w:val="00457A23"/>
    <w:rsid w:val="0046076E"/>
    <w:rsid w:val="00460F1A"/>
    <w:rsid w:val="00472459"/>
    <w:rsid w:val="00473BF0"/>
    <w:rsid w:val="00474ABC"/>
    <w:rsid w:val="00480921"/>
    <w:rsid w:val="004846F9"/>
    <w:rsid w:val="00485063"/>
    <w:rsid w:val="00485CA3"/>
    <w:rsid w:val="00486086"/>
    <w:rsid w:val="00491CA6"/>
    <w:rsid w:val="00492187"/>
    <w:rsid w:val="00492CA1"/>
    <w:rsid w:val="00492DFD"/>
    <w:rsid w:val="00495CDB"/>
    <w:rsid w:val="004966D3"/>
    <w:rsid w:val="004A0F9D"/>
    <w:rsid w:val="004A1273"/>
    <w:rsid w:val="004A16AC"/>
    <w:rsid w:val="004A2423"/>
    <w:rsid w:val="004A2AF7"/>
    <w:rsid w:val="004A35C9"/>
    <w:rsid w:val="004A40D7"/>
    <w:rsid w:val="004A41A8"/>
    <w:rsid w:val="004A58D1"/>
    <w:rsid w:val="004A6751"/>
    <w:rsid w:val="004B6306"/>
    <w:rsid w:val="004B7A9C"/>
    <w:rsid w:val="004C0768"/>
    <w:rsid w:val="004C611C"/>
    <w:rsid w:val="004D09F7"/>
    <w:rsid w:val="004D1FBC"/>
    <w:rsid w:val="004D2670"/>
    <w:rsid w:val="004D4BC3"/>
    <w:rsid w:val="004D5075"/>
    <w:rsid w:val="004D596B"/>
    <w:rsid w:val="004D6498"/>
    <w:rsid w:val="004D6E7C"/>
    <w:rsid w:val="004E0E61"/>
    <w:rsid w:val="004E19D3"/>
    <w:rsid w:val="004E3245"/>
    <w:rsid w:val="004F3F54"/>
    <w:rsid w:val="004F554C"/>
    <w:rsid w:val="004F5D60"/>
    <w:rsid w:val="004F67CD"/>
    <w:rsid w:val="005044ED"/>
    <w:rsid w:val="00506E93"/>
    <w:rsid w:val="00506E97"/>
    <w:rsid w:val="00511ADE"/>
    <w:rsid w:val="00511F01"/>
    <w:rsid w:val="00512192"/>
    <w:rsid w:val="00512FB4"/>
    <w:rsid w:val="0051402F"/>
    <w:rsid w:val="00516EDD"/>
    <w:rsid w:val="005203FB"/>
    <w:rsid w:val="00521AD1"/>
    <w:rsid w:val="00521E3B"/>
    <w:rsid w:val="0052295A"/>
    <w:rsid w:val="00524668"/>
    <w:rsid w:val="00524730"/>
    <w:rsid w:val="005252EB"/>
    <w:rsid w:val="00526999"/>
    <w:rsid w:val="005279D0"/>
    <w:rsid w:val="0053004C"/>
    <w:rsid w:val="00530947"/>
    <w:rsid w:val="00532AB2"/>
    <w:rsid w:val="0053529C"/>
    <w:rsid w:val="0053745D"/>
    <w:rsid w:val="00537C6E"/>
    <w:rsid w:val="00537EBA"/>
    <w:rsid w:val="00542904"/>
    <w:rsid w:val="00544470"/>
    <w:rsid w:val="00545FC6"/>
    <w:rsid w:val="005526CC"/>
    <w:rsid w:val="00553FDC"/>
    <w:rsid w:val="00555562"/>
    <w:rsid w:val="00564219"/>
    <w:rsid w:val="00567FBD"/>
    <w:rsid w:val="0057089E"/>
    <w:rsid w:val="0057468E"/>
    <w:rsid w:val="005746E9"/>
    <w:rsid w:val="005801DD"/>
    <w:rsid w:val="00580868"/>
    <w:rsid w:val="0058390A"/>
    <w:rsid w:val="0059161B"/>
    <w:rsid w:val="00592123"/>
    <w:rsid w:val="00597B50"/>
    <w:rsid w:val="005A2B6C"/>
    <w:rsid w:val="005A5F4C"/>
    <w:rsid w:val="005A66AE"/>
    <w:rsid w:val="005B1CA3"/>
    <w:rsid w:val="005B2DD7"/>
    <w:rsid w:val="005B37C9"/>
    <w:rsid w:val="005B63C3"/>
    <w:rsid w:val="005C1B1C"/>
    <w:rsid w:val="005C1B45"/>
    <w:rsid w:val="005C25CD"/>
    <w:rsid w:val="005C2BBB"/>
    <w:rsid w:val="005C6223"/>
    <w:rsid w:val="005C7066"/>
    <w:rsid w:val="005D3A29"/>
    <w:rsid w:val="005D4FB0"/>
    <w:rsid w:val="005D69D9"/>
    <w:rsid w:val="005D779F"/>
    <w:rsid w:val="005E0285"/>
    <w:rsid w:val="005E1F74"/>
    <w:rsid w:val="005E4FC6"/>
    <w:rsid w:val="005E664F"/>
    <w:rsid w:val="005F02C7"/>
    <w:rsid w:val="005F4F46"/>
    <w:rsid w:val="005F7EEC"/>
    <w:rsid w:val="00600047"/>
    <w:rsid w:val="00600861"/>
    <w:rsid w:val="00602188"/>
    <w:rsid w:val="00607106"/>
    <w:rsid w:val="006074A8"/>
    <w:rsid w:val="00611018"/>
    <w:rsid w:val="00612799"/>
    <w:rsid w:val="006135F4"/>
    <w:rsid w:val="00614365"/>
    <w:rsid w:val="00614D5C"/>
    <w:rsid w:val="00614F6B"/>
    <w:rsid w:val="006151D9"/>
    <w:rsid w:val="00615E8C"/>
    <w:rsid w:val="006207EA"/>
    <w:rsid w:val="006216BE"/>
    <w:rsid w:val="00621CC3"/>
    <w:rsid w:val="00622D10"/>
    <w:rsid w:val="006239CC"/>
    <w:rsid w:val="00624059"/>
    <w:rsid w:val="00627871"/>
    <w:rsid w:val="00632031"/>
    <w:rsid w:val="006337B7"/>
    <w:rsid w:val="0063543F"/>
    <w:rsid w:val="00636056"/>
    <w:rsid w:val="00643121"/>
    <w:rsid w:val="0064480E"/>
    <w:rsid w:val="006449BF"/>
    <w:rsid w:val="00646FB5"/>
    <w:rsid w:val="00653109"/>
    <w:rsid w:val="00657039"/>
    <w:rsid w:val="00663F58"/>
    <w:rsid w:val="006666DF"/>
    <w:rsid w:val="00670F44"/>
    <w:rsid w:val="00686F2D"/>
    <w:rsid w:val="00692D6B"/>
    <w:rsid w:val="00694081"/>
    <w:rsid w:val="00694A42"/>
    <w:rsid w:val="00695438"/>
    <w:rsid w:val="00695DCF"/>
    <w:rsid w:val="00696C04"/>
    <w:rsid w:val="006A3D63"/>
    <w:rsid w:val="006A3D92"/>
    <w:rsid w:val="006A658A"/>
    <w:rsid w:val="006A6C2F"/>
    <w:rsid w:val="006B1E1E"/>
    <w:rsid w:val="006B5649"/>
    <w:rsid w:val="006B579F"/>
    <w:rsid w:val="006B658B"/>
    <w:rsid w:val="006D2168"/>
    <w:rsid w:val="006D55FD"/>
    <w:rsid w:val="006D780C"/>
    <w:rsid w:val="006E2609"/>
    <w:rsid w:val="006E2959"/>
    <w:rsid w:val="006E456A"/>
    <w:rsid w:val="006E49A5"/>
    <w:rsid w:val="006E54AB"/>
    <w:rsid w:val="006F1A86"/>
    <w:rsid w:val="006F27F5"/>
    <w:rsid w:val="006F3F9E"/>
    <w:rsid w:val="006F6DE3"/>
    <w:rsid w:val="00701D0B"/>
    <w:rsid w:val="00702575"/>
    <w:rsid w:val="007114F8"/>
    <w:rsid w:val="00711A45"/>
    <w:rsid w:val="00711A7A"/>
    <w:rsid w:val="00712055"/>
    <w:rsid w:val="0072233C"/>
    <w:rsid w:val="0072741E"/>
    <w:rsid w:val="0073380A"/>
    <w:rsid w:val="007348C6"/>
    <w:rsid w:val="00740D95"/>
    <w:rsid w:val="0074295C"/>
    <w:rsid w:val="00745330"/>
    <w:rsid w:val="00751520"/>
    <w:rsid w:val="00751A6D"/>
    <w:rsid w:val="00751AAB"/>
    <w:rsid w:val="00751BE1"/>
    <w:rsid w:val="007523D0"/>
    <w:rsid w:val="007559AC"/>
    <w:rsid w:val="00757B96"/>
    <w:rsid w:val="00760766"/>
    <w:rsid w:val="00762348"/>
    <w:rsid w:val="00764817"/>
    <w:rsid w:val="007660EB"/>
    <w:rsid w:val="00766D4D"/>
    <w:rsid w:val="0077309D"/>
    <w:rsid w:val="007733C9"/>
    <w:rsid w:val="00780C66"/>
    <w:rsid w:val="00781F35"/>
    <w:rsid w:val="00786784"/>
    <w:rsid w:val="00787578"/>
    <w:rsid w:val="00792EE3"/>
    <w:rsid w:val="00794E2B"/>
    <w:rsid w:val="007A18D7"/>
    <w:rsid w:val="007A1B79"/>
    <w:rsid w:val="007A2194"/>
    <w:rsid w:val="007A312D"/>
    <w:rsid w:val="007A7097"/>
    <w:rsid w:val="007B7A5C"/>
    <w:rsid w:val="007C09F2"/>
    <w:rsid w:val="007C1335"/>
    <w:rsid w:val="007C3009"/>
    <w:rsid w:val="007C3729"/>
    <w:rsid w:val="007C41BC"/>
    <w:rsid w:val="007C51A4"/>
    <w:rsid w:val="007D0D12"/>
    <w:rsid w:val="007D1B27"/>
    <w:rsid w:val="007D2AD1"/>
    <w:rsid w:val="007D2F7C"/>
    <w:rsid w:val="007D32F8"/>
    <w:rsid w:val="007D5C78"/>
    <w:rsid w:val="007D771E"/>
    <w:rsid w:val="007E0489"/>
    <w:rsid w:val="00803A94"/>
    <w:rsid w:val="00804AA8"/>
    <w:rsid w:val="008058A2"/>
    <w:rsid w:val="00807619"/>
    <w:rsid w:val="008127DA"/>
    <w:rsid w:val="008154D9"/>
    <w:rsid w:val="00825F98"/>
    <w:rsid w:val="008277A2"/>
    <w:rsid w:val="00832A83"/>
    <w:rsid w:val="00834F54"/>
    <w:rsid w:val="008362E3"/>
    <w:rsid w:val="00836BDA"/>
    <w:rsid w:val="00842044"/>
    <w:rsid w:val="008465C8"/>
    <w:rsid w:val="0084745B"/>
    <w:rsid w:val="008506D7"/>
    <w:rsid w:val="00851203"/>
    <w:rsid w:val="00852AE8"/>
    <w:rsid w:val="00854E26"/>
    <w:rsid w:val="00855C0D"/>
    <w:rsid w:val="00856DAD"/>
    <w:rsid w:val="0086122F"/>
    <w:rsid w:val="008613E5"/>
    <w:rsid w:val="008653E9"/>
    <w:rsid w:val="008753D6"/>
    <w:rsid w:val="00875F4F"/>
    <w:rsid w:val="00876A0C"/>
    <w:rsid w:val="00877EAB"/>
    <w:rsid w:val="00882C80"/>
    <w:rsid w:val="00884598"/>
    <w:rsid w:val="00886E90"/>
    <w:rsid w:val="00893611"/>
    <w:rsid w:val="0089365E"/>
    <w:rsid w:val="0089497B"/>
    <w:rsid w:val="00896DEC"/>
    <w:rsid w:val="008A3C9C"/>
    <w:rsid w:val="008A4FC0"/>
    <w:rsid w:val="008B349E"/>
    <w:rsid w:val="008B534F"/>
    <w:rsid w:val="008C0987"/>
    <w:rsid w:val="008C0AF3"/>
    <w:rsid w:val="008C3131"/>
    <w:rsid w:val="008C3518"/>
    <w:rsid w:val="008C6F9F"/>
    <w:rsid w:val="008C7897"/>
    <w:rsid w:val="008C7978"/>
    <w:rsid w:val="008C79A4"/>
    <w:rsid w:val="008D065E"/>
    <w:rsid w:val="008D7207"/>
    <w:rsid w:val="008E0CD9"/>
    <w:rsid w:val="008E7F00"/>
    <w:rsid w:val="008E7FD8"/>
    <w:rsid w:val="008F0D81"/>
    <w:rsid w:val="008F146C"/>
    <w:rsid w:val="008F18B1"/>
    <w:rsid w:val="008F6389"/>
    <w:rsid w:val="00900F77"/>
    <w:rsid w:val="00902972"/>
    <w:rsid w:val="0090417B"/>
    <w:rsid w:val="00905719"/>
    <w:rsid w:val="00911EB8"/>
    <w:rsid w:val="00913A65"/>
    <w:rsid w:val="00915B99"/>
    <w:rsid w:val="00921CC0"/>
    <w:rsid w:val="00922A20"/>
    <w:rsid w:val="0092383C"/>
    <w:rsid w:val="0092394B"/>
    <w:rsid w:val="00926EBD"/>
    <w:rsid w:val="0093055D"/>
    <w:rsid w:val="0093283D"/>
    <w:rsid w:val="0093347F"/>
    <w:rsid w:val="00934544"/>
    <w:rsid w:val="00935AB8"/>
    <w:rsid w:val="00937E8A"/>
    <w:rsid w:val="009443CB"/>
    <w:rsid w:val="00945253"/>
    <w:rsid w:val="009465CD"/>
    <w:rsid w:val="0095233E"/>
    <w:rsid w:val="009538F3"/>
    <w:rsid w:val="00954BC8"/>
    <w:rsid w:val="00964502"/>
    <w:rsid w:val="00970A1E"/>
    <w:rsid w:val="009717C4"/>
    <w:rsid w:val="00974651"/>
    <w:rsid w:val="0097618B"/>
    <w:rsid w:val="00980783"/>
    <w:rsid w:val="00980DF4"/>
    <w:rsid w:val="00986395"/>
    <w:rsid w:val="0098752F"/>
    <w:rsid w:val="00990C08"/>
    <w:rsid w:val="009913A4"/>
    <w:rsid w:val="00995AC0"/>
    <w:rsid w:val="009A025D"/>
    <w:rsid w:val="009A093F"/>
    <w:rsid w:val="009A27F3"/>
    <w:rsid w:val="009A7E95"/>
    <w:rsid w:val="009B082A"/>
    <w:rsid w:val="009B1C71"/>
    <w:rsid w:val="009B4BD4"/>
    <w:rsid w:val="009B589C"/>
    <w:rsid w:val="009B5D46"/>
    <w:rsid w:val="009B7C90"/>
    <w:rsid w:val="009C5386"/>
    <w:rsid w:val="009C797A"/>
    <w:rsid w:val="009C7A72"/>
    <w:rsid w:val="009D0B60"/>
    <w:rsid w:val="009D146B"/>
    <w:rsid w:val="009D19D7"/>
    <w:rsid w:val="009D2C4C"/>
    <w:rsid w:val="009D4A1F"/>
    <w:rsid w:val="009E3A57"/>
    <w:rsid w:val="009E58E6"/>
    <w:rsid w:val="009E66A9"/>
    <w:rsid w:val="009E7F09"/>
    <w:rsid w:val="009F4A3E"/>
    <w:rsid w:val="009F53C8"/>
    <w:rsid w:val="009F5B09"/>
    <w:rsid w:val="009F7964"/>
    <w:rsid w:val="009F79AF"/>
    <w:rsid w:val="00A009D4"/>
    <w:rsid w:val="00A0340A"/>
    <w:rsid w:val="00A06B6C"/>
    <w:rsid w:val="00A1083A"/>
    <w:rsid w:val="00A10A2C"/>
    <w:rsid w:val="00A12C07"/>
    <w:rsid w:val="00A13523"/>
    <w:rsid w:val="00A139A3"/>
    <w:rsid w:val="00A13D19"/>
    <w:rsid w:val="00A17A28"/>
    <w:rsid w:val="00A23E36"/>
    <w:rsid w:val="00A26E36"/>
    <w:rsid w:val="00A27477"/>
    <w:rsid w:val="00A301B7"/>
    <w:rsid w:val="00A363B4"/>
    <w:rsid w:val="00A367C5"/>
    <w:rsid w:val="00A376B2"/>
    <w:rsid w:val="00A41121"/>
    <w:rsid w:val="00A43CBC"/>
    <w:rsid w:val="00A44D14"/>
    <w:rsid w:val="00A46990"/>
    <w:rsid w:val="00A473D2"/>
    <w:rsid w:val="00A500BA"/>
    <w:rsid w:val="00A50586"/>
    <w:rsid w:val="00A5102A"/>
    <w:rsid w:val="00A53657"/>
    <w:rsid w:val="00A642E7"/>
    <w:rsid w:val="00A6611B"/>
    <w:rsid w:val="00A66935"/>
    <w:rsid w:val="00A70D58"/>
    <w:rsid w:val="00A7130E"/>
    <w:rsid w:val="00A71763"/>
    <w:rsid w:val="00A725C1"/>
    <w:rsid w:val="00A7299C"/>
    <w:rsid w:val="00A77041"/>
    <w:rsid w:val="00A806D3"/>
    <w:rsid w:val="00A83301"/>
    <w:rsid w:val="00A875EB"/>
    <w:rsid w:val="00A95660"/>
    <w:rsid w:val="00A95F4B"/>
    <w:rsid w:val="00A96A1C"/>
    <w:rsid w:val="00A976C0"/>
    <w:rsid w:val="00A97747"/>
    <w:rsid w:val="00AA2CD2"/>
    <w:rsid w:val="00AA515D"/>
    <w:rsid w:val="00AB0EE5"/>
    <w:rsid w:val="00AB340F"/>
    <w:rsid w:val="00AB616C"/>
    <w:rsid w:val="00AB6278"/>
    <w:rsid w:val="00AB6F13"/>
    <w:rsid w:val="00AC0659"/>
    <w:rsid w:val="00AC17D3"/>
    <w:rsid w:val="00AC47BE"/>
    <w:rsid w:val="00AD0850"/>
    <w:rsid w:val="00AD11F8"/>
    <w:rsid w:val="00AD5794"/>
    <w:rsid w:val="00AD5B67"/>
    <w:rsid w:val="00AD65DB"/>
    <w:rsid w:val="00AE0186"/>
    <w:rsid w:val="00AE0A08"/>
    <w:rsid w:val="00AE55B6"/>
    <w:rsid w:val="00AE56AD"/>
    <w:rsid w:val="00AE68A2"/>
    <w:rsid w:val="00AF0522"/>
    <w:rsid w:val="00AF20F6"/>
    <w:rsid w:val="00AF238B"/>
    <w:rsid w:val="00AF4EB1"/>
    <w:rsid w:val="00AF77B6"/>
    <w:rsid w:val="00B015E3"/>
    <w:rsid w:val="00B016D9"/>
    <w:rsid w:val="00B02F06"/>
    <w:rsid w:val="00B064E8"/>
    <w:rsid w:val="00B06C9E"/>
    <w:rsid w:val="00B1021B"/>
    <w:rsid w:val="00B115E8"/>
    <w:rsid w:val="00B1463A"/>
    <w:rsid w:val="00B149F7"/>
    <w:rsid w:val="00B25712"/>
    <w:rsid w:val="00B25D20"/>
    <w:rsid w:val="00B264FA"/>
    <w:rsid w:val="00B26B20"/>
    <w:rsid w:val="00B27F3E"/>
    <w:rsid w:val="00B33EB7"/>
    <w:rsid w:val="00B34870"/>
    <w:rsid w:val="00B3595D"/>
    <w:rsid w:val="00B470CE"/>
    <w:rsid w:val="00B47ADE"/>
    <w:rsid w:val="00B501C9"/>
    <w:rsid w:val="00B510FD"/>
    <w:rsid w:val="00B57DCE"/>
    <w:rsid w:val="00B61F6E"/>
    <w:rsid w:val="00B642CC"/>
    <w:rsid w:val="00B73A50"/>
    <w:rsid w:val="00B73FB5"/>
    <w:rsid w:val="00B75957"/>
    <w:rsid w:val="00B81782"/>
    <w:rsid w:val="00B84FD1"/>
    <w:rsid w:val="00B87E45"/>
    <w:rsid w:val="00B90303"/>
    <w:rsid w:val="00B90E6A"/>
    <w:rsid w:val="00B94B7C"/>
    <w:rsid w:val="00B9600C"/>
    <w:rsid w:val="00BA312C"/>
    <w:rsid w:val="00BA3F17"/>
    <w:rsid w:val="00BA41C9"/>
    <w:rsid w:val="00BA60EF"/>
    <w:rsid w:val="00BA65DF"/>
    <w:rsid w:val="00BB0FB7"/>
    <w:rsid w:val="00BC1975"/>
    <w:rsid w:val="00BE17A5"/>
    <w:rsid w:val="00BE1863"/>
    <w:rsid w:val="00BE23FB"/>
    <w:rsid w:val="00BE4305"/>
    <w:rsid w:val="00BE4C49"/>
    <w:rsid w:val="00BE4C59"/>
    <w:rsid w:val="00BE6101"/>
    <w:rsid w:val="00C026AC"/>
    <w:rsid w:val="00C02F4F"/>
    <w:rsid w:val="00C05808"/>
    <w:rsid w:val="00C05F24"/>
    <w:rsid w:val="00C07D13"/>
    <w:rsid w:val="00C13A74"/>
    <w:rsid w:val="00C1503E"/>
    <w:rsid w:val="00C1559E"/>
    <w:rsid w:val="00C232CA"/>
    <w:rsid w:val="00C25616"/>
    <w:rsid w:val="00C25EE0"/>
    <w:rsid w:val="00C26F59"/>
    <w:rsid w:val="00C30303"/>
    <w:rsid w:val="00C306C4"/>
    <w:rsid w:val="00C32C16"/>
    <w:rsid w:val="00C35650"/>
    <w:rsid w:val="00C362A4"/>
    <w:rsid w:val="00C375C6"/>
    <w:rsid w:val="00C40557"/>
    <w:rsid w:val="00C42085"/>
    <w:rsid w:val="00C428A6"/>
    <w:rsid w:val="00C42FE6"/>
    <w:rsid w:val="00C4442B"/>
    <w:rsid w:val="00C45CB4"/>
    <w:rsid w:val="00C46D67"/>
    <w:rsid w:val="00C47AC4"/>
    <w:rsid w:val="00C500CE"/>
    <w:rsid w:val="00C52011"/>
    <w:rsid w:val="00C5217D"/>
    <w:rsid w:val="00C521A4"/>
    <w:rsid w:val="00C5546D"/>
    <w:rsid w:val="00C55C1B"/>
    <w:rsid w:val="00C5688B"/>
    <w:rsid w:val="00C60867"/>
    <w:rsid w:val="00C612A4"/>
    <w:rsid w:val="00C618CD"/>
    <w:rsid w:val="00C64129"/>
    <w:rsid w:val="00C64F35"/>
    <w:rsid w:val="00C67F6D"/>
    <w:rsid w:val="00C74FDE"/>
    <w:rsid w:val="00C759D9"/>
    <w:rsid w:val="00C75A4C"/>
    <w:rsid w:val="00C7719A"/>
    <w:rsid w:val="00C8101E"/>
    <w:rsid w:val="00C877FB"/>
    <w:rsid w:val="00C90387"/>
    <w:rsid w:val="00C96781"/>
    <w:rsid w:val="00CA0752"/>
    <w:rsid w:val="00CA4DEB"/>
    <w:rsid w:val="00CB547A"/>
    <w:rsid w:val="00CC1696"/>
    <w:rsid w:val="00CC25FB"/>
    <w:rsid w:val="00CC372B"/>
    <w:rsid w:val="00CC3A79"/>
    <w:rsid w:val="00CC6DBE"/>
    <w:rsid w:val="00CC6F8B"/>
    <w:rsid w:val="00CC72C2"/>
    <w:rsid w:val="00CC7D72"/>
    <w:rsid w:val="00CD18B4"/>
    <w:rsid w:val="00CE0B63"/>
    <w:rsid w:val="00CE7DFA"/>
    <w:rsid w:val="00CF2960"/>
    <w:rsid w:val="00CF2A0F"/>
    <w:rsid w:val="00CF4EB0"/>
    <w:rsid w:val="00CF7ADC"/>
    <w:rsid w:val="00D02773"/>
    <w:rsid w:val="00D05A18"/>
    <w:rsid w:val="00D145C7"/>
    <w:rsid w:val="00D14EE0"/>
    <w:rsid w:val="00D20B98"/>
    <w:rsid w:val="00D217E7"/>
    <w:rsid w:val="00D249B5"/>
    <w:rsid w:val="00D259F4"/>
    <w:rsid w:val="00D26E6E"/>
    <w:rsid w:val="00D27F0D"/>
    <w:rsid w:val="00D33146"/>
    <w:rsid w:val="00D35EA8"/>
    <w:rsid w:val="00D42228"/>
    <w:rsid w:val="00D42B5C"/>
    <w:rsid w:val="00D4309F"/>
    <w:rsid w:val="00D43419"/>
    <w:rsid w:val="00D43521"/>
    <w:rsid w:val="00D45CEF"/>
    <w:rsid w:val="00D467C0"/>
    <w:rsid w:val="00D4744D"/>
    <w:rsid w:val="00D4799A"/>
    <w:rsid w:val="00D50072"/>
    <w:rsid w:val="00D545A0"/>
    <w:rsid w:val="00D56690"/>
    <w:rsid w:val="00D609BC"/>
    <w:rsid w:val="00D6253A"/>
    <w:rsid w:val="00D67561"/>
    <w:rsid w:val="00D70633"/>
    <w:rsid w:val="00D71326"/>
    <w:rsid w:val="00D803A8"/>
    <w:rsid w:val="00D80DFF"/>
    <w:rsid w:val="00D869A4"/>
    <w:rsid w:val="00D9033F"/>
    <w:rsid w:val="00D91268"/>
    <w:rsid w:val="00D91C1E"/>
    <w:rsid w:val="00D92724"/>
    <w:rsid w:val="00D95F85"/>
    <w:rsid w:val="00D964C4"/>
    <w:rsid w:val="00DA26A9"/>
    <w:rsid w:val="00DA3634"/>
    <w:rsid w:val="00DA3BE9"/>
    <w:rsid w:val="00DA4F43"/>
    <w:rsid w:val="00DA6915"/>
    <w:rsid w:val="00DB3FCA"/>
    <w:rsid w:val="00DB41F7"/>
    <w:rsid w:val="00DB4BA4"/>
    <w:rsid w:val="00DC5A05"/>
    <w:rsid w:val="00DD08C9"/>
    <w:rsid w:val="00DD457A"/>
    <w:rsid w:val="00DD587B"/>
    <w:rsid w:val="00DE0B71"/>
    <w:rsid w:val="00DE0C4C"/>
    <w:rsid w:val="00DE0E04"/>
    <w:rsid w:val="00DE102C"/>
    <w:rsid w:val="00DE1467"/>
    <w:rsid w:val="00DE1519"/>
    <w:rsid w:val="00DE1D20"/>
    <w:rsid w:val="00DE2E1E"/>
    <w:rsid w:val="00DE33D7"/>
    <w:rsid w:val="00DE58FB"/>
    <w:rsid w:val="00DE7B46"/>
    <w:rsid w:val="00DF1AF8"/>
    <w:rsid w:val="00DF3597"/>
    <w:rsid w:val="00DF3E51"/>
    <w:rsid w:val="00DF47E1"/>
    <w:rsid w:val="00E037F6"/>
    <w:rsid w:val="00E141D3"/>
    <w:rsid w:val="00E14976"/>
    <w:rsid w:val="00E20B38"/>
    <w:rsid w:val="00E2121A"/>
    <w:rsid w:val="00E22B9F"/>
    <w:rsid w:val="00E25544"/>
    <w:rsid w:val="00E26C17"/>
    <w:rsid w:val="00E270D2"/>
    <w:rsid w:val="00E277B6"/>
    <w:rsid w:val="00E31F1F"/>
    <w:rsid w:val="00E3294B"/>
    <w:rsid w:val="00E33562"/>
    <w:rsid w:val="00E34629"/>
    <w:rsid w:val="00E35379"/>
    <w:rsid w:val="00E3703D"/>
    <w:rsid w:val="00E375A7"/>
    <w:rsid w:val="00E42B8C"/>
    <w:rsid w:val="00E4396E"/>
    <w:rsid w:val="00E5044E"/>
    <w:rsid w:val="00E5539E"/>
    <w:rsid w:val="00E57C87"/>
    <w:rsid w:val="00E60A25"/>
    <w:rsid w:val="00E6153E"/>
    <w:rsid w:val="00E6448E"/>
    <w:rsid w:val="00E65468"/>
    <w:rsid w:val="00E67271"/>
    <w:rsid w:val="00E67B47"/>
    <w:rsid w:val="00E7051C"/>
    <w:rsid w:val="00E733D5"/>
    <w:rsid w:val="00E763E2"/>
    <w:rsid w:val="00E82CAE"/>
    <w:rsid w:val="00E8404A"/>
    <w:rsid w:val="00E85667"/>
    <w:rsid w:val="00E9082F"/>
    <w:rsid w:val="00E92278"/>
    <w:rsid w:val="00E92AB2"/>
    <w:rsid w:val="00E93E35"/>
    <w:rsid w:val="00E964D3"/>
    <w:rsid w:val="00EA0D29"/>
    <w:rsid w:val="00EA1106"/>
    <w:rsid w:val="00EA1A33"/>
    <w:rsid w:val="00EA4DBA"/>
    <w:rsid w:val="00EA6C60"/>
    <w:rsid w:val="00EB3778"/>
    <w:rsid w:val="00EB5243"/>
    <w:rsid w:val="00EB5BA8"/>
    <w:rsid w:val="00EC4D5A"/>
    <w:rsid w:val="00EC7F64"/>
    <w:rsid w:val="00ED0076"/>
    <w:rsid w:val="00ED2D38"/>
    <w:rsid w:val="00ED38CD"/>
    <w:rsid w:val="00ED3D67"/>
    <w:rsid w:val="00ED564D"/>
    <w:rsid w:val="00EE3254"/>
    <w:rsid w:val="00EE4912"/>
    <w:rsid w:val="00EE4C58"/>
    <w:rsid w:val="00EF0F2C"/>
    <w:rsid w:val="00F01B96"/>
    <w:rsid w:val="00F03903"/>
    <w:rsid w:val="00F054D0"/>
    <w:rsid w:val="00F07A7F"/>
    <w:rsid w:val="00F14C54"/>
    <w:rsid w:val="00F1549F"/>
    <w:rsid w:val="00F15C29"/>
    <w:rsid w:val="00F15FFF"/>
    <w:rsid w:val="00F213DC"/>
    <w:rsid w:val="00F23308"/>
    <w:rsid w:val="00F2554C"/>
    <w:rsid w:val="00F274C1"/>
    <w:rsid w:val="00F31209"/>
    <w:rsid w:val="00F365B4"/>
    <w:rsid w:val="00F4221E"/>
    <w:rsid w:val="00F4337A"/>
    <w:rsid w:val="00F45937"/>
    <w:rsid w:val="00F477E5"/>
    <w:rsid w:val="00F50EE8"/>
    <w:rsid w:val="00F5573A"/>
    <w:rsid w:val="00F57E04"/>
    <w:rsid w:val="00F60B74"/>
    <w:rsid w:val="00F6257D"/>
    <w:rsid w:val="00F62866"/>
    <w:rsid w:val="00F6600E"/>
    <w:rsid w:val="00F66B6D"/>
    <w:rsid w:val="00F70428"/>
    <w:rsid w:val="00F744EA"/>
    <w:rsid w:val="00F76532"/>
    <w:rsid w:val="00F87515"/>
    <w:rsid w:val="00F90AFE"/>
    <w:rsid w:val="00F90D56"/>
    <w:rsid w:val="00F92FAC"/>
    <w:rsid w:val="00F93B30"/>
    <w:rsid w:val="00F97CA6"/>
    <w:rsid w:val="00FA011A"/>
    <w:rsid w:val="00FA1257"/>
    <w:rsid w:val="00FA1F26"/>
    <w:rsid w:val="00FA7B79"/>
    <w:rsid w:val="00FB4026"/>
    <w:rsid w:val="00FB4220"/>
    <w:rsid w:val="00FB6742"/>
    <w:rsid w:val="00FB7084"/>
    <w:rsid w:val="00FB70CC"/>
    <w:rsid w:val="00FC0CF8"/>
    <w:rsid w:val="00FC1DEB"/>
    <w:rsid w:val="00FC2142"/>
    <w:rsid w:val="00FC3515"/>
    <w:rsid w:val="00FC3EBB"/>
    <w:rsid w:val="00FC596D"/>
    <w:rsid w:val="00FD1077"/>
    <w:rsid w:val="00FD6D1F"/>
    <w:rsid w:val="00FE16CF"/>
    <w:rsid w:val="00FE21F6"/>
    <w:rsid w:val="00FE37C9"/>
    <w:rsid w:val="00FE5666"/>
    <w:rsid w:val="00FE5729"/>
    <w:rsid w:val="00FF097E"/>
    <w:rsid w:val="00FF440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DB62B3"/>
  <w15:chartTrackingRefBased/>
  <w15:docId w15:val="{EC07D5AA-EAE5-4B6C-A664-2089E08BD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F58"/>
    <w:pPr>
      <w:spacing w:after="240" w:line="360" w:lineRule="atLeast"/>
      <w:jc w:val="both"/>
    </w:pPr>
    <w:rPr>
      <w:rFonts w:ascii="Arial" w:hAnsi="Arial" w:cs="Times New Roman"/>
      <w:sz w:val="20"/>
      <w:szCs w:val="20"/>
      <w:lang w:eastAsia="en-GB"/>
    </w:rPr>
  </w:style>
  <w:style w:type="paragraph" w:styleId="Heading1">
    <w:name w:val="heading 1"/>
    <w:basedOn w:val="Normal"/>
    <w:next w:val="Normal"/>
    <w:link w:val="Heading1Char"/>
    <w:uiPriority w:val="9"/>
    <w:qFormat/>
    <w:rsid w:val="00663F58"/>
    <w:pPr>
      <w:keepNext/>
      <w:keepLines/>
      <w:numPr>
        <w:numId w:val="13"/>
      </w:numPr>
      <w:spacing w:before="100" w:beforeAutospacing="1"/>
      <w:outlineLvl w:val="0"/>
    </w:pPr>
    <w:rPr>
      <w:rFonts w:eastAsia="Verdana" w:cstheme="majorBidi"/>
      <w:b/>
      <w:bCs/>
    </w:rPr>
  </w:style>
  <w:style w:type="paragraph" w:styleId="Heading2">
    <w:name w:val="heading 2"/>
    <w:basedOn w:val="Normal"/>
    <w:next w:val="Normal"/>
    <w:link w:val="Heading2Char"/>
    <w:uiPriority w:val="9"/>
    <w:qFormat/>
    <w:rsid w:val="00663F58"/>
    <w:pPr>
      <w:keepNext/>
      <w:keepLines/>
      <w:numPr>
        <w:ilvl w:val="1"/>
        <w:numId w:val="13"/>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qFormat/>
    <w:rsid w:val="00663F58"/>
    <w:pPr>
      <w:keepNext/>
      <w:keepLines/>
      <w:numPr>
        <w:ilvl w:val="2"/>
        <w:numId w:val="13"/>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qFormat/>
    <w:rsid w:val="00663F58"/>
    <w:pPr>
      <w:keepNext/>
      <w:keepLines/>
      <w:numPr>
        <w:ilvl w:val="3"/>
        <w:numId w:val="13"/>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663F58"/>
    <w:pPr>
      <w:keepNext/>
      <w:keepLines/>
      <w:numPr>
        <w:ilvl w:val="4"/>
        <w:numId w:val="13"/>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663F58"/>
    <w:pPr>
      <w:keepNext/>
      <w:keepLines/>
      <w:numPr>
        <w:ilvl w:val="5"/>
        <w:numId w:val="13"/>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qFormat/>
    <w:rsid w:val="00663F58"/>
    <w:pPr>
      <w:keepNext/>
      <w:keepLines/>
      <w:numPr>
        <w:ilvl w:val="6"/>
        <w:numId w:val="1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qFormat/>
    <w:rsid w:val="00663F58"/>
    <w:pPr>
      <w:keepNext/>
      <w:keepLines/>
      <w:numPr>
        <w:ilvl w:val="7"/>
        <w:numId w:val="13"/>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nhideWhenUsed/>
    <w:qFormat/>
    <w:rsid w:val="00663F58"/>
    <w:pPr>
      <w:keepNext/>
      <w:keepLines/>
      <w:numPr>
        <w:ilvl w:val="8"/>
        <w:numId w:val="13"/>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ause0Sub">
    <w:name w:val="Clause0Sub"/>
    <w:basedOn w:val="Normal"/>
    <w:link w:val="Clause0SubChar"/>
    <w:rsid w:val="00663F58"/>
    <w:pPr>
      <w:tabs>
        <w:tab w:val="left" w:pos="720"/>
        <w:tab w:val="left" w:pos="1440"/>
        <w:tab w:val="left" w:pos="2552"/>
        <w:tab w:val="left" w:pos="3600"/>
        <w:tab w:val="left" w:pos="5041"/>
        <w:tab w:val="left" w:pos="6481"/>
        <w:tab w:val="left" w:pos="7201"/>
        <w:tab w:val="left" w:pos="7921"/>
        <w:tab w:val="left" w:pos="8222"/>
      </w:tabs>
      <w:ind w:left="720"/>
    </w:pPr>
  </w:style>
  <w:style w:type="character" w:customStyle="1" w:styleId="Clause0SubChar">
    <w:name w:val="Clause0Sub Char"/>
    <w:link w:val="Clause0Sub"/>
    <w:rsid w:val="00663F58"/>
    <w:rPr>
      <w:rFonts w:ascii="Arial" w:hAnsi="Arial" w:cs="Times New Roman"/>
      <w:sz w:val="20"/>
      <w:szCs w:val="20"/>
      <w:lang w:eastAsia="en-GB"/>
    </w:rPr>
  </w:style>
  <w:style w:type="paragraph" w:customStyle="1" w:styleId="Clause1Head">
    <w:name w:val="Clause1Head"/>
    <w:basedOn w:val="Normal"/>
    <w:link w:val="Clause1HeadChar"/>
    <w:qFormat/>
    <w:rsid w:val="00663F58"/>
    <w:pPr>
      <w:keepNext/>
      <w:numPr>
        <w:numId w:val="12"/>
      </w:numPr>
    </w:pPr>
    <w:rPr>
      <w:b/>
    </w:rPr>
  </w:style>
  <w:style w:type="paragraph" w:customStyle="1" w:styleId="Clause2Sub">
    <w:name w:val="Clause2Sub"/>
    <w:basedOn w:val="Normal"/>
    <w:link w:val="Clause2SubChar"/>
    <w:qFormat/>
    <w:rsid w:val="00663F58"/>
    <w:pPr>
      <w:numPr>
        <w:ilvl w:val="1"/>
        <w:numId w:val="12"/>
      </w:numPr>
    </w:pPr>
  </w:style>
  <w:style w:type="character" w:customStyle="1" w:styleId="Clause2SubChar">
    <w:name w:val="Clause2Sub Char"/>
    <w:link w:val="Clause2Sub"/>
    <w:rsid w:val="00663F58"/>
    <w:rPr>
      <w:rFonts w:ascii="Arial" w:hAnsi="Arial" w:cs="Times New Roman"/>
      <w:sz w:val="20"/>
      <w:szCs w:val="20"/>
      <w:lang w:eastAsia="en-GB"/>
    </w:rPr>
  </w:style>
  <w:style w:type="paragraph" w:customStyle="1" w:styleId="Clause3Sub">
    <w:name w:val="Clause3Sub"/>
    <w:basedOn w:val="Normal"/>
    <w:link w:val="Clause3SubChar"/>
    <w:qFormat/>
    <w:rsid w:val="00663F58"/>
    <w:pPr>
      <w:numPr>
        <w:ilvl w:val="2"/>
        <w:numId w:val="12"/>
      </w:numPr>
    </w:pPr>
  </w:style>
  <w:style w:type="character" w:customStyle="1" w:styleId="Clause3SubChar">
    <w:name w:val="Clause3Sub Char"/>
    <w:link w:val="Clause3Sub"/>
    <w:rsid w:val="00663F58"/>
    <w:rPr>
      <w:rFonts w:ascii="Arial" w:hAnsi="Arial" w:cs="Times New Roman"/>
      <w:sz w:val="20"/>
      <w:szCs w:val="20"/>
      <w:lang w:eastAsia="en-GB"/>
    </w:rPr>
  </w:style>
  <w:style w:type="paragraph" w:customStyle="1" w:styleId="Clause4Sub">
    <w:name w:val="Clause4Sub"/>
    <w:basedOn w:val="Normal"/>
    <w:qFormat/>
    <w:rsid w:val="00663F58"/>
    <w:pPr>
      <w:numPr>
        <w:ilvl w:val="3"/>
        <w:numId w:val="12"/>
      </w:numPr>
    </w:pPr>
  </w:style>
  <w:style w:type="paragraph" w:customStyle="1" w:styleId="Clause5Sub">
    <w:name w:val="Clause5Sub"/>
    <w:basedOn w:val="Normal"/>
    <w:qFormat/>
    <w:rsid w:val="00663F58"/>
    <w:pPr>
      <w:numPr>
        <w:ilvl w:val="4"/>
        <w:numId w:val="12"/>
      </w:numPr>
    </w:pPr>
  </w:style>
  <w:style w:type="paragraph" w:customStyle="1" w:styleId="Clause6Sub">
    <w:name w:val="Clause6Sub"/>
    <w:basedOn w:val="Normal"/>
    <w:qFormat/>
    <w:rsid w:val="00663F58"/>
    <w:pPr>
      <w:numPr>
        <w:ilvl w:val="5"/>
        <w:numId w:val="12"/>
      </w:numPr>
    </w:pPr>
  </w:style>
  <w:style w:type="paragraph" w:customStyle="1" w:styleId="Clause7Sub">
    <w:name w:val="Clause7Sub"/>
    <w:basedOn w:val="Normal"/>
    <w:qFormat/>
    <w:rsid w:val="00663F58"/>
    <w:pPr>
      <w:numPr>
        <w:ilvl w:val="6"/>
        <w:numId w:val="12"/>
      </w:numPr>
    </w:pPr>
  </w:style>
  <w:style w:type="paragraph" w:customStyle="1" w:styleId="Clause8Sub">
    <w:name w:val="Clause8Sub"/>
    <w:basedOn w:val="Normal"/>
    <w:qFormat/>
    <w:rsid w:val="00663F58"/>
    <w:pPr>
      <w:numPr>
        <w:ilvl w:val="7"/>
        <w:numId w:val="12"/>
      </w:numPr>
    </w:pPr>
  </w:style>
  <w:style w:type="paragraph" w:customStyle="1" w:styleId="Clause9Sub">
    <w:name w:val="Clause9Sub"/>
    <w:basedOn w:val="Normal"/>
    <w:qFormat/>
    <w:rsid w:val="00663F58"/>
    <w:pPr>
      <w:numPr>
        <w:ilvl w:val="8"/>
        <w:numId w:val="12"/>
      </w:numPr>
    </w:pPr>
  </w:style>
  <w:style w:type="paragraph" w:customStyle="1" w:styleId="NormalDouble">
    <w:name w:val="Normal Double"/>
    <w:basedOn w:val="Normal"/>
    <w:rsid w:val="00663F58"/>
    <w:pPr>
      <w:spacing w:line="480" w:lineRule="atLeast"/>
    </w:pPr>
    <w:rPr>
      <w:lang w:val="en-US"/>
    </w:rPr>
  </w:style>
  <w:style w:type="paragraph" w:customStyle="1" w:styleId="NormalSingle">
    <w:name w:val="Normal Single"/>
    <w:basedOn w:val="Normal"/>
    <w:rsid w:val="00663F58"/>
    <w:pPr>
      <w:spacing w:line="240" w:lineRule="atLeast"/>
    </w:pPr>
    <w:rPr>
      <w:lang w:val="en-US"/>
    </w:rPr>
  </w:style>
  <w:style w:type="paragraph" w:customStyle="1" w:styleId="NormalTable">
    <w:name w:val="NormalTable"/>
    <w:basedOn w:val="Normal"/>
    <w:next w:val="Normal"/>
    <w:rsid w:val="00663F58"/>
    <w:pPr>
      <w:spacing w:after="0" w:line="240" w:lineRule="atLeast"/>
    </w:pPr>
    <w:rPr>
      <w:sz w:val="16"/>
      <w:szCs w:val="16"/>
      <w:lang w:val="en-US"/>
    </w:rPr>
  </w:style>
  <w:style w:type="paragraph" w:customStyle="1" w:styleId="NoSpaceNormal">
    <w:name w:val="NoSpaceNormal"/>
    <w:basedOn w:val="Normal"/>
    <w:qFormat/>
    <w:rsid w:val="00663F58"/>
    <w:pPr>
      <w:spacing w:after="0"/>
    </w:pPr>
    <w:rPr>
      <w:lang w:val="en-US"/>
    </w:rPr>
  </w:style>
  <w:style w:type="paragraph" w:customStyle="1" w:styleId="NoSpaceNormalSingle">
    <w:name w:val="NoSpaceNormalSingle"/>
    <w:basedOn w:val="Normal"/>
    <w:qFormat/>
    <w:rsid w:val="00663F58"/>
    <w:pPr>
      <w:spacing w:after="0" w:line="240" w:lineRule="atLeast"/>
    </w:pPr>
    <w:rPr>
      <w:lang w:val="en-US"/>
    </w:rPr>
  </w:style>
  <w:style w:type="paragraph" w:customStyle="1" w:styleId="XClause0Sub">
    <w:name w:val="XClause0Sub"/>
    <w:basedOn w:val="Normal"/>
    <w:rsid w:val="00663F58"/>
    <w:pPr>
      <w:tabs>
        <w:tab w:val="left" w:pos="680"/>
        <w:tab w:val="left" w:pos="1474"/>
        <w:tab w:val="left" w:pos="2552"/>
        <w:tab w:val="left" w:pos="3629"/>
        <w:tab w:val="left" w:pos="4763"/>
        <w:tab w:val="left" w:pos="6124"/>
        <w:tab w:val="left" w:pos="6861"/>
        <w:tab w:val="left" w:pos="7655"/>
        <w:tab w:val="left" w:pos="8222"/>
      </w:tabs>
      <w:ind w:left="720"/>
    </w:pPr>
  </w:style>
  <w:style w:type="paragraph" w:customStyle="1" w:styleId="XClause1Head">
    <w:name w:val="XClause1Head"/>
    <w:basedOn w:val="Normal"/>
    <w:rsid w:val="00663F58"/>
    <w:pPr>
      <w:numPr>
        <w:numId w:val="15"/>
      </w:numPr>
    </w:pPr>
  </w:style>
  <w:style w:type="paragraph" w:customStyle="1" w:styleId="XClause2Sub">
    <w:name w:val="XClause2Sub"/>
    <w:basedOn w:val="Normal"/>
    <w:link w:val="XClause2SubChar"/>
    <w:rsid w:val="00663F58"/>
    <w:pPr>
      <w:numPr>
        <w:ilvl w:val="1"/>
        <w:numId w:val="15"/>
      </w:numPr>
    </w:pPr>
  </w:style>
  <w:style w:type="character" w:customStyle="1" w:styleId="XClause2SubChar">
    <w:name w:val="XClause2Sub Char"/>
    <w:basedOn w:val="DefaultParagraphFont"/>
    <w:link w:val="XClause2Sub"/>
    <w:rsid w:val="00663F58"/>
    <w:rPr>
      <w:rFonts w:ascii="Arial" w:hAnsi="Arial" w:cs="Times New Roman"/>
      <w:sz w:val="20"/>
      <w:szCs w:val="20"/>
      <w:lang w:eastAsia="en-GB"/>
    </w:rPr>
  </w:style>
  <w:style w:type="paragraph" w:customStyle="1" w:styleId="XClause3Sub">
    <w:name w:val="XClause3Sub"/>
    <w:basedOn w:val="Normal"/>
    <w:rsid w:val="00663F58"/>
    <w:pPr>
      <w:numPr>
        <w:ilvl w:val="2"/>
        <w:numId w:val="15"/>
      </w:numPr>
    </w:pPr>
  </w:style>
  <w:style w:type="paragraph" w:customStyle="1" w:styleId="XClause4Sub">
    <w:name w:val="XClause4Sub"/>
    <w:basedOn w:val="Clause4Sub"/>
    <w:rsid w:val="00663F58"/>
    <w:pPr>
      <w:numPr>
        <w:numId w:val="15"/>
      </w:numPr>
    </w:pPr>
  </w:style>
  <w:style w:type="paragraph" w:customStyle="1" w:styleId="XClause5Sub">
    <w:name w:val="XClause5Sub"/>
    <w:basedOn w:val="Normal"/>
    <w:rsid w:val="00663F58"/>
    <w:pPr>
      <w:numPr>
        <w:ilvl w:val="4"/>
        <w:numId w:val="15"/>
      </w:numPr>
    </w:pPr>
  </w:style>
  <w:style w:type="paragraph" w:customStyle="1" w:styleId="XClause6Sub">
    <w:name w:val="XClause6Sub"/>
    <w:basedOn w:val="Normal"/>
    <w:rsid w:val="00663F58"/>
    <w:pPr>
      <w:numPr>
        <w:ilvl w:val="5"/>
        <w:numId w:val="15"/>
      </w:numPr>
    </w:pPr>
  </w:style>
  <w:style w:type="paragraph" w:customStyle="1" w:styleId="XClause7Sub">
    <w:name w:val="XClause7Sub"/>
    <w:basedOn w:val="Normal"/>
    <w:rsid w:val="00663F58"/>
    <w:pPr>
      <w:numPr>
        <w:ilvl w:val="6"/>
        <w:numId w:val="15"/>
      </w:numPr>
    </w:pPr>
  </w:style>
  <w:style w:type="paragraph" w:customStyle="1" w:styleId="XClause8Sub">
    <w:name w:val="XClause8Sub"/>
    <w:basedOn w:val="Normal"/>
    <w:rsid w:val="00663F58"/>
    <w:pPr>
      <w:numPr>
        <w:ilvl w:val="7"/>
        <w:numId w:val="15"/>
      </w:numPr>
    </w:pPr>
  </w:style>
  <w:style w:type="paragraph" w:customStyle="1" w:styleId="XClause9Sub">
    <w:name w:val="XClause9Sub"/>
    <w:basedOn w:val="Normal"/>
    <w:rsid w:val="00663F58"/>
    <w:pPr>
      <w:numPr>
        <w:ilvl w:val="8"/>
        <w:numId w:val="15"/>
      </w:numPr>
    </w:pPr>
  </w:style>
  <w:style w:type="character" w:customStyle="1" w:styleId="Heading1Char">
    <w:name w:val="Heading 1 Char"/>
    <w:basedOn w:val="DefaultParagraphFont"/>
    <w:link w:val="Heading1"/>
    <w:uiPriority w:val="9"/>
    <w:rsid w:val="00663F58"/>
    <w:rPr>
      <w:rFonts w:ascii="Arial" w:eastAsia="Verdana" w:hAnsi="Arial" w:cstheme="majorBidi"/>
      <w:b/>
      <w:bCs/>
      <w:sz w:val="20"/>
      <w:szCs w:val="20"/>
      <w:lang w:eastAsia="en-GB"/>
    </w:rPr>
  </w:style>
  <w:style w:type="character" w:customStyle="1" w:styleId="Heading2Char">
    <w:name w:val="Heading 2 Char"/>
    <w:basedOn w:val="DefaultParagraphFont"/>
    <w:link w:val="Heading2"/>
    <w:uiPriority w:val="9"/>
    <w:rsid w:val="00663F58"/>
    <w:rPr>
      <w:rFonts w:asciiTheme="majorHAnsi" w:eastAsiaTheme="majorEastAsia" w:hAnsiTheme="majorHAnsi" w:cstheme="majorBidi"/>
      <w:b/>
      <w:bCs/>
      <w:color w:val="4F81BD" w:themeColor="accent1"/>
      <w:sz w:val="26"/>
      <w:szCs w:val="26"/>
      <w:lang w:eastAsia="en-GB"/>
    </w:rPr>
  </w:style>
  <w:style w:type="character" w:customStyle="1" w:styleId="Heading3Char">
    <w:name w:val="Heading 3 Char"/>
    <w:basedOn w:val="DefaultParagraphFont"/>
    <w:link w:val="Heading3"/>
    <w:uiPriority w:val="9"/>
    <w:rsid w:val="00663F58"/>
    <w:rPr>
      <w:rFonts w:asciiTheme="majorHAnsi" w:eastAsiaTheme="majorEastAsia" w:hAnsiTheme="majorHAnsi" w:cstheme="majorBidi"/>
      <w:b/>
      <w:bCs/>
      <w:color w:val="4F81BD" w:themeColor="accent1"/>
      <w:sz w:val="20"/>
      <w:szCs w:val="20"/>
      <w:lang w:eastAsia="en-GB"/>
    </w:rPr>
  </w:style>
  <w:style w:type="character" w:customStyle="1" w:styleId="Heading4Char">
    <w:name w:val="Heading 4 Char"/>
    <w:basedOn w:val="DefaultParagraphFont"/>
    <w:link w:val="Heading4"/>
    <w:uiPriority w:val="9"/>
    <w:rsid w:val="00663F58"/>
    <w:rPr>
      <w:rFonts w:asciiTheme="majorHAnsi" w:eastAsiaTheme="majorEastAsia" w:hAnsiTheme="majorHAnsi" w:cstheme="majorBidi"/>
      <w:b/>
      <w:bCs/>
      <w:i/>
      <w:iCs/>
      <w:color w:val="4F81BD" w:themeColor="accent1"/>
      <w:sz w:val="20"/>
      <w:szCs w:val="20"/>
      <w:lang w:eastAsia="en-GB"/>
    </w:rPr>
  </w:style>
  <w:style w:type="character" w:customStyle="1" w:styleId="Heading5Char">
    <w:name w:val="Heading 5 Char"/>
    <w:basedOn w:val="DefaultParagraphFont"/>
    <w:link w:val="Heading5"/>
    <w:rsid w:val="00663F58"/>
    <w:rPr>
      <w:rFonts w:asciiTheme="majorHAnsi" w:eastAsiaTheme="majorEastAsia" w:hAnsiTheme="majorHAnsi" w:cstheme="majorBidi"/>
      <w:color w:val="243F60" w:themeColor="accent1" w:themeShade="7F"/>
      <w:sz w:val="20"/>
      <w:szCs w:val="20"/>
      <w:lang w:eastAsia="en-GB"/>
    </w:rPr>
  </w:style>
  <w:style w:type="character" w:customStyle="1" w:styleId="Heading6Char">
    <w:name w:val="Heading 6 Char"/>
    <w:basedOn w:val="DefaultParagraphFont"/>
    <w:link w:val="Heading6"/>
    <w:rsid w:val="00663F58"/>
    <w:rPr>
      <w:rFonts w:asciiTheme="majorHAnsi" w:eastAsiaTheme="majorEastAsia" w:hAnsiTheme="majorHAnsi" w:cstheme="majorBidi"/>
      <w:i/>
      <w:iCs/>
      <w:color w:val="243F60" w:themeColor="accent1" w:themeShade="7F"/>
      <w:sz w:val="20"/>
      <w:szCs w:val="20"/>
      <w:lang w:eastAsia="en-GB"/>
    </w:rPr>
  </w:style>
  <w:style w:type="character" w:customStyle="1" w:styleId="Heading7Char">
    <w:name w:val="Heading 7 Char"/>
    <w:basedOn w:val="DefaultParagraphFont"/>
    <w:link w:val="Heading7"/>
    <w:uiPriority w:val="9"/>
    <w:rsid w:val="00663F58"/>
    <w:rPr>
      <w:rFonts w:asciiTheme="majorHAnsi" w:eastAsiaTheme="majorEastAsia" w:hAnsiTheme="majorHAnsi" w:cstheme="majorBidi"/>
      <w:i/>
      <w:iCs/>
      <w:color w:val="404040" w:themeColor="text1" w:themeTint="BF"/>
      <w:sz w:val="20"/>
      <w:szCs w:val="20"/>
      <w:lang w:eastAsia="en-GB"/>
    </w:rPr>
  </w:style>
  <w:style w:type="character" w:customStyle="1" w:styleId="Heading8Char">
    <w:name w:val="Heading 8 Char"/>
    <w:basedOn w:val="DefaultParagraphFont"/>
    <w:link w:val="Heading8"/>
    <w:uiPriority w:val="9"/>
    <w:rsid w:val="00663F58"/>
    <w:rPr>
      <w:rFonts w:asciiTheme="majorHAnsi" w:eastAsiaTheme="majorEastAsia" w:hAnsiTheme="majorHAnsi" w:cstheme="majorBidi"/>
      <w:color w:val="404040" w:themeColor="text1" w:themeTint="BF"/>
      <w:sz w:val="20"/>
      <w:szCs w:val="20"/>
      <w:lang w:eastAsia="en-GB"/>
    </w:rPr>
  </w:style>
  <w:style w:type="character" w:customStyle="1" w:styleId="Heading9Char">
    <w:name w:val="Heading 9 Char"/>
    <w:basedOn w:val="DefaultParagraphFont"/>
    <w:link w:val="Heading9"/>
    <w:rsid w:val="00663F58"/>
    <w:rPr>
      <w:rFonts w:asciiTheme="majorHAnsi" w:eastAsiaTheme="majorEastAsia" w:hAnsiTheme="majorHAnsi" w:cstheme="majorBidi"/>
      <w:i/>
      <w:iCs/>
      <w:color w:val="404040" w:themeColor="text1" w:themeTint="BF"/>
      <w:sz w:val="20"/>
      <w:szCs w:val="20"/>
      <w:lang w:eastAsia="en-GB"/>
    </w:rPr>
  </w:style>
  <w:style w:type="character" w:styleId="SubtleEmphasis">
    <w:name w:val="Subtle Emphasis"/>
    <w:basedOn w:val="DefaultParagraphFont"/>
    <w:uiPriority w:val="19"/>
    <w:qFormat/>
    <w:rsid w:val="00663F58"/>
    <w:rPr>
      <w:i/>
      <w:iCs/>
      <w:color w:val="808080" w:themeColor="text1" w:themeTint="7F"/>
    </w:rPr>
  </w:style>
  <w:style w:type="paragraph" w:customStyle="1" w:styleId="Annexure">
    <w:name w:val="Annexure"/>
    <w:basedOn w:val="Normal"/>
    <w:next w:val="Normal"/>
    <w:link w:val="AnnexureChar"/>
    <w:qFormat/>
    <w:rsid w:val="00663F58"/>
    <w:pPr>
      <w:numPr>
        <w:numId w:val="11"/>
      </w:numPr>
      <w:jc w:val="right"/>
    </w:pPr>
    <w:rPr>
      <w:b/>
    </w:rPr>
  </w:style>
  <w:style w:type="character" w:customStyle="1" w:styleId="AnnexureChar">
    <w:name w:val="Annexure Char"/>
    <w:basedOn w:val="DefaultParagraphFont"/>
    <w:link w:val="Annexure"/>
    <w:rsid w:val="00663F58"/>
    <w:rPr>
      <w:rFonts w:ascii="Arial" w:hAnsi="Arial" w:cs="Times New Roman"/>
      <w:b/>
      <w:sz w:val="20"/>
      <w:szCs w:val="20"/>
      <w:lang w:eastAsia="en-GB"/>
    </w:rPr>
  </w:style>
  <w:style w:type="paragraph" w:styleId="TOC1">
    <w:name w:val="toc 1"/>
    <w:basedOn w:val="Normal"/>
    <w:next w:val="Normal"/>
    <w:autoRedefine/>
    <w:uiPriority w:val="39"/>
    <w:unhideWhenUsed/>
    <w:rsid w:val="009C797A"/>
    <w:pPr>
      <w:tabs>
        <w:tab w:val="left" w:pos="400"/>
        <w:tab w:val="right" w:leader="dot" w:pos="9016"/>
      </w:tabs>
      <w:spacing w:after="100"/>
    </w:pPr>
  </w:style>
  <w:style w:type="character" w:styleId="Hyperlink">
    <w:name w:val="Hyperlink"/>
    <w:basedOn w:val="DefaultParagraphFont"/>
    <w:uiPriority w:val="99"/>
    <w:unhideWhenUsed/>
    <w:rsid w:val="00663F58"/>
    <w:rPr>
      <w:color w:val="0000FF" w:themeColor="hyperlink"/>
      <w:u w:val="single"/>
    </w:rPr>
  </w:style>
  <w:style w:type="paragraph" w:styleId="Header">
    <w:name w:val="header"/>
    <w:basedOn w:val="Normal"/>
    <w:link w:val="HeaderChar"/>
    <w:uiPriority w:val="99"/>
    <w:unhideWhenUsed/>
    <w:rsid w:val="00663F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3F58"/>
    <w:rPr>
      <w:rFonts w:ascii="Arial" w:hAnsi="Arial" w:cs="Times New Roman"/>
      <w:sz w:val="20"/>
      <w:szCs w:val="20"/>
      <w:lang w:eastAsia="en-GB"/>
    </w:rPr>
  </w:style>
  <w:style w:type="paragraph" w:styleId="Footer">
    <w:name w:val="footer"/>
    <w:basedOn w:val="Normal"/>
    <w:link w:val="FooterChar"/>
    <w:uiPriority w:val="99"/>
    <w:unhideWhenUsed/>
    <w:rsid w:val="00663F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3F58"/>
    <w:rPr>
      <w:rFonts w:ascii="Arial" w:hAnsi="Arial" w:cs="Times New Roman"/>
      <w:sz w:val="20"/>
      <w:szCs w:val="20"/>
      <w:lang w:eastAsia="en-GB"/>
    </w:rPr>
  </w:style>
  <w:style w:type="paragraph" w:styleId="TOC2">
    <w:name w:val="toc 2"/>
    <w:basedOn w:val="Normal"/>
    <w:next w:val="Normal"/>
    <w:autoRedefine/>
    <w:uiPriority w:val="39"/>
    <w:unhideWhenUsed/>
    <w:rsid w:val="00663F58"/>
    <w:pPr>
      <w:spacing w:after="100"/>
      <w:ind w:left="200"/>
    </w:pPr>
  </w:style>
  <w:style w:type="paragraph" w:styleId="TOC3">
    <w:name w:val="toc 3"/>
    <w:basedOn w:val="Normal"/>
    <w:next w:val="Normal"/>
    <w:autoRedefine/>
    <w:uiPriority w:val="39"/>
    <w:unhideWhenUsed/>
    <w:rsid w:val="00663F58"/>
    <w:pPr>
      <w:spacing w:after="100"/>
      <w:ind w:left="400"/>
    </w:pPr>
  </w:style>
  <w:style w:type="paragraph" w:styleId="TOC4">
    <w:name w:val="toc 4"/>
    <w:basedOn w:val="Normal"/>
    <w:next w:val="Normal"/>
    <w:autoRedefine/>
    <w:uiPriority w:val="39"/>
    <w:semiHidden/>
    <w:unhideWhenUsed/>
    <w:rsid w:val="00663F58"/>
    <w:pPr>
      <w:spacing w:after="100"/>
      <w:ind w:left="600"/>
    </w:pPr>
  </w:style>
  <w:style w:type="paragraph" w:styleId="TOC5">
    <w:name w:val="toc 5"/>
    <w:basedOn w:val="Normal"/>
    <w:next w:val="Normal"/>
    <w:autoRedefine/>
    <w:uiPriority w:val="39"/>
    <w:semiHidden/>
    <w:unhideWhenUsed/>
    <w:rsid w:val="00663F58"/>
    <w:pPr>
      <w:spacing w:after="100"/>
      <w:ind w:left="800"/>
    </w:pPr>
  </w:style>
  <w:style w:type="paragraph" w:styleId="TOC6">
    <w:name w:val="toc 6"/>
    <w:basedOn w:val="Normal"/>
    <w:next w:val="Normal"/>
    <w:autoRedefine/>
    <w:uiPriority w:val="39"/>
    <w:semiHidden/>
    <w:unhideWhenUsed/>
    <w:rsid w:val="00663F58"/>
    <w:pPr>
      <w:spacing w:after="100"/>
      <w:ind w:left="1000"/>
    </w:pPr>
  </w:style>
  <w:style w:type="paragraph" w:styleId="TOC7">
    <w:name w:val="toc 7"/>
    <w:basedOn w:val="Normal"/>
    <w:next w:val="Normal"/>
    <w:autoRedefine/>
    <w:uiPriority w:val="39"/>
    <w:semiHidden/>
    <w:unhideWhenUsed/>
    <w:rsid w:val="00663F58"/>
    <w:pPr>
      <w:spacing w:after="100"/>
      <w:ind w:left="1200"/>
    </w:pPr>
  </w:style>
  <w:style w:type="paragraph" w:styleId="TOC8">
    <w:name w:val="toc 8"/>
    <w:basedOn w:val="Normal"/>
    <w:next w:val="Normal"/>
    <w:autoRedefine/>
    <w:uiPriority w:val="39"/>
    <w:semiHidden/>
    <w:unhideWhenUsed/>
    <w:rsid w:val="00663F58"/>
    <w:pPr>
      <w:spacing w:after="100"/>
      <w:ind w:left="1400"/>
    </w:pPr>
  </w:style>
  <w:style w:type="paragraph" w:styleId="TOC9">
    <w:name w:val="toc 9"/>
    <w:basedOn w:val="Normal"/>
    <w:next w:val="Normal"/>
    <w:autoRedefine/>
    <w:uiPriority w:val="39"/>
    <w:semiHidden/>
    <w:unhideWhenUsed/>
    <w:rsid w:val="00663F58"/>
    <w:pPr>
      <w:spacing w:after="100"/>
      <w:ind w:left="1600"/>
    </w:pPr>
  </w:style>
  <w:style w:type="paragraph" w:customStyle="1" w:styleId="Schedule">
    <w:name w:val="Schedule"/>
    <w:basedOn w:val="Normal"/>
    <w:next w:val="Normal"/>
    <w:qFormat/>
    <w:rsid w:val="00663F58"/>
    <w:pPr>
      <w:numPr>
        <w:numId w:val="14"/>
      </w:numPr>
      <w:jc w:val="right"/>
    </w:pPr>
    <w:rPr>
      <w:b/>
    </w:rPr>
  </w:style>
  <w:style w:type="paragraph" w:styleId="TableofFigures">
    <w:name w:val="table of figures"/>
    <w:basedOn w:val="Normal"/>
    <w:next w:val="Normal"/>
    <w:uiPriority w:val="99"/>
    <w:unhideWhenUsed/>
    <w:rsid w:val="00663F58"/>
    <w:pPr>
      <w:spacing w:after="0"/>
    </w:pPr>
  </w:style>
  <w:style w:type="paragraph" w:styleId="FootnoteText">
    <w:name w:val="footnote text"/>
    <w:basedOn w:val="Normal"/>
    <w:link w:val="FootnoteTextChar"/>
    <w:uiPriority w:val="99"/>
    <w:semiHidden/>
    <w:unhideWhenUsed/>
    <w:rsid w:val="00663F58"/>
    <w:pPr>
      <w:spacing w:after="0" w:line="240" w:lineRule="auto"/>
    </w:pPr>
    <w:rPr>
      <w:sz w:val="16"/>
    </w:rPr>
  </w:style>
  <w:style w:type="character" w:customStyle="1" w:styleId="FootnoteTextChar">
    <w:name w:val="Footnote Text Char"/>
    <w:basedOn w:val="DefaultParagraphFont"/>
    <w:link w:val="FootnoteText"/>
    <w:uiPriority w:val="99"/>
    <w:semiHidden/>
    <w:rsid w:val="00663F58"/>
    <w:rPr>
      <w:rFonts w:ascii="Arial" w:hAnsi="Arial" w:cs="Times New Roman"/>
      <w:sz w:val="16"/>
      <w:szCs w:val="20"/>
      <w:lang w:eastAsia="en-GB"/>
    </w:rPr>
  </w:style>
  <w:style w:type="character" w:styleId="PageNumber">
    <w:name w:val="page number"/>
    <w:basedOn w:val="DefaultParagraphFont"/>
    <w:uiPriority w:val="99"/>
    <w:semiHidden/>
    <w:unhideWhenUsed/>
    <w:rsid w:val="005C1B1C"/>
  </w:style>
  <w:style w:type="paragraph" w:styleId="ListParagraph">
    <w:name w:val="List Paragraph"/>
    <w:basedOn w:val="Normal"/>
    <w:uiPriority w:val="34"/>
    <w:qFormat/>
    <w:rsid w:val="005C1B1C"/>
    <w:pPr>
      <w:ind w:left="720"/>
      <w:contextualSpacing/>
    </w:pPr>
  </w:style>
  <w:style w:type="paragraph" w:customStyle="1" w:styleId="DPLevel1Heading">
    <w:name w:val="DP_Level 1 Heading"/>
    <w:basedOn w:val="Normal"/>
    <w:next w:val="DPLevel2List"/>
    <w:link w:val="DPLevel1HeadingChar"/>
    <w:rsid w:val="005C1B1C"/>
    <w:pPr>
      <w:keepNext/>
      <w:numPr>
        <w:numId w:val="3"/>
      </w:numPr>
      <w:pBdr>
        <w:top w:val="nil"/>
        <w:left w:val="nil"/>
        <w:bottom w:val="nil"/>
        <w:right w:val="nil"/>
        <w:between w:val="nil"/>
      </w:pBdr>
      <w:spacing w:before="240" w:after="120"/>
      <w:outlineLvl w:val="0"/>
    </w:pPr>
    <w:rPr>
      <w:rFonts w:ascii="Times New Roman" w:hAnsi="Times New Roman"/>
      <w:b/>
      <w:color w:val="000000"/>
      <w:lang w:val="en-US" w:eastAsia="en-ZA"/>
    </w:rPr>
  </w:style>
  <w:style w:type="paragraph" w:customStyle="1" w:styleId="DPLevel2List">
    <w:name w:val="DP_Level 2 List"/>
    <w:basedOn w:val="Normal"/>
    <w:link w:val="DPLevel2ListChar"/>
    <w:rsid w:val="005C1B1C"/>
    <w:pPr>
      <w:numPr>
        <w:ilvl w:val="1"/>
        <w:numId w:val="3"/>
      </w:numPr>
      <w:pBdr>
        <w:top w:val="nil"/>
        <w:left w:val="nil"/>
        <w:bottom w:val="nil"/>
        <w:right w:val="nil"/>
        <w:between w:val="nil"/>
      </w:pBdr>
      <w:spacing w:before="120" w:after="120"/>
      <w:outlineLvl w:val="1"/>
    </w:pPr>
    <w:rPr>
      <w:rFonts w:ascii="Times New Roman" w:hAnsi="Times New Roman"/>
      <w:color w:val="000000"/>
      <w:lang w:val="en-US" w:eastAsia="en-ZA"/>
    </w:rPr>
  </w:style>
  <w:style w:type="character" w:customStyle="1" w:styleId="DPLevel2ListChar">
    <w:name w:val="DP_Level 2 List Char"/>
    <w:basedOn w:val="DefaultParagraphFont"/>
    <w:link w:val="DPLevel2List"/>
    <w:rsid w:val="005C1B1C"/>
    <w:rPr>
      <w:rFonts w:ascii="Times New Roman" w:hAnsi="Times New Roman" w:cs="Times New Roman"/>
      <w:color w:val="000000"/>
      <w:sz w:val="20"/>
      <w:szCs w:val="20"/>
      <w:lang w:val="en-US" w:eastAsia="en-ZA"/>
    </w:rPr>
  </w:style>
  <w:style w:type="paragraph" w:customStyle="1" w:styleId="DPLevel3List">
    <w:name w:val="DP_Level 3 List"/>
    <w:basedOn w:val="Normal"/>
    <w:link w:val="DPLevel3ListChar"/>
    <w:rsid w:val="005C1B1C"/>
    <w:pPr>
      <w:numPr>
        <w:ilvl w:val="2"/>
        <w:numId w:val="3"/>
      </w:numPr>
      <w:pBdr>
        <w:top w:val="nil"/>
        <w:left w:val="nil"/>
        <w:bottom w:val="nil"/>
        <w:right w:val="nil"/>
        <w:between w:val="nil"/>
      </w:pBdr>
      <w:spacing w:before="120" w:after="120"/>
      <w:outlineLvl w:val="2"/>
    </w:pPr>
    <w:rPr>
      <w:rFonts w:ascii="Times New Roman" w:hAnsi="Times New Roman"/>
      <w:color w:val="000000"/>
      <w:lang w:val="en-US" w:eastAsia="en-ZA"/>
    </w:rPr>
  </w:style>
  <w:style w:type="character" w:customStyle="1" w:styleId="DPLevel3ListChar">
    <w:name w:val="DP_Level 3 List Char"/>
    <w:basedOn w:val="DefaultParagraphFont"/>
    <w:link w:val="DPLevel3List"/>
    <w:rsid w:val="005C1B1C"/>
    <w:rPr>
      <w:rFonts w:ascii="Times New Roman" w:hAnsi="Times New Roman" w:cs="Times New Roman"/>
      <w:color w:val="000000"/>
      <w:sz w:val="20"/>
      <w:szCs w:val="20"/>
      <w:lang w:val="en-US" w:eastAsia="en-ZA"/>
    </w:rPr>
  </w:style>
  <w:style w:type="paragraph" w:customStyle="1" w:styleId="DPLevel4List">
    <w:name w:val="DP_Level 4 List"/>
    <w:basedOn w:val="Normal"/>
    <w:link w:val="DPLevel4ListChar"/>
    <w:rsid w:val="005C1B1C"/>
    <w:pPr>
      <w:numPr>
        <w:ilvl w:val="3"/>
        <w:numId w:val="3"/>
      </w:numPr>
      <w:pBdr>
        <w:top w:val="nil"/>
        <w:left w:val="nil"/>
        <w:bottom w:val="nil"/>
        <w:right w:val="nil"/>
        <w:between w:val="nil"/>
      </w:pBdr>
      <w:spacing w:before="120" w:after="120"/>
      <w:outlineLvl w:val="3"/>
    </w:pPr>
    <w:rPr>
      <w:rFonts w:ascii="Times New Roman" w:hAnsi="Times New Roman"/>
      <w:color w:val="000000"/>
      <w:lang w:val="en-US" w:eastAsia="en-ZA"/>
    </w:rPr>
  </w:style>
  <w:style w:type="paragraph" w:customStyle="1" w:styleId="DPLevel5List">
    <w:name w:val="DP_Level 5 List"/>
    <w:basedOn w:val="Normal"/>
    <w:rsid w:val="005C1B1C"/>
    <w:pPr>
      <w:numPr>
        <w:ilvl w:val="4"/>
        <w:numId w:val="3"/>
      </w:numPr>
      <w:pBdr>
        <w:top w:val="nil"/>
        <w:left w:val="nil"/>
        <w:bottom w:val="nil"/>
        <w:right w:val="nil"/>
        <w:between w:val="nil"/>
      </w:pBdr>
      <w:spacing w:before="120" w:after="120"/>
      <w:outlineLvl w:val="4"/>
    </w:pPr>
    <w:rPr>
      <w:rFonts w:ascii="Times New Roman" w:hAnsi="Times New Roman"/>
      <w:color w:val="000000"/>
      <w:lang w:val="en-US" w:eastAsia="en-ZA"/>
    </w:rPr>
  </w:style>
  <w:style w:type="paragraph" w:customStyle="1" w:styleId="DPLevel6List">
    <w:name w:val="DP_Level 6 List"/>
    <w:basedOn w:val="Normal"/>
    <w:rsid w:val="005C1B1C"/>
    <w:pPr>
      <w:numPr>
        <w:ilvl w:val="5"/>
        <w:numId w:val="3"/>
      </w:numPr>
      <w:pBdr>
        <w:top w:val="nil"/>
        <w:left w:val="nil"/>
        <w:bottom w:val="nil"/>
        <w:right w:val="nil"/>
        <w:between w:val="nil"/>
      </w:pBdr>
      <w:spacing w:before="120" w:after="120"/>
      <w:outlineLvl w:val="5"/>
    </w:pPr>
    <w:rPr>
      <w:rFonts w:ascii="Times New Roman" w:hAnsi="Times New Roman"/>
      <w:color w:val="000000"/>
      <w:lang w:val="en-US" w:eastAsia="en-ZA"/>
    </w:rPr>
  </w:style>
  <w:style w:type="paragraph" w:customStyle="1" w:styleId="DPLevel7List">
    <w:name w:val="DP_Level 7 List"/>
    <w:basedOn w:val="Normal"/>
    <w:rsid w:val="005C1B1C"/>
    <w:pPr>
      <w:numPr>
        <w:ilvl w:val="6"/>
        <w:numId w:val="3"/>
      </w:numPr>
      <w:pBdr>
        <w:top w:val="nil"/>
        <w:left w:val="nil"/>
        <w:bottom w:val="nil"/>
        <w:right w:val="nil"/>
        <w:between w:val="nil"/>
      </w:pBdr>
      <w:spacing w:before="120" w:after="120"/>
      <w:outlineLvl w:val="6"/>
    </w:pPr>
    <w:rPr>
      <w:rFonts w:ascii="Times New Roman" w:hAnsi="Times New Roman"/>
      <w:color w:val="000000"/>
      <w:lang w:val="en-US" w:eastAsia="en-ZA"/>
    </w:rPr>
  </w:style>
  <w:style w:type="numbering" w:customStyle="1" w:styleId="DPlstMain">
    <w:name w:val="DPlst_Main"/>
    <w:uiPriority w:val="99"/>
    <w:rsid w:val="005C1B1C"/>
    <w:pPr>
      <w:numPr>
        <w:numId w:val="9"/>
      </w:numPr>
    </w:pPr>
  </w:style>
  <w:style w:type="paragraph" w:customStyle="1" w:styleId="DPTOCHeader">
    <w:name w:val="DP_TOC Header"/>
    <w:basedOn w:val="Normal"/>
    <w:next w:val="Normal"/>
    <w:rsid w:val="005C1B1C"/>
    <w:pPr>
      <w:keepNext/>
      <w:numPr>
        <w:numId w:val="2"/>
      </w:numPr>
      <w:pBdr>
        <w:top w:val="nil"/>
        <w:left w:val="nil"/>
        <w:bottom w:val="nil"/>
        <w:right w:val="nil"/>
        <w:between w:val="nil"/>
      </w:pBdr>
      <w:spacing w:before="240" w:after="120"/>
      <w:jc w:val="center"/>
    </w:pPr>
    <w:rPr>
      <w:rFonts w:ascii="Times New Roman" w:hAnsi="Times New Roman"/>
      <w:b/>
      <w:caps/>
      <w:color w:val="000000"/>
      <w:lang w:val="en-US" w:eastAsia="en-ZA"/>
    </w:rPr>
  </w:style>
  <w:style w:type="character" w:styleId="CommentReference">
    <w:name w:val="annotation reference"/>
    <w:basedOn w:val="DefaultParagraphFont"/>
    <w:unhideWhenUsed/>
    <w:rsid w:val="005C1B1C"/>
    <w:rPr>
      <w:sz w:val="16"/>
      <w:szCs w:val="16"/>
    </w:rPr>
  </w:style>
  <w:style w:type="paragraph" w:styleId="CommentText">
    <w:name w:val="annotation text"/>
    <w:basedOn w:val="Normal"/>
    <w:link w:val="CommentTextChar"/>
    <w:unhideWhenUsed/>
    <w:rsid w:val="005C1B1C"/>
  </w:style>
  <w:style w:type="character" w:customStyle="1" w:styleId="CommentTextChar">
    <w:name w:val="Comment Text Char"/>
    <w:basedOn w:val="DefaultParagraphFont"/>
    <w:link w:val="CommentText"/>
    <w:rsid w:val="005C1B1C"/>
    <w:rPr>
      <w:rFonts w:eastAsiaTheme="minorHAnsi"/>
      <w:sz w:val="20"/>
      <w:szCs w:val="20"/>
      <w:lang w:val="en-ZA"/>
    </w:rPr>
  </w:style>
  <w:style w:type="paragraph" w:styleId="CommentSubject">
    <w:name w:val="annotation subject"/>
    <w:basedOn w:val="CommentText"/>
    <w:next w:val="CommentText"/>
    <w:link w:val="CommentSubjectChar"/>
    <w:semiHidden/>
    <w:unhideWhenUsed/>
    <w:rsid w:val="005C1B1C"/>
    <w:rPr>
      <w:b/>
      <w:bCs/>
    </w:rPr>
  </w:style>
  <w:style w:type="character" w:customStyle="1" w:styleId="CommentSubjectChar">
    <w:name w:val="Comment Subject Char"/>
    <w:basedOn w:val="CommentTextChar"/>
    <w:link w:val="CommentSubject"/>
    <w:semiHidden/>
    <w:rsid w:val="005C1B1C"/>
    <w:rPr>
      <w:rFonts w:eastAsiaTheme="minorHAnsi"/>
      <w:b/>
      <w:bCs/>
      <w:sz w:val="20"/>
      <w:szCs w:val="20"/>
      <w:lang w:val="en-ZA"/>
    </w:rPr>
  </w:style>
  <w:style w:type="paragraph" w:customStyle="1" w:styleId="BMLevel1">
    <w:name w:val="BM Level 1"/>
    <w:basedOn w:val="Normal"/>
    <w:qFormat/>
    <w:rsid w:val="005C1B1C"/>
    <w:pPr>
      <w:numPr>
        <w:numId w:val="4"/>
      </w:numPr>
      <w:spacing w:before="120" w:line="360" w:lineRule="auto"/>
    </w:pPr>
    <w:rPr>
      <w:rFonts w:eastAsiaTheme="minorEastAsia"/>
      <w:sz w:val="22"/>
      <w:szCs w:val="22"/>
      <w:lang w:val="en-US" w:eastAsia="en-ZA"/>
    </w:rPr>
  </w:style>
  <w:style w:type="paragraph" w:customStyle="1" w:styleId="BMLevel2">
    <w:name w:val="BM Level 2"/>
    <w:basedOn w:val="Normal"/>
    <w:link w:val="BMLevel2Char"/>
    <w:qFormat/>
    <w:rsid w:val="005C1B1C"/>
    <w:pPr>
      <w:numPr>
        <w:ilvl w:val="1"/>
        <w:numId w:val="4"/>
      </w:numPr>
      <w:tabs>
        <w:tab w:val="clear" w:pos="567"/>
        <w:tab w:val="num" w:pos="1276"/>
      </w:tabs>
      <w:spacing w:before="120" w:line="360" w:lineRule="auto"/>
      <w:ind w:left="1276" w:hanging="709"/>
    </w:pPr>
    <w:rPr>
      <w:rFonts w:eastAsiaTheme="minorEastAsia" w:cs="Arial"/>
      <w:sz w:val="22"/>
      <w:szCs w:val="22"/>
      <w:lang w:eastAsia="en-ZA"/>
    </w:rPr>
  </w:style>
  <w:style w:type="character" w:customStyle="1" w:styleId="BMLevel2Char">
    <w:name w:val="BM Level 2 Char"/>
    <w:link w:val="BMLevel2"/>
    <w:rsid w:val="005C1B1C"/>
    <w:rPr>
      <w:rFonts w:ascii="Arial" w:eastAsiaTheme="minorEastAsia" w:hAnsi="Arial" w:cs="Arial"/>
      <w:lang w:eastAsia="en-ZA"/>
    </w:rPr>
  </w:style>
  <w:style w:type="paragraph" w:customStyle="1" w:styleId="BMLevel3">
    <w:name w:val="BM Level 3"/>
    <w:basedOn w:val="Normal"/>
    <w:link w:val="BMLevel3Char"/>
    <w:qFormat/>
    <w:rsid w:val="005C1B1C"/>
    <w:pPr>
      <w:numPr>
        <w:ilvl w:val="2"/>
        <w:numId w:val="4"/>
      </w:numPr>
      <w:tabs>
        <w:tab w:val="clear" w:pos="567"/>
        <w:tab w:val="left" w:pos="2268"/>
      </w:tabs>
      <w:spacing w:before="120" w:line="360" w:lineRule="auto"/>
      <w:ind w:left="2268" w:hanging="992"/>
    </w:pPr>
    <w:rPr>
      <w:rFonts w:eastAsiaTheme="minorEastAsia"/>
      <w:sz w:val="22"/>
      <w:szCs w:val="22"/>
      <w:lang w:val="en-US" w:eastAsia="en-ZA"/>
    </w:rPr>
  </w:style>
  <w:style w:type="paragraph" w:customStyle="1" w:styleId="BMLevel4">
    <w:name w:val="BM Level 4"/>
    <w:basedOn w:val="Normal"/>
    <w:qFormat/>
    <w:rsid w:val="005C1B1C"/>
    <w:pPr>
      <w:numPr>
        <w:ilvl w:val="3"/>
        <w:numId w:val="4"/>
      </w:numPr>
      <w:tabs>
        <w:tab w:val="num" w:pos="3402"/>
      </w:tabs>
      <w:spacing w:before="120" w:line="360" w:lineRule="auto"/>
      <w:ind w:left="3402" w:hanging="1134"/>
    </w:pPr>
    <w:rPr>
      <w:rFonts w:eastAsiaTheme="minorEastAsia"/>
      <w:sz w:val="22"/>
      <w:szCs w:val="22"/>
      <w:lang w:val="en-US" w:eastAsia="en-ZA"/>
    </w:rPr>
  </w:style>
  <w:style w:type="paragraph" w:customStyle="1" w:styleId="BMLevel5">
    <w:name w:val="BM Level 5"/>
    <w:basedOn w:val="Normal"/>
    <w:qFormat/>
    <w:rsid w:val="005C1B1C"/>
    <w:pPr>
      <w:numPr>
        <w:ilvl w:val="4"/>
        <w:numId w:val="4"/>
      </w:numPr>
      <w:tabs>
        <w:tab w:val="left" w:pos="4678"/>
      </w:tabs>
      <w:spacing w:before="120" w:line="360" w:lineRule="auto"/>
    </w:pPr>
    <w:rPr>
      <w:rFonts w:eastAsiaTheme="minorEastAsia"/>
      <w:sz w:val="22"/>
      <w:szCs w:val="22"/>
      <w:lang w:val="en-US" w:eastAsia="en-ZA"/>
    </w:rPr>
  </w:style>
  <w:style w:type="paragraph" w:customStyle="1" w:styleId="BMLevel6">
    <w:name w:val="BM Level 6"/>
    <w:basedOn w:val="Normal"/>
    <w:qFormat/>
    <w:rsid w:val="005C1B1C"/>
    <w:pPr>
      <w:numPr>
        <w:ilvl w:val="5"/>
        <w:numId w:val="4"/>
      </w:numPr>
      <w:tabs>
        <w:tab w:val="left" w:pos="6096"/>
      </w:tabs>
      <w:spacing w:before="120" w:line="360" w:lineRule="auto"/>
    </w:pPr>
    <w:rPr>
      <w:rFonts w:eastAsiaTheme="minorEastAsia"/>
      <w:sz w:val="22"/>
      <w:szCs w:val="22"/>
      <w:lang w:val="en-US" w:eastAsia="en-ZA"/>
    </w:rPr>
  </w:style>
  <w:style w:type="paragraph" w:customStyle="1" w:styleId="BMLevel7">
    <w:name w:val="BM Level 7"/>
    <w:basedOn w:val="Normal"/>
    <w:qFormat/>
    <w:rsid w:val="005C1B1C"/>
    <w:pPr>
      <w:numPr>
        <w:ilvl w:val="6"/>
        <w:numId w:val="4"/>
      </w:numPr>
      <w:spacing w:before="120" w:line="360" w:lineRule="auto"/>
    </w:pPr>
    <w:rPr>
      <w:rFonts w:eastAsiaTheme="minorEastAsia"/>
      <w:sz w:val="22"/>
      <w:szCs w:val="22"/>
      <w:lang w:val="en-US" w:eastAsia="en-ZA"/>
    </w:rPr>
  </w:style>
  <w:style w:type="paragraph" w:customStyle="1" w:styleId="WWSectionAlpha">
    <w:name w:val="WW_SectionAlpha"/>
    <w:basedOn w:val="Normal"/>
    <w:next w:val="Normal"/>
    <w:rsid w:val="005C1B1C"/>
    <w:pPr>
      <w:keepNext/>
      <w:numPr>
        <w:numId w:val="5"/>
      </w:numPr>
      <w:spacing w:line="360" w:lineRule="auto"/>
    </w:pPr>
    <w:rPr>
      <w:b/>
      <w:spacing w:val="2"/>
      <w:sz w:val="22"/>
    </w:rPr>
  </w:style>
  <w:style w:type="character" w:customStyle="1" w:styleId="DPLevel1HeadingChar">
    <w:name w:val="DP_Level 1 Heading Char"/>
    <w:basedOn w:val="DefaultParagraphFont"/>
    <w:link w:val="DPLevel1Heading"/>
    <w:rsid w:val="005C1B1C"/>
    <w:rPr>
      <w:rFonts w:ascii="Times New Roman" w:hAnsi="Times New Roman" w:cs="Times New Roman"/>
      <w:b/>
      <w:color w:val="000000"/>
      <w:sz w:val="20"/>
      <w:szCs w:val="20"/>
      <w:lang w:val="en-US" w:eastAsia="en-ZA"/>
    </w:rPr>
  </w:style>
  <w:style w:type="paragraph" w:customStyle="1" w:styleId="DPBodyText1">
    <w:name w:val="DP_BodyText1"/>
    <w:basedOn w:val="Normal"/>
    <w:rsid w:val="005C1B1C"/>
    <w:pPr>
      <w:numPr>
        <w:numId w:val="6"/>
      </w:numPr>
      <w:pBdr>
        <w:top w:val="nil"/>
        <w:left w:val="nil"/>
        <w:bottom w:val="nil"/>
        <w:right w:val="nil"/>
        <w:between w:val="nil"/>
      </w:pBdr>
      <w:spacing w:before="120" w:after="120"/>
      <w:outlineLvl w:val="0"/>
    </w:pPr>
    <w:rPr>
      <w:rFonts w:ascii="Times New Roman" w:hAnsi="Times New Roman"/>
      <w:color w:val="000000"/>
      <w:lang w:val="en-US" w:eastAsia="en-ZA"/>
    </w:rPr>
  </w:style>
  <w:style w:type="paragraph" w:customStyle="1" w:styleId="DPBodyText2">
    <w:name w:val="DP_BodyText2"/>
    <w:basedOn w:val="Normal"/>
    <w:rsid w:val="005C1B1C"/>
    <w:pPr>
      <w:numPr>
        <w:ilvl w:val="1"/>
        <w:numId w:val="6"/>
      </w:numPr>
      <w:pBdr>
        <w:top w:val="nil"/>
        <w:left w:val="nil"/>
        <w:bottom w:val="nil"/>
        <w:right w:val="nil"/>
        <w:between w:val="nil"/>
      </w:pBdr>
      <w:spacing w:before="120" w:after="120"/>
      <w:outlineLvl w:val="1"/>
    </w:pPr>
    <w:rPr>
      <w:rFonts w:ascii="Times New Roman" w:hAnsi="Times New Roman"/>
      <w:color w:val="000000"/>
      <w:lang w:val="en-US" w:eastAsia="en-ZA"/>
    </w:rPr>
  </w:style>
  <w:style w:type="paragraph" w:customStyle="1" w:styleId="DPBodyText3">
    <w:name w:val="DP_BodyText3"/>
    <w:basedOn w:val="Normal"/>
    <w:rsid w:val="005C1B1C"/>
    <w:pPr>
      <w:numPr>
        <w:ilvl w:val="2"/>
        <w:numId w:val="6"/>
      </w:numPr>
      <w:pBdr>
        <w:top w:val="nil"/>
        <w:left w:val="nil"/>
        <w:bottom w:val="nil"/>
        <w:right w:val="nil"/>
        <w:between w:val="nil"/>
      </w:pBdr>
      <w:spacing w:before="120" w:after="120"/>
      <w:outlineLvl w:val="2"/>
    </w:pPr>
    <w:rPr>
      <w:rFonts w:ascii="Times New Roman" w:hAnsi="Times New Roman"/>
      <w:color w:val="000000"/>
      <w:lang w:val="en-US" w:eastAsia="en-ZA"/>
    </w:rPr>
  </w:style>
  <w:style w:type="paragraph" w:customStyle="1" w:styleId="DPBodyText4">
    <w:name w:val="DP_BodyText4"/>
    <w:basedOn w:val="Normal"/>
    <w:rsid w:val="005C1B1C"/>
    <w:pPr>
      <w:numPr>
        <w:ilvl w:val="3"/>
        <w:numId w:val="6"/>
      </w:numPr>
      <w:pBdr>
        <w:top w:val="nil"/>
        <w:left w:val="nil"/>
        <w:bottom w:val="nil"/>
        <w:right w:val="nil"/>
        <w:between w:val="nil"/>
      </w:pBdr>
      <w:spacing w:before="120" w:after="120"/>
      <w:outlineLvl w:val="3"/>
    </w:pPr>
    <w:rPr>
      <w:rFonts w:ascii="Times New Roman" w:hAnsi="Times New Roman"/>
      <w:color w:val="000000"/>
      <w:lang w:val="en-US" w:eastAsia="en-ZA"/>
    </w:rPr>
  </w:style>
  <w:style w:type="paragraph" w:customStyle="1" w:styleId="DPBodyText5">
    <w:name w:val="DP_BodyText5"/>
    <w:basedOn w:val="Normal"/>
    <w:rsid w:val="005C1B1C"/>
    <w:pPr>
      <w:numPr>
        <w:ilvl w:val="4"/>
        <w:numId w:val="6"/>
      </w:numPr>
      <w:pBdr>
        <w:top w:val="nil"/>
        <w:left w:val="nil"/>
        <w:bottom w:val="nil"/>
        <w:right w:val="nil"/>
        <w:between w:val="nil"/>
      </w:pBdr>
      <w:spacing w:before="120" w:after="120"/>
      <w:outlineLvl w:val="4"/>
    </w:pPr>
    <w:rPr>
      <w:rFonts w:ascii="Times New Roman" w:hAnsi="Times New Roman"/>
      <w:color w:val="000000"/>
      <w:lang w:val="en-US" w:eastAsia="en-ZA"/>
    </w:rPr>
  </w:style>
  <w:style w:type="paragraph" w:customStyle="1" w:styleId="DPBodyText6">
    <w:name w:val="DP_BodyText6"/>
    <w:basedOn w:val="Normal"/>
    <w:rsid w:val="005C1B1C"/>
    <w:pPr>
      <w:numPr>
        <w:ilvl w:val="5"/>
        <w:numId w:val="6"/>
      </w:numPr>
      <w:pBdr>
        <w:top w:val="nil"/>
        <w:left w:val="nil"/>
        <w:bottom w:val="nil"/>
        <w:right w:val="nil"/>
        <w:between w:val="nil"/>
      </w:pBdr>
      <w:spacing w:before="120" w:after="120"/>
      <w:outlineLvl w:val="5"/>
    </w:pPr>
    <w:rPr>
      <w:rFonts w:ascii="Times New Roman" w:hAnsi="Times New Roman"/>
      <w:color w:val="000000"/>
      <w:lang w:val="en-US" w:eastAsia="en-ZA"/>
    </w:rPr>
  </w:style>
  <w:style w:type="paragraph" w:customStyle="1" w:styleId="DPBodyText7">
    <w:name w:val="DP_BodyText7"/>
    <w:basedOn w:val="Normal"/>
    <w:rsid w:val="005C1B1C"/>
    <w:pPr>
      <w:numPr>
        <w:ilvl w:val="6"/>
        <w:numId w:val="6"/>
      </w:numPr>
      <w:pBdr>
        <w:top w:val="nil"/>
        <w:left w:val="nil"/>
        <w:bottom w:val="nil"/>
        <w:right w:val="nil"/>
        <w:between w:val="nil"/>
      </w:pBdr>
      <w:spacing w:before="120" w:after="120"/>
      <w:outlineLvl w:val="6"/>
    </w:pPr>
    <w:rPr>
      <w:rFonts w:ascii="Times New Roman" w:hAnsi="Times New Roman"/>
      <w:color w:val="000000"/>
      <w:lang w:val="en-US" w:eastAsia="en-ZA"/>
    </w:rPr>
  </w:style>
  <w:style w:type="numbering" w:customStyle="1" w:styleId="DPlstBodyText">
    <w:name w:val="DPlst_BodyText"/>
    <w:uiPriority w:val="99"/>
    <w:rsid w:val="005C1B1C"/>
    <w:pPr>
      <w:numPr>
        <w:numId w:val="6"/>
      </w:numPr>
    </w:pPr>
  </w:style>
  <w:style w:type="character" w:customStyle="1" w:styleId="BMLevel3Char">
    <w:name w:val="BM Level 3 Char"/>
    <w:link w:val="BMLevel3"/>
    <w:rsid w:val="005C1B1C"/>
    <w:rPr>
      <w:rFonts w:ascii="Arial" w:eastAsiaTheme="minorEastAsia" w:hAnsi="Arial" w:cs="Times New Roman"/>
      <w:lang w:val="en-US" w:eastAsia="en-ZA"/>
    </w:rPr>
  </w:style>
  <w:style w:type="character" w:customStyle="1" w:styleId="DPLevel4ListChar">
    <w:name w:val="DP_Level 4 List Char"/>
    <w:basedOn w:val="DefaultParagraphFont"/>
    <w:link w:val="DPLevel4List"/>
    <w:rsid w:val="005C1B1C"/>
    <w:rPr>
      <w:rFonts w:ascii="Times New Roman" w:hAnsi="Times New Roman" w:cs="Times New Roman"/>
      <w:color w:val="000000"/>
      <w:sz w:val="20"/>
      <w:szCs w:val="20"/>
      <w:lang w:val="en-US" w:eastAsia="en-ZA"/>
    </w:rPr>
  </w:style>
  <w:style w:type="paragraph" w:customStyle="1" w:styleId="BMHead1">
    <w:name w:val="BM Head 1"/>
    <w:basedOn w:val="BMLevel1"/>
    <w:link w:val="BMHead1Char"/>
    <w:qFormat/>
    <w:rsid w:val="005C1B1C"/>
    <w:pPr>
      <w:keepNext/>
      <w:keepLines/>
      <w:numPr>
        <w:numId w:val="0"/>
      </w:numPr>
      <w:tabs>
        <w:tab w:val="num" w:pos="567"/>
      </w:tabs>
      <w:ind w:left="567" w:hanging="567"/>
      <w:outlineLvl w:val="0"/>
    </w:pPr>
    <w:rPr>
      <w:b/>
    </w:rPr>
  </w:style>
  <w:style w:type="character" w:customStyle="1" w:styleId="BMHead1Char">
    <w:name w:val="BM Head 1 Char"/>
    <w:link w:val="BMHead1"/>
    <w:rsid w:val="005C1B1C"/>
    <w:rPr>
      <w:rFonts w:ascii="Arial" w:eastAsiaTheme="minorEastAsia" w:hAnsi="Arial" w:cs="Times New Roman"/>
      <w:b/>
      <w:lang w:val="en-US" w:eastAsia="en-ZA"/>
    </w:rPr>
  </w:style>
  <w:style w:type="paragraph" w:styleId="ListBullet">
    <w:name w:val="List Bullet"/>
    <w:basedOn w:val="Normal"/>
    <w:rsid w:val="005C1B1C"/>
    <w:pPr>
      <w:numPr>
        <w:numId w:val="7"/>
      </w:numPr>
    </w:pPr>
    <w:rPr>
      <w:sz w:val="22"/>
    </w:rPr>
  </w:style>
  <w:style w:type="paragraph" w:styleId="BodyText">
    <w:name w:val="Body Text"/>
    <w:basedOn w:val="Normal"/>
    <w:link w:val="BodyTextChar"/>
    <w:unhideWhenUsed/>
    <w:rsid w:val="005C1B1C"/>
    <w:pPr>
      <w:spacing w:after="120"/>
    </w:pPr>
  </w:style>
  <w:style w:type="character" w:customStyle="1" w:styleId="BodyTextChar">
    <w:name w:val="Body Text Char"/>
    <w:basedOn w:val="DefaultParagraphFont"/>
    <w:link w:val="BodyText"/>
    <w:rsid w:val="005C1B1C"/>
    <w:rPr>
      <w:rFonts w:ascii="Arial" w:eastAsiaTheme="minorHAnsi" w:hAnsi="Arial"/>
      <w:sz w:val="24"/>
      <w:szCs w:val="24"/>
      <w:lang w:val="en-ZA"/>
    </w:rPr>
  </w:style>
  <w:style w:type="table" w:styleId="TableGrid">
    <w:name w:val="Table Grid"/>
    <w:basedOn w:val="TableNormal"/>
    <w:uiPriority w:val="39"/>
    <w:rsid w:val="005C1B1C"/>
    <w:pPr>
      <w:spacing w:after="0" w:line="240" w:lineRule="auto"/>
    </w:pPr>
    <w:rPr>
      <w:rFonts w:ascii="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C1B1C"/>
    <w:pPr>
      <w:spacing w:after="0" w:line="240" w:lineRule="auto"/>
    </w:pPr>
    <w:rPr>
      <w:rFonts w:ascii="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PNumberList1">
    <w:name w:val="DP_Number List 1"/>
    <w:basedOn w:val="Normal"/>
    <w:link w:val="DPNumberList1Char"/>
    <w:rsid w:val="005C1B1C"/>
    <w:pPr>
      <w:numPr>
        <w:numId w:val="8"/>
      </w:numPr>
      <w:pBdr>
        <w:top w:val="nil"/>
        <w:left w:val="nil"/>
        <w:bottom w:val="nil"/>
        <w:right w:val="nil"/>
        <w:between w:val="nil"/>
      </w:pBdr>
      <w:spacing w:before="120" w:after="120"/>
      <w:outlineLvl w:val="0"/>
    </w:pPr>
    <w:rPr>
      <w:rFonts w:ascii="Times New Roman" w:hAnsi="Times New Roman"/>
      <w:color w:val="000000"/>
      <w:lang w:val="en-US" w:eastAsia="en-ZA"/>
    </w:rPr>
  </w:style>
  <w:style w:type="character" w:customStyle="1" w:styleId="DPNumberList1Char">
    <w:name w:val="DP_Number List 1 Char"/>
    <w:basedOn w:val="DefaultParagraphFont"/>
    <w:link w:val="DPNumberList1"/>
    <w:rsid w:val="005C1B1C"/>
    <w:rPr>
      <w:rFonts w:ascii="Times New Roman" w:hAnsi="Times New Roman" w:cs="Times New Roman"/>
      <w:color w:val="000000"/>
      <w:sz w:val="20"/>
      <w:szCs w:val="20"/>
      <w:lang w:val="en-US" w:eastAsia="en-ZA"/>
    </w:rPr>
  </w:style>
  <w:style w:type="paragraph" w:customStyle="1" w:styleId="DPNumberList2">
    <w:name w:val="DP_Number List 2"/>
    <w:basedOn w:val="Normal"/>
    <w:link w:val="DPNumberList2Char"/>
    <w:rsid w:val="005C1B1C"/>
    <w:pPr>
      <w:numPr>
        <w:ilvl w:val="1"/>
        <w:numId w:val="8"/>
      </w:numPr>
      <w:pBdr>
        <w:top w:val="nil"/>
        <w:left w:val="nil"/>
        <w:bottom w:val="nil"/>
        <w:right w:val="nil"/>
        <w:between w:val="nil"/>
      </w:pBdr>
      <w:spacing w:before="120" w:after="120"/>
      <w:outlineLvl w:val="1"/>
    </w:pPr>
    <w:rPr>
      <w:rFonts w:ascii="Times New Roman" w:hAnsi="Times New Roman"/>
      <w:color w:val="000000"/>
      <w:lang w:val="en-US" w:eastAsia="en-ZA"/>
    </w:rPr>
  </w:style>
  <w:style w:type="character" w:customStyle="1" w:styleId="DPNumberList2Char">
    <w:name w:val="DP_Number List 2 Char"/>
    <w:basedOn w:val="DefaultParagraphFont"/>
    <w:link w:val="DPNumberList2"/>
    <w:rsid w:val="005C1B1C"/>
    <w:rPr>
      <w:rFonts w:ascii="Times New Roman" w:hAnsi="Times New Roman" w:cs="Times New Roman"/>
      <w:color w:val="000000"/>
      <w:sz w:val="20"/>
      <w:szCs w:val="20"/>
      <w:lang w:val="en-US" w:eastAsia="en-ZA"/>
    </w:rPr>
  </w:style>
  <w:style w:type="paragraph" w:customStyle="1" w:styleId="DPNumberList3">
    <w:name w:val="DP_Number List 3"/>
    <w:basedOn w:val="Normal"/>
    <w:rsid w:val="005C1B1C"/>
    <w:pPr>
      <w:numPr>
        <w:ilvl w:val="2"/>
        <w:numId w:val="8"/>
      </w:numPr>
      <w:pBdr>
        <w:top w:val="nil"/>
        <w:left w:val="nil"/>
        <w:bottom w:val="nil"/>
        <w:right w:val="nil"/>
        <w:between w:val="nil"/>
      </w:pBdr>
      <w:spacing w:before="120" w:after="120"/>
      <w:outlineLvl w:val="2"/>
    </w:pPr>
    <w:rPr>
      <w:rFonts w:ascii="Times New Roman" w:hAnsi="Times New Roman"/>
      <w:color w:val="000000"/>
      <w:lang w:val="en-US" w:eastAsia="en-ZA"/>
    </w:rPr>
  </w:style>
  <w:style w:type="paragraph" w:customStyle="1" w:styleId="DPNumberList4">
    <w:name w:val="DP_Number List 4"/>
    <w:basedOn w:val="Normal"/>
    <w:rsid w:val="005C1B1C"/>
    <w:pPr>
      <w:numPr>
        <w:ilvl w:val="3"/>
        <w:numId w:val="8"/>
      </w:numPr>
      <w:pBdr>
        <w:top w:val="nil"/>
        <w:left w:val="nil"/>
        <w:bottom w:val="nil"/>
        <w:right w:val="nil"/>
        <w:between w:val="nil"/>
      </w:pBdr>
      <w:spacing w:before="120" w:after="120"/>
      <w:outlineLvl w:val="3"/>
    </w:pPr>
    <w:rPr>
      <w:rFonts w:ascii="Times New Roman" w:hAnsi="Times New Roman"/>
      <w:color w:val="000000"/>
      <w:lang w:val="en-US" w:eastAsia="en-ZA"/>
    </w:rPr>
  </w:style>
  <w:style w:type="paragraph" w:customStyle="1" w:styleId="DPNumberList5">
    <w:name w:val="DP_Number List 5"/>
    <w:basedOn w:val="Normal"/>
    <w:rsid w:val="005C1B1C"/>
    <w:pPr>
      <w:numPr>
        <w:ilvl w:val="4"/>
        <w:numId w:val="8"/>
      </w:numPr>
      <w:pBdr>
        <w:top w:val="nil"/>
        <w:left w:val="nil"/>
        <w:bottom w:val="nil"/>
        <w:right w:val="nil"/>
        <w:between w:val="nil"/>
      </w:pBdr>
      <w:spacing w:before="120" w:after="120"/>
      <w:outlineLvl w:val="4"/>
    </w:pPr>
    <w:rPr>
      <w:rFonts w:ascii="Times New Roman" w:hAnsi="Times New Roman"/>
      <w:color w:val="000000"/>
      <w:lang w:val="en-US" w:eastAsia="en-ZA"/>
    </w:rPr>
  </w:style>
  <w:style w:type="paragraph" w:customStyle="1" w:styleId="DPNumberList6">
    <w:name w:val="DP_Number List 6"/>
    <w:basedOn w:val="Normal"/>
    <w:rsid w:val="005C1B1C"/>
    <w:pPr>
      <w:numPr>
        <w:ilvl w:val="5"/>
        <w:numId w:val="8"/>
      </w:numPr>
      <w:pBdr>
        <w:top w:val="nil"/>
        <w:left w:val="nil"/>
        <w:bottom w:val="nil"/>
        <w:right w:val="nil"/>
        <w:between w:val="nil"/>
      </w:pBdr>
      <w:spacing w:before="120" w:after="120"/>
      <w:outlineLvl w:val="5"/>
    </w:pPr>
    <w:rPr>
      <w:rFonts w:ascii="Times New Roman" w:hAnsi="Times New Roman"/>
      <w:color w:val="000000"/>
      <w:lang w:val="en-US" w:eastAsia="en-ZA"/>
    </w:rPr>
  </w:style>
  <w:style w:type="paragraph" w:customStyle="1" w:styleId="DPNumberList7">
    <w:name w:val="DP_Number List 7"/>
    <w:basedOn w:val="Normal"/>
    <w:rsid w:val="005C1B1C"/>
    <w:pPr>
      <w:numPr>
        <w:ilvl w:val="6"/>
        <w:numId w:val="8"/>
      </w:numPr>
      <w:pBdr>
        <w:top w:val="nil"/>
        <w:left w:val="nil"/>
        <w:bottom w:val="nil"/>
        <w:right w:val="nil"/>
        <w:between w:val="nil"/>
      </w:pBdr>
      <w:spacing w:before="120" w:after="120"/>
      <w:outlineLvl w:val="6"/>
    </w:pPr>
    <w:rPr>
      <w:rFonts w:ascii="Times New Roman" w:hAnsi="Times New Roman"/>
      <w:color w:val="000000"/>
      <w:lang w:val="en-US" w:eastAsia="en-ZA"/>
    </w:rPr>
  </w:style>
  <w:style w:type="numbering" w:customStyle="1" w:styleId="DPlstNumber">
    <w:name w:val="DPlst_Number"/>
    <w:uiPriority w:val="99"/>
    <w:rsid w:val="005C1B1C"/>
    <w:pPr>
      <w:numPr>
        <w:numId w:val="8"/>
      </w:numPr>
    </w:pPr>
  </w:style>
  <w:style w:type="paragraph" w:customStyle="1" w:styleId="SBPAgrLevel1">
    <w:name w:val="SBPAgrLevel1"/>
    <w:basedOn w:val="Normal"/>
    <w:uiPriority w:val="99"/>
    <w:rsid w:val="005C1B1C"/>
    <w:pPr>
      <w:keepNext/>
      <w:numPr>
        <w:numId w:val="10"/>
      </w:numPr>
      <w:suppressAutoHyphens/>
      <w:spacing w:before="360" w:line="360" w:lineRule="auto"/>
      <w:outlineLvl w:val="0"/>
    </w:pPr>
    <w:rPr>
      <w:rFonts w:ascii="Arial Bold" w:hAnsi="Arial Bold"/>
      <w:b/>
      <w:caps/>
    </w:rPr>
  </w:style>
  <w:style w:type="paragraph" w:customStyle="1" w:styleId="SBPAgrLevel2">
    <w:name w:val="SBPAgrLevel2"/>
    <w:basedOn w:val="Normal"/>
    <w:uiPriority w:val="99"/>
    <w:rsid w:val="005C1B1C"/>
    <w:pPr>
      <w:numPr>
        <w:ilvl w:val="1"/>
        <w:numId w:val="10"/>
      </w:numPr>
      <w:suppressAutoHyphens/>
      <w:spacing w:line="360" w:lineRule="auto"/>
      <w:outlineLvl w:val="1"/>
    </w:pPr>
  </w:style>
  <w:style w:type="paragraph" w:customStyle="1" w:styleId="SBPAgrLevel3">
    <w:name w:val="SBPAgrLevel3"/>
    <w:basedOn w:val="Normal"/>
    <w:uiPriority w:val="99"/>
    <w:rsid w:val="005C1B1C"/>
    <w:pPr>
      <w:numPr>
        <w:ilvl w:val="2"/>
        <w:numId w:val="10"/>
      </w:numPr>
      <w:suppressAutoHyphens/>
      <w:spacing w:line="360" w:lineRule="auto"/>
      <w:outlineLvl w:val="2"/>
    </w:pPr>
  </w:style>
  <w:style w:type="paragraph" w:customStyle="1" w:styleId="SBPAgrLevel4">
    <w:name w:val="SBPAgrLevel4"/>
    <w:basedOn w:val="Normal"/>
    <w:uiPriority w:val="99"/>
    <w:rsid w:val="005C1B1C"/>
    <w:pPr>
      <w:numPr>
        <w:ilvl w:val="3"/>
        <w:numId w:val="10"/>
      </w:numPr>
      <w:suppressAutoHyphens/>
      <w:spacing w:line="360" w:lineRule="auto"/>
      <w:outlineLvl w:val="3"/>
    </w:pPr>
  </w:style>
  <w:style w:type="character" w:styleId="UnresolvedMention">
    <w:name w:val="Unresolved Mention"/>
    <w:basedOn w:val="DefaultParagraphFont"/>
    <w:uiPriority w:val="99"/>
    <w:semiHidden/>
    <w:unhideWhenUsed/>
    <w:rsid w:val="005C1B1C"/>
    <w:rPr>
      <w:color w:val="605E5C"/>
      <w:shd w:val="clear" w:color="auto" w:fill="E1DFDD"/>
    </w:rPr>
  </w:style>
  <w:style w:type="paragraph" w:customStyle="1" w:styleId="xmsonormal">
    <w:name w:val="x_msonormal"/>
    <w:basedOn w:val="Normal"/>
    <w:rsid w:val="000818D5"/>
    <w:pPr>
      <w:spacing w:after="0" w:line="240" w:lineRule="auto"/>
      <w:jc w:val="left"/>
    </w:pPr>
    <w:rPr>
      <w:rFonts w:ascii="Calibri" w:eastAsiaTheme="minorHAnsi" w:hAnsi="Calibri" w:cs="Calibri"/>
      <w:sz w:val="22"/>
      <w:szCs w:val="22"/>
    </w:rPr>
  </w:style>
  <w:style w:type="table" w:customStyle="1" w:styleId="TableGrid12">
    <w:name w:val="Table Grid12"/>
    <w:basedOn w:val="TableNormal"/>
    <w:next w:val="TableGrid"/>
    <w:uiPriority w:val="39"/>
    <w:rsid w:val="00ED38CD"/>
    <w:pPr>
      <w:spacing w:after="0" w:line="240" w:lineRule="auto"/>
    </w:pPr>
    <w:rPr>
      <w:rFonts w:eastAsiaTheme="minorHAnsi"/>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EB5BA8"/>
    <w:pPr>
      <w:spacing w:after="0" w:line="240" w:lineRule="auto"/>
      <w:jc w:val="left"/>
    </w:pPr>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semiHidden/>
    <w:rsid w:val="00EB5BA8"/>
    <w:rPr>
      <w:rFonts w:ascii="Segoe UI" w:eastAsiaTheme="minorHAnsi" w:hAnsi="Segoe UI" w:cs="Segoe UI"/>
      <w:sz w:val="18"/>
      <w:szCs w:val="18"/>
    </w:rPr>
  </w:style>
  <w:style w:type="character" w:customStyle="1" w:styleId="Clause1HeadChar">
    <w:name w:val="Clause1Head Char"/>
    <w:basedOn w:val="DefaultParagraphFont"/>
    <w:link w:val="Clause1Head"/>
    <w:rsid w:val="00EB5BA8"/>
    <w:rPr>
      <w:rFonts w:ascii="Arial" w:hAnsi="Arial" w:cs="Times New Roman"/>
      <w:b/>
      <w:sz w:val="20"/>
      <w:szCs w:val="20"/>
      <w:lang w:eastAsia="en-GB"/>
    </w:rPr>
  </w:style>
  <w:style w:type="paragraph" w:customStyle="1" w:styleId="level1">
    <w:name w:val="level1"/>
    <w:basedOn w:val="Normal"/>
    <w:rsid w:val="00EB5BA8"/>
    <w:pPr>
      <w:keepNext/>
      <w:numPr>
        <w:numId w:val="16"/>
      </w:numPr>
      <w:spacing w:before="240" w:after="0" w:line="360" w:lineRule="auto"/>
    </w:pPr>
    <w:rPr>
      <w:b/>
      <w:caps/>
      <w:sz w:val="22"/>
      <w:szCs w:val="22"/>
      <w:lang w:val="en-ZA" w:eastAsia="en-ZA"/>
    </w:rPr>
  </w:style>
  <w:style w:type="paragraph" w:customStyle="1" w:styleId="level2">
    <w:name w:val="level2"/>
    <w:basedOn w:val="Normal"/>
    <w:link w:val="level2Char2"/>
    <w:rsid w:val="00EB5BA8"/>
    <w:pPr>
      <w:widowControl w:val="0"/>
      <w:numPr>
        <w:ilvl w:val="1"/>
        <w:numId w:val="16"/>
      </w:numPr>
      <w:spacing w:before="240" w:after="0" w:line="360" w:lineRule="auto"/>
    </w:pPr>
    <w:rPr>
      <w:sz w:val="22"/>
      <w:szCs w:val="22"/>
      <w:lang w:val="en-ZA" w:eastAsia="en-ZA"/>
    </w:rPr>
  </w:style>
  <w:style w:type="paragraph" w:customStyle="1" w:styleId="level3">
    <w:name w:val="level3"/>
    <w:basedOn w:val="Normal"/>
    <w:link w:val="level3Char"/>
    <w:rsid w:val="00EB5BA8"/>
    <w:pPr>
      <w:widowControl w:val="0"/>
      <w:numPr>
        <w:ilvl w:val="2"/>
        <w:numId w:val="16"/>
      </w:numPr>
      <w:spacing w:before="240" w:after="0" w:line="360" w:lineRule="auto"/>
    </w:pPr>
    <w:rPr>
      <w:sz w:val="22"/>
      <w:szCs w:val="22"/>
      <w:lang w:val="en-ZA" w:eastAsia="en-ZA"/>
    </w:rPr>
  </w:style>
  <w:style w:type="paragraph" w:customStyle="1" w:styleId="level4">
    <w:name w:val="level4"/>
    <w:basedOn w:val="Normal"/>
    <w:link w:val="level4Char"/>
    <w:rsid w:val="00EB5BA8"/>
    <w:pPr>
      <w:widowControl w:val="0"/>
      <w:numPr>
        <w:ilvl w:val="3"/>
        <w:numId w:val="16"/>
      </w:numPr>
      <w:spacing w:before="240" w:after="0" w:line="360" w:lineRule="auto"/>
    </w:pPr>
    <w:rPr>
      <w:sz w:val="22"/>
      <w:szCs w:val="22"/>
      <w:lang w:val="en-ZA" w:eastAsia="en-ZA"/>
    </w:rPr>
  </w:style>
  <w:style w:type="paragraph" w:customStyle="1" w:styleId="level5">
    <w:name w:val="level5"/>
    <w:basedOn w:val="Normal"/>
    <w:rsid w:val="00EB5BA8"/>
    <w:pPr>
      <w:widowControl w:val="0"/>
      <w:numPr>
        <w:ilvl w:val="4"/>
        <w:numId w:val="16"/>
      </w:numPr>
      <w:spacing w:before="240" w:after="0" w:line="360" w:lineRule="auto"/>
    </w:pPr>
    <w:rPr>
      <w:sz w:val="22"/>
      <w:szCs w:val="22"/>
      <w:lang w:val="en-ZA" w:eastAsia="en-ZA"/>
    </w:rPr>
  </w:style>
  <w:style w:type="paragraph" w:customStyle="1" w:styleId="level6">
    <w:name w:val="level6"/>
    <w:basedOn w:val="Normal"/>
    <w:rsid w:val="00EB5BA8"/>
    <w:pPr>
      <w:widowControl w:val="0"/>
      <w:numPr>
        <w:ilvl w:val="5"/>
        <w:numId w:val="16"/>
      </w:numPr>
      <w:spacing w:before="240" w:after="0" w:line="360" w:lineRule="auto"/>
    </w:pPr>
    <w:rPr>
      <w:sz w:val="22"/>
      <w:szCs w:val="22"/>
      <w:lang w:val="en-ZA" w:eastAsia="en-ZA"/>
    </w:rPr>
  </w:style>
  <w:style w:type="paragraph" w:customStyle="1" w:styleId="level7">
    <w:name w:val="level7"/>
    <w:basedOn w:val="Normal"/>
    <w:rsid w:val="00EB5BA8"/>
    <w:pPr>
      <w:widowControl w:val="0"/>
      <w:numPr>
        <w:ilvl w:val="6"/>
        <w:numId w:val="16"/>
      </w:numPr>
      <w:spacing w:before="240" w:after="0" w:line="360" w:lineRule="auto"/>
    </w:pPr>
    <w:rPr>
      <w:sz w:val="22"/>
      <w:szCs w:val="22"/>
      <w:lang w:val="en-ZA" w:eastAsia="en-ZA"/>
    </w:rPr>
  </w:style>
  <w:style w:type="character" w:customStyle="1" w:styleId="level3Char">
    <w:name w:val="level3 Char"/>
    <w:link w:val="level3"/>
    <w:rsid w:val="00EB5BA8"/>
    <w:rPr>
      <w:rFonts w:ascii="Arial" w:hAnsi="Arial" w:cs="Times New Roman"/>
      <w:lang w:val="en-ZA" w:eastAsia="en-ZA"/>
    </w:rPr>
  </w:style>
  <w:style w:type="character" w:customStyle="1" w:styleId="level4Char">
    <w:name w:val="level4 Char"/>
    <w:link w:val="level4"/>
    <w:rsid w:val="00EB5BA8"/>
    <w:rPr>
      <w:rFonts w:ascii="Arial" w:hAnsi="Arial" w:cs="Times New Roman"/>
      <w:lang w:val="en-ZA" w:eastAsia="en-ZA"/>
    </w:rPr>
  </w:style>
  <w:style w:type="character" w:customStyle="1" w:styleId="level2Char2">
    <w:name w:val="level2 Char2"/>
    <w:basedOn w:val="DefaultParagraphFont"/>
    <w:link w:val="level2"/>
    <w:rsid w:val="00EB5BA8"/>
    <w:rPr>
      <w:rFonts w:ascii="Arial" w:hAnsi="Arial" w:cs="Times New Roman"/>
      <w:lang w:val="en-ZA" w:eastAsia="en-ZA"/>
    </w:rPr>
  </w:style>
  <w:style w:type="character" w:customStyle="1" w:styleId="level2Char1">
    <w:name w:val="level2 Char1"/>
    <w:basedOn w:val="DefaultParagraphFont"/>
    <w:uiPriority w:val="99"/>
    <w:locked/>
    <w:rsid w:val="00EB5BA8"/>
    <w:rPr>
      <w:rFonts w:ascii="Arial" w:hAnsi="Arial"/>
      <w:szCs w:val="20"/>
      <w:lang w:val="en-ZA" w:eastAsia="en-ZA"/>
    </w:rPr>
  </w:style>
  <w:style w:type="character" w:customStyle="1" w:styleId="level3CharChar">
    <w:name w:val="level3 Char Char"/>
    <w:basedOn w:val="DefaultParagraphFont"/>
    <w:locked/>
    <w:rsid w:val="00EB5BA8"/>
    <w:rPr>
      <w:rFonts w:ascii="Arial" w:hAnsi="Arial"/>
      <w:lang w:val="en-ZA" w:eastAsia="en-ZA"/>
    </w:rPr>
  </w:style>
  <w:style w:type="paragraph" w:customStyle="1" w:styleId="Level1Heading">
    <w:name w:val="Level 1 Heading"/>
    <w:basedOn w:val="BodyText"/>
    <w:next w:val="Level2Number"/>
    <w:rsid w:val="00EB5BA8"/>
    <w:pPr>
      <w:keepNext/>
      <w:numPr>
        <w:numId w:val="17"/>
      </w:numPr>
      <w:tabs>
        <w:tab w:val="clear" w:pos="720"/>
      </w:tabs>
      <w:spacing w:before="120" w:after="240" w:line="260" w:lineRule="exact"/>
      <w:ind w:hanging="360"/>
    </w:pPr>
    <w:rPr>
      <w:b/>
      <w:caps/>
      <w:lang w:eastAsia="en-US"/>
    </w:rPr>
  </w:style>
  <w:style w:type="paragraph" w:customStyle="1" w:styleId="Level2Number">
    <w:name w:val="Level 2 Number"/>
    <w:basedOn w:val="BodyText"/>
    <w:rsid w:val="00EB5BA8"/>
    <w:pPr>
      <w:numPr>
        <w:ilvl w:val="1"/>
        <w:numId w:val="17"/>
      </w:numPr>
      <w:tabs>
        <w:tab w:val="clear" w:pos="1440"/>
      </w:tabs>
      <w:spacing w:after="240" w:line="260" w:lineRule="exact"/>
      <w:ind w:hanging="360"/>
    </w:pPr>
    <w:rPr>
      <w:lang w:eastAsia="en-US"/>
    </w:rPr>
  </w:style>
  <w:style w:type="paragraph" w:customStyle="1" w:styleId="Level3Number">
    <w:name w:val="Level 3 Number"/>
    <w:basedOn w:val="BodyText"/>
    <w:rsid w:val="00EB5BA8"/>
    <w:pPr>
      <w:numPr>
        <w:ilvl w:val="2"/>
        <w:numId w:val="17"/>
      </w:numPr>
      <w:tabs>
        <w:tab w:val="clear" w:pos="2551"/>
      </w:tabs>
      <w:spacing w:after="240" w:line="260" w:lineRule="exact"/>
      <w:ind w:left="2160" w:hanging="360"/>
    </w:pPr>
    <w:rPr>
      <w:lang w:eastAsia="en-US"/>
    </w:rPr>
  </w:style>
  <w:style w:type="paragraph" w:customStyle="1" w:styleId="Level4Number">
    <w:name w:val="Level 4 Number"/>
    <w:basedOn w:val="Normal"/>
    <w:rsid w:val="00EB5BA8"/>
    <w:pPr>
      <w:numPr>
        <w:ilvl w:val="3"/>
        <w:numId w:val="17"/>
      </w:numPr>
      <w:spacing w:line="260" w:lineRule="exact"/>
    </w:pPr>
    <w:rPr>
      <w:lang w:eastAsia="en-US"/>
    </w:rPr>
  </w:style>
  <w:style w:type="paragraph" w:customStyle="1" w:styleId="Level5Number">
    <w:name w:val="Level 5 Number"/>
    <w:basedOn w:val="BodyText"/>
    <w:rsid w:val="00EB5BA8"/>
    <w:pPr>
      <w:numPr>
        <w:ilvl w:val="4"/>
        <w:numId w:val="17"/>
      </w:numPr>
      <w:tabs>
        <w:tab w:val="clear" w:pos="5040"/>
      </w:tabs>
      <w:spacing w:after="240" w:line="260" w:lineRule="exact"/>
      <w:ind w:left="3600" w:hanging="360"/>
    </w:pPr>
    <w:rPr>
      <w:lang w:eastAsia="en-US"/>
    </w:rPr>
  </w:style>
  <w:style w:type="paragraph" w:customStyle="1" w:styleId="Level6Number">
    <w:name w:val="Level 6 Number"/>
    <w:basedOn w:val="BodyText"/>
    <w:rsid w:val="00EB5BA8"/>
    <w:pPr>
      <w:numPr>
        <w:ilvl w:val="5"/>
        <w:numId w:val="17"/>
      </w:numPr>
      <w:tabs>
        <w:tab w:val="clear" w:pos="6480"/>
      </w:tabs>
      <w:spacing w:after="240" w:line="260" w:lineRule="exact"/>
      <w:ind w:left="4320" w:hanging="360"/>
    </w:pPr>
    <w:rPr>
      <w:lang w:eastAsia="en-US"/>
    </w:rPr>
  </w:style>
  <w:style w:type="paragraph" w:customStyle="1" w:styleId="Level7Number">
    <w:name w:val="Level 7 Number"/>
    <w:basedOn w:val="BodyText"/>
    <w:rsid w:val="00EB5BA8"/>
    <w:pPr>
      <w:numPr>
        <w:ilvl w:val="6"/>
        <w:numId w:val="17"/>
      </w:numPr>
      <w:tabs>
        <w:tab w:val="clear" w:pos="7200"/>
      </w:tabs>
      <w:spacing w:after="240" w:line="260" w:lineRule="exact"/>
      <w:ind w:left="5040" w:hanging="360"/>
    </w:pPr>
    <w:rPr>
      <w:lang w:eastAsia="en-US"/>
    </w:rPr>
  </w:style>
  <w:style w:type="paragraph" w:customStyle="1" w:styleId="Level8Number">
    <w:name w:val="Level 8 Number"/>
    <w:basedOn w:val="BodyText"/>
    <w:rsid w:val="00EB5BA8"/>
    <w:pPr>
      <w:numPr>
        <w:ilvl w:val="7"/>
        <w:numId w:val="17"/>
      </w:numPr>
      <w:tabs>
        <w:tab w:val="clear" w:pos="7920"/>
      </w:tabs>
      <w:spacing w:after="240" w:line="260" w:lineRule="exact"/>
      <w:ind w:left="5760" w:hanging="360"/>
    </w:pPr>
    <w:rPr>
      <w:lang w:eastAsia="en-US"/>
    </w:rPr>
  </w:style>
  <w:style w:type="paragraph" w:customStyle="1" w:styleId="Level9Number">
    <w:name w:val="Level 9 Number"/>
    <w:basedOn w:val="BodyText"/>
    <w:rsid w:val="00EB5BA8"/>
    <w:pPr>
      <w:numPr>
        <w:ilvl w:val="8"/>
        <w:numId w:val="17"/>
      </w:numPr>
      <w:tabs>
        <w:tab w:val="clear" w:pos="8221"/>
      </w:tabs>
      <w:spacing w:after="240" w:line="260" w:lineRule="exact"/>
      <w:ind w:left="6480" w:hanging="360"/>
    </w:pPr>
    <w:rPr>
      <w:lang w:eastAsia="en-US"/>
    </w:rPr>
  </w:style>
  <w:style w:type="paragraph" w:customStyle="1" w:styleId="Sublevel">
    <w:name w:val="Sub level"/>
    <w:basedOn w:val="Normal"/>
    <w:uiPriority w:val="99"/>
    <w:rsid w:val="00EB5BA8"/>
    <w:pPr>
      <w:tabs>
        <w:tab w:val="left" w:pos="567"/>
        <w:tab w:val="left" w:pos="851"/>
        <w:tab w:val="left" w:pos="1134"/>
        <w:tab w:val="left" w:pos="1418"/>
        <w:tab w:val="left" w:pos="1701"/>
        <w:tab w:val="left" w:pos="1985"/>
        <w:tab w:val="left" w:pos="4253"/>
        <w:tab w:val="left" w:leader="underscore" w:pos="8222"/>
      </w:tabs>
      <w:spacing w:before="240" w:after="0" w:line="360" w:lineRule="auto"/>
    </w:pPr>
    <w:rPr>
      <w:sz w:val="22"/>
      <w:lang w:val="en-ZA" w:eastAsia="en-ZA"/>
    </w:rPr>
  </w:style>
  <w:style w:type="numbering" w:customStyle="1" w:styleId="NoList1">
    <w:name w:val="No List1"/>
    <w:next w:val="NoList"/>
    <w:uiPriority w:val="99"/>
    <w:semiHidden/>
    <w:unhideWhenUsed/>
    <w:rsid w:val="00EB5BA8"/>
  </w:style>
  <w:style w:type="numbering" w:customStyle="1" w:styleId="NoList11">
    <w:name w:val="No List11"/>
    <w:next w:val="NoList"/>
    <w:uiPriority w:val="99"/>
    <w:semiHidden/>
    <w:unhideWhenUsed/>
    <w:rsid w:val="00EB5BA8"/>
  </w:style>
  <w:style w:type="paragraph" w:customStyle="1" w:styleId="HLliti">
    <w:name w:val="HL liti"/>
    <w:basedOn w:val="Normal"/>
    <w:rsid w:val="00EB5BA8"/>
    <w:pPr>
      <w:numPr>
        <w:numId w:val="18"/>
      </w:numPr>
      <w:spacing w:after="0" w:line="240" w:lineRule="auto"/>
      <w:outlineLvl w:val="0"/>
    </w:pPr>
    <w:rPr>
      <w:rFonts w:ascii="Verdana" w:hAnsi="Verdana" w:cs="Arial"/>
      <w:sz w:val="22"/>
      <w:szCs w:val="28"/>
    </w:rPr>
  </w:style>
  <w:style w:type="paragraph" w:customStyle="1" w:styleId="HLliti-2">
    <w:name w:val="HL liti - 2"/>
    <w:basedOn w:val="Normal"/>
    <w:rsid w:val="00EB5BA8"/>
    <w:pPr>
      <w:numPr>
        <w:ilvl w:val="1"/>
        <w:numId w:val="18"/>
      </w:numPr>
      <w:spacing w:after="0" w:line="240" w:lineRule="auto"/>
      <w:outlineLvl w:val="1"/>
    </w:pPr>
    <w:rPr>
      <w:rFonts w:ascii="Verdana" w:hAnsi="Verdana" w:cs="Arial"/>
      <w:sz w:val="22"/>
      <w:szCs w:val="28"/>
    </w:rPr>
  </w:style>
  <w:style w:type="paragraph" w:customStyle="1" w:styleId="HLliti-3">
    <w:name w:val="HL liti - 3"/>
    <w:basedOn w:val="Normal"/>
    <w:rsid w:val="00EB5BA8"/>
    <w:pPr>
      <w:numPr>
        <w:ilvl w:val="2"/>
        <w:numId w:val="18"/>
      </w:numPr>
      <w:spacing w:after="0" w:line="240" w:lineRule="auto"/>
      <w:outlineLvl w:val="2"/>
    </w:pPr>
    <w:rPr>
      <w:rFonts w:ascii="Verdana" w:hAnsi="Verdana" w:cs="Arial"/>
      <w:sz w:val="22"/>
      <w:szCs w:val="28"/>
    </w:rPr>
  </w:style>
  <w:style w:type="paragraph" w:customStyle="1" w:styleId="HLliti-4">
    <w:name w:val="HL liti - 4"/>
    <w:basedOn w:val="Normal"/>
    <w:rsid w:val="00EB5BA8"/>
    <w:pPr>
      <w:numPr>
        <w:ilvl w:val="3"/>
        <w:numId w:val="18"/>
      </w:numPr>
      <w:spacing w:after="0" w:line="240" w:lineRule="auto"/>
      <w:outlineLvl w:val="3"/>
    </w:pPr>
    <w:rPr>
      <w:rFonts w:ascii="Verdana" w:hAnsi="Verdana" w:cs="Arial"/>
      <w:sz w:val="22"/>
      <w:szCs w:val="28"/>
    </w:rPr>
  </w:style>
  <w:style w:type="paragraph" w:customStyle="1" w:styleId="HLliti-5">
    <w:name w:val="HL liti - 5"/>
    <w:basedOn w:val="Normal"/>
    <w:rsid w:val="00EB5BA8"/>
    <w:pPr>
      <w:numPr>
        <w:ilvl w:val="4"/>
        <w:numId w:val="18"/>
      </w:numPr>
      <w:spacing w:after="0" w:line="240" w:lineRule="auto"/>
      <w:outlineLvl w:val="4"/>
    </w:pPr>
    <w:rPr>
      <w:rFonts w:ascii="Verdana" w:hAnsi="Verdana" w:cs="Arial"/>
      <w:sz w:val="22"/>
      <w:szCs w:val="28"/>
    </w:rPr>
  </w:style>
  <w:style w:type="paragraph" w:customStyle="1" w:styleId="HLliti-6">
    <w:name w:val="HL liti - 6"/>
    <w:basedOn w:val="Normal"/>
    <w:rsid w:val="00EB5BA8"/>
    <w:pPr>
      <w:numPr>
        <w:ilvl w:val="5"/>
        <w:numId w:val="18"/>
      </w:numPr>
      <w:spacing w:after="0" w:line="240" w:lineRule="auto"/>
      <w:outlineLvl w:val="5"/>
    </w:pPr>
    <w:rPr>
      <w:rFonts w:ascii="Verdana" w:hAnsi="Verdana" w:cs="Arial"/>
      <w:sz w:val="22"/>
      <w:szCs w:val="28"/>
    </w:rPr>
  </w:style>
  <w:style w:type="paragraph" w:customStyle="1" w:styleId="HLliti-7">
    <w:name w:val="HL liti - 7"/>
    <w:basedOn w:val="Normal"/>
    <w:rsid w:val="00EB5BA8"/>
    <w:pPr>
      <w:numPr>
        <w:ilvl w:val="6"/>
        <w:numId w:val="18"/>
      </w:numPr>
      <w:spacing w:after="0" w:line="240" w:lineRule="auto"/>
      <w:outlineLvl w:val="6"/>
    </w:pPr>
    <w:rPr>
      <w:rFonts w:ascii="Verdana" w:hAnsi="Verdana" w:cs="Arial"/>
      <w:sz w:val="22"/>
      <w:szCs w:val="28"/>
    </w:rPr>
  </w:style>
  <w:style w:type="paragraph" w:customStyle="1" w:styleId="HLliti-8">
    <w:name w:val="HL liti - 8"/>
    <w:basedOn w:val="Normal"/>
    <w:rsid w:val="00EB5BA8"/>
    <w:pPr>
      <w:numPr>
        <w:ilvl w:val="7"/>
        <w:numId w:val="18"/>
      </w:numPr>
      <w:spacing w:after="0" w:line="240" w:lineRule="auto"/>
      <w:outlineLvl w:val="7"/>
    </w:pPr>
    <w:rPr>
      <w:rFonts w:ascii="Verdana" w:hAnsi="Verdana" w:cs="Arial"/>
      <w:sz w:val="22"/>
      <w:szCs w:val="28"/>
    </w:rPr>
  </w:style>
  <w:style w:type="paragraph" w:styleId="Revision">
    <w:name w:val="Revision"/>
    <w:hidden/>
    <w:uiPriority w:val="99"/>
    <w:semiHidden/>
    <w:rsid w:val="00EB5BA8"/>
    <w:pPr>
      <w:spacing w:after="0" w:line="240" w:lineRule="auto"/>
    </w:pPr>
    <w:rPr>
      <w:rFonts w:ascii="Arial" w:eastAsiaTheme="minorHAnsi" w:hAnsi="Arial"/>
      <w:sz w:val="20"/>
    </w:rPr>
  </w:style>
  <w:style w:type="paragraph" w:styleId="Caption">
    <w:name w:val="caption"/>
    <w:basedOn w:val="Normal"/>
    <w:next w:val="Normal"/>
    <w:uiPriority w:val="35"/>
    <w:unhideWhenUsed/>
    <w:qFormat/>
    <w:rsid w:val="00EB5BA8"/>
    <w:pPr>
      <w:spacing w:after="200" w:line="240" w:lineRule="auto"/>
      <w:jc w:val="left"/>
    </w:pPr>
    <w:rPr>
      <w:rFonts w:eastAsiaTheme="minorHAnsi" w:cstheme="minorBidi"/>
      <w:i/>
      <w:iCs/>
      <w:color w:val="1F497D" w:themeColor="text2"/>
      <w:sz w:val="18"/>
      <w:szCs w:val="18"/>
      <w:lang w:eastAsia="en-US"/>
    </w:rPr>
  </w:style>
  <w:style w:type="table" w:customStyle="1" w:styleId="TableGrid0">
    <w:name w:val="TableGrid"/>
    <w:rsid w:val="00EB5BA8"/>
    <w:pPr>
      <w:spacing w:after="0" w:line="240" w:lineRule="auto"/>
    </w:pPr>
    <w:rPr>
      <w:rFonts w:eastAsiaTheme="minorEastAsia"/>
      <w:lang w:val="en-US"/>
    </w:rPr>
    <w:tblPr>
      <w:tblCellMar>
        <w:top w:w="0" w:type="dxa"/>
        <w:left w:w="0" w:type="dxa"/>
        <w:bottom w:w="0" w:type="dxa"/>
        <w:right w:w="0" w:type="dxa"/>
      </w:tblCellMar>
    </w:tblPr>
  </w:style>
  <w:style w:type="numbering" w:customStyle="1" w:styleId="NoList2">
    <w:name w:val="No List2"/>
    <w:next w:val="NoList"/>
    <w:uiPriority w:val="99"/>
    <w:semiHidden/>
    <w:unhideWhenUsed/>
    <w:rsid w:val="00EB5BA8"/>
  </w:style>
  <w:style w:type="table" w:customStyle="1" w:styleId="TableGrid2">
    <w:name w:val="Table Grid2"/>
    <w:basedOn w:val="TableNormal"/>
    <w:next w:val="TableGrid"/>
    <w:uiPriority w:val="39"/>
    <w:rsid w:val="00EB5BA8"/>
    <w:pPr>
      <w:spacing w:after="0" w:line="240" w:lineRule="auto"/>
    </w:pPr>
    <w:rPr>
      <w:rFonts w:eastAsiaTheme="minorHAnsi"/>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EB5BA8"/>
    <w:pPr>
      <w:spacing w:after="0" w:line="240" w:lineRule="auto"/>
    </w:pPr>
    <w:rPr>
      <w:rFonts w:eastAsiaTheme="minorHAnsi"/>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EB5BA8"/>
    <w:pPr>
      <w:spacing w:after="0" w:line="240" w:lineRule="auto"/>
    </w:pPr>
    <w:rPr>
      <w:rFonts w:eastAsiaTheme="minorEastAsia"/>
      <w:lang w:val="en-US"/>
    </w:rPr>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EB5BA8"/>
    <w:rPr>
      <w:color w:val="800080" w:themeColor="followedHyperlink"/>
      <w:u w:val="single"/>
    </w:rPr>
  </w:style>
  <w:style w:type="paragraph" w:customStyle="1" w:styleId="msonormal0">
    <w:name w:val="msonormal"/>
    <w:basedOn w:val="Normal"/>
    <w:rsid w:val="00EB5BA8"/>
    <w:pPr>
      <w:spacing w:before="100" w:beforeAutospacing="1" w:after="100" w:afterAutospacing="1" w:line="240" w:lineRule="auto"/>
      <w:jc w:val="left"/>
    </w:pPr>
    <w:rPr>
      <w:rFonts w:ascii="Times New Roman" w:hAnsi="Times New Roman"/>
      <w:sz w:val="24"/>
      <w:szCs w:val="24"/>
      <w:lang w:val="en-US" w:eastAsia="en-US"/>
    </w:rPr>
  </w:style>
  <w:style w:type="paragraph" w:styleId="NoSpacing">
    <w:name w:val="No Spacing"/>
    <w:basedOn w:val="Normal"/>
    <w:uiPriority w:val="1"/>
    <w:qFormat/>
    <w:rsid w:val="00EB5BA8"/>
    <w:pPr>
      <w:spacing w:after="0" w:line="240" w:lineRule="auto"/>
      <w:jc w:val="left"/>
    </w:pPr>
    <w:rPr>
      <w:rFonts w:ascii="Times New Roman" w:eastAsiaTheme="minorHAnsi" w:hAnsi="Times New Roman"/>
      <w:sz w:val="24"/>
      <w:szCs w:val="24"/>
      <w:lang w:val="en-US" w:eastAsia="en-US"/>
    </w:rPr>
  </w:style>
  <w:style w:type="paragraph" w:customStyle="1" w:styleId="Annexures">
    <w:name w:val="Annexures"/>
    <w:basedOn w:val="Normal"/>
    <w:next w:val="Normal"/>
    <w:uiPriority w:val="99"/>
    <w:rsid w:val="004A1273"/>
    <w:pPr>
      <w:numPr>
        <w:numId w:val="19"/>
      </w:numPr>
    </w:pPr>
    <w:rPr>
      <w:b/>
    </w:rPr>
  </w:style>
  <w:style w:type="paragraph" w:styleId="TOCHeading">
    <w:name w:val="TOC Heading"/>
    <w:basedOn w:val="Heading1"/>
    <w:next w:val="Normal"/>
    <w:uiPriority w:val="39"/>
    <w:unhideWhenUsed/>
    <w:qFormat/>
    <w:rsid w:val="00990C08"/>
    <w:pPr>
      <w:numPr>
        <w:numId w:val="0"/>
      </w:numPr>
      <w:spacing w:before="240" w:beforeAutospacing="0" w:after="0" w:line="259" w:lineRule="auto"/>
      <w:jc w:val="left"/>
      <w:outlineLvl w:val="9"/>
    </w:pPr>
    <w:rPr>
      <w:rFonts w:asciiTheme="majorHAnsi" w:eastAsiaTheme="majorEastAsia" w:hAnsiTheme="majorHAnsi"/>
      <w:b w:val="0"/>
      <w:bCs w:val="0"/>
      <w:color w:val="365F91" w:themeColor="accent1" w:themeShade="BF"/>
      <w:sz w:val="32"/>
      <w:szCs w:val="32"/>
      <w:lang w:val="en-US" w:eastAsia="en-US"/>
    </w:rPr>
  </w:style>
  <w:style w:type="character" w:styleId="Emphasis">
    <w:name w:val="Emphasis"/>
    <w:basedOn w:val="DefaultParagraphFont"/>
    <w:uiPriority w:val="20"/>
    <w:qFormat/>
    <w:rsid w:val="001B4ADA"/>
    <w:rPr>
      <w:i/>
      <w:iCs/>
    </w:rPr>
  </w:style>
  <w:style w:type="paragraph" w:customStyle="1" w:styleId="paragraph">
    <w:name w:val="paragraph"/>
    <w:basedOn w:val="Normal"/>
    <w:rsid w:val="00E6448E"/>
    <w:pPr>
      <w:spacing w:before="100" w:beforeAutospacing="1" w:after="100" w:afterAutospacing="1" w:line="240" w:lineRule="auto"/>
      <w:jc w:val="left"/>
    </w:pPr>
    <w:rPr>
      <w:rFonts w:ascii="Times New Roman" w:hAnsi="Times New Roman"/>
      <w:sz w:val="24"/>
      <w:szCs w:val="24"/>
      <w:lang w:val="en-ZA"/>
    </w:rPr>
  </w:style>
  <w:style w:type="character" w:customStyle="1" w:styleId="normaltextrun">
    <w:name w:val="normaltextrun"/>
    <w:basedOn w:val="DefaultParagraphFont"/>
    <w:rsid w:val="00E6448E"/>
  </w:style>
  <w:style w:type="character" w:customStyle="1" w:styleId="eop">
    <w:name w:val="eop"/>
    <w:basedOn w:val="DefaultParagraphFont"/>
    <w:rsid w:val="00E64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01506">
      <w:bodyDiv w:val="1"/>
      <w:marLeft w:val="0"/>
      <w:marRight w:val="0"/>
      <w:marTop w:val="0"/>
      <w:marBottom w:val="0"/>
      <w:divBdr>
        <w:top w:val="none" w:sz="0" w:space="0" w:color="auto"/>
        <w:left w:val="none" w:sz="0" w:space="0" w:color="auto"/>
        <w:bottom w:val="none" w:sz="0" w:space="0" w:color="auto"/>
        <w:right w:val="none" w:sz="0" w:space="0" w:color="auto"/>
      </w:divBdr>
      <w:divsChild>
        <w:div w:id="1740053634">
          <w:marLeft w:val="0"/>
          <w:marRight w:val="0"/>
          <w:marTop w:val="0"/>
          <w:marBottom w:val="0"/>
          <w:divBdr>
            <w:top w:val="none" w:sz="0" w:space="0" w:color="auto"/>
            <w:left w:val="none" w:sz="0" w:space="0" w:color="auto"/>
            <w:bottom w:val="none" w:sz="0" w:space="0" w:color="auto"/>
            <w:right w:val="none" w:sz="0" w:space="0" w:color="auto"/>
          </w:divBdr>
          <w:divsChild>
            <w:div w:id="1694839613">
              <w:marLeft w:val="0"/>
              <w:marRight w:val="0"/>
              <w:marTop w:val="0"/>
              <w:marBottom w:val="0"/>
              <w:divBdr>
                <w:top w:val="none" w:sz="0" w:space="0" w:color="auto"/>
                <w:left w:val="none" w:sz="0" w:space="0" w:color="auto"/>
                <w:bottom w:val="none" w:sz="0" w:space="0" w:color="auto"/>
                <w:right w:val="none" w:sz="0" w:space="0" w:color="auto"/>
              </w:divBdr>
            </w:div>
            <w:div w:id="875505304">
              <w:marLeft w:val="0"/>
              <w:marRight w:val="0"/>
              <w:marTop w:val="0"/>
              <w:marBottom w:val="0"/>
              <w:divBdr>
                <w:top w:val="none" w:sz="0" w:space="0" w:color="auto"/>
                <w:left w:val="none" w:sz="0" w:space="0" w:color="auto"/>
                <w:bottom w:val="none" w:sz="0" w:space="0" w:color="auto"/>
                <w:right w:val="none" w:sz="0" w:space="0" w:color="auto"/>
              </w:divBdr>
            </w:div>
            <w:div w:id="520511350">
              <w:marLeft w:val="0"/>
              <w:marRight w:val="0"/>
              <w:marTop w:val="0"/>
              <w:marBottom w:val="0"/>
              <w:divBdr>
                <w:top w:val="none" w:sz="0" w:space="0" w:color="auto"/>
                <w:left w:val="none" w:sz="0" w:space="0" w:color="auto"/>
                <w:bottom w:val="none" w:sz="0" w:space="0" w:color="auto"/>
                <w:right w:val="none" w:sz="0" w:space="0" w:color="auto"/>
              </w:divBdr>
            </w:div>
            <w:div w:id="1391466454">
              <w:marLeft w:val="0"/>
              <w:marRight w:val="0"/>
              <w:marTop w:val="0"/>
              <w:marBottom w:val="0"/>
              <w:divBdr>
                <w:top w:val="none" w:sz="0" w:space="0" w:color="auto"/>
                <w:left w:val="none" w:sz="0" w:space="0" w:color="auto"/>
                <w:bottom w:val="none" w:sz="0" w:space="0" w:color="auto"/>
                <w:right w:val="none" w:sz="0" w:space="0" w:color="auto"/>
              </w:divBdr>
            </w:div>
            <w:div w:id="1906716084">
              <w:marLeft w:val="0"/>
              <w:marRight w:val="0"/>
              <w:marTop w:val="0"/>
              <w:marBottom w:val="0"/>
              <w:divBdr>
                <w:top w:val="none" w:sz="0" w:space="0" w:color="auto"/>
                <w:left w:val="none" w:sz="0" w:space="0" w:color="auto"/>
                <w:bottom w:val="none" w:sz="0" w:space="0" w:color="auto"/>
                <w:right w:val="none" w:sz="0" w:space="0" w:color="auto"/>
              </w:divBdr>
            </w:div>
            <w:div w:id="1578637954">
              <w:marLeft w:val="0"/>
              <w:marRight w:val="0"/>
              <w:marTop w:val="0"/>
              <w:marBottom w:val="0"/>
              <w:divBdr>
                <w:top w:val="none" w:sz="0" w:space="0" w:color="auto"/>
                <w:left w:val="none" w:sz="0" w:space="0" w:color="auto"/>
                <w:bottom w:val="none" w:sz="0" w:space="0" w:color="auto"/>
                <w:right w:val="none" w:sz="0" w:space="0" w:color="auto"/>
              </w:divBdr>
            </w:div>
            <w:div w:id="2051953883">
              <w:marLeft w:val="0"/>
              <w:marRight w:val="0"/>
              <w:marTop w:val="0"/>
              <w:marBottom w:val="0"/>
              <w:divBdr>
                <w:top w:val="none" w:sz="0" w:space="0" w:color="auto"/>
                <w:left w:val="none" w:sz="0" w:space="0" w:color="auto"/>
                <w:bottom w:val="none" w:sz="0" w:space="0" w:color="auto"/>
                <w:right w:val="none" w:sz="0" w:space="0" w:color="auto"/>
              </w:divBdr>
            </w:div>
            <w:div w:id="2051689865">
              <w:marLeft w:val="0"/>
              <w:marRight w:val="0"/>
              <w:marTop w:val="0"/>
              <w:marBottom w:val="0"/>
              <w:divBdr>
                <w:top w:val="none" w:sz="0" w:space="0" w:color="auto"/>
                <w:left w:val="none" w:sz="0" w:space="0" w:color="auto"/>
                <w:bottom w:val="none" w:sz="0" w:space="0" w:color="auto"/>
                <w:right w:val="none" w:sz="0" w:space="0" w:color="auto"/>
              </w:divBdr>
            </w:div>
            <w:div w:id="650209788">
              <w:marLeft w:val="0"/>
              <w:marRight w:val="0"/>
              <w:marTop w:val="0"/>
              <w:marBottom w:val="0"/>
              <w:divBdr>
                <w:top w:val="none" w:sz="0" w:space="0" w:color="auto"/>
                <w:left w:val="none" w:sz="0" w:space="0" w:color="auto"/>
                <w:bottom w:val="none" w:sz="0" w:space="0" w:color="auto"/>
                <w:right w:val="none" w:sz="0" w:space="0" w:color="auto"/>
              </w:divBdr>
            </w:div>
            <w:div w:id="134496832">
              <w:marLeft w:val="0"/>
              <w:marRight w:val="0"/>
              <w:marTop w:val="0"/>
              <w:marBottom w:val="0"/>
              <w:divBdr>
                <w:top w:val="none" w:sz="0" w:space="0" w:color="auto"/>
                <w:left w:val="none" w:sz="0" w:space="0" w:color="auto"/>
                <w:bottom w:val="none" w:sz="0" w:space="0" w:color="auto"/>
                <w:right w:val="none" w:sz="0" w:space="0" w:color="auto"/>
              </w:divBdr>
            </w:div>
            <w:div w:id="784351339">
              <w:marLeft w:val="0"/>
              <w:marRight w:val="0"/>
              <w:marTop w:val="0"/>
              <w:marBottom w:val="0"/>
              <w:divBdr>
                <w:top w:val="none" w:sz="0" w:space="0" w:color="auto"/>
                <w:left w:val="none" w:sz="0" w:space="0" w:color="auto"/>
                <w:bottom w:val="none" w:sz="0" w:space="0" w:color="auto"/>
                <w:right w:val="none" w:sz="0" w:space="0" w:color="auto"/>
              </w:divBdr>
            </w:div>
            <w:div w:id="1381248124">
              <w:marLeft w:val="0"/>
              <w:marRight w:val="0"/>
              <w:marTop w:val="0"/>
              <w:marBottom w:val="0"/>
              <w:divBdr>
                <w:top w:val="none" w:sz="0" w:space="0" w:color="auto"/>
                <w:left w:val="none" w:sz="0" w:space="0" w:color="auto"/>
                <w:bottom w:val="none" w:sz="0" w:space="0" w:color="auto"/>
                <w:right w:val="none" w:sz="0" w:space="0" w:color="auto"/>
              </w:divBdr>
            </w:div>
            <w:div w:id="768702140">
              <w:marLeft w:val="0"/>
              <w:marRight w:val="0"/>
              <w:marTop w:val="0"/>
              <w:marBottom w:val="0"/>
              <w:divBdr>
                <w:top w:val="none" w:sz="0" w:space="0" w:color="auto"/>
                <w:left w:val="none" w:sz="0" w:space="0" w:color="auto"/>
                <w:bottom w:val="none" w:sz="0" w:space="0" w:color="auto"/>
                <w:right w:val="none" w:sz="0" w:space="0" w:color="auto"/>
              </w:divBdr>
            </w:div>
            <w:div w:id="544172290">
              <w:marLeft w:val="0"/>
              <w:marRight w:val="0"/>
              <w:marTop w:val="0"/>
              <w:marBottom w:val="0"/>
              <w:divBdr>
                <w:top w:val="none" w:sz="0" w:space="0" w:color="auto"/>
                <w:left w:val="none" w:sz="0" w:space="0" w:color="auto"/>
                <w:bottom w:val="none" w:sz="0" w:space="0" w:color="auto"/>
                <w:right w:val="none" w:sz="0" w:space="0" w:color="auto"/>
              </w:divBdr>
            </w:div>
            <w:div w:id="638607339">
              <w:marLeft w:val="0"/>
              <w:marRight w:val="0"/>
              <w:marTop w:val="0"/>
              <w:marBottom w:val="0"/>
              <w:divBdr>
                <w:top w:val="none" w:sz="0" w:space="0" w:color="auto"/>
                <w:left w:val="none" w:sz="0" w:space="0" w:color="auto"/>
                <w:bottom w:val="none" w:sz="0" w:space="0" w:color="auto"/>
                <w:right w:val="none" w:sz="0" w:space="0" w:color="auto"/>
              </w:divBdr>
            </w:div>
          </w:divsChild>
        </w:div>
        <w:div w:id="993147511">
          <w:marLeft w:val="0"/>
          <w:marRight w:val="0"/>
          <w:marTop w:val="0"/>
          <w:marBottom w:val="0"/>
          <w:divBdr>
            <w:top w:val="none" w:sz="0" w:space="0" w:color="auto"/>
            <w:left w:val="none" w:sz="0" w:space="0" w:color="auto"/>
            <w:bottom w:val="none" w:sz="0" w:space="0" w:color="auto"/>
            <w:right w:val="none" w:sz="0" w:space="0" w:color="auto"/>
          </w:divBdr>
          <w:divsChild>
            <w:div w:id="1641958115">
              <w:marLeft w:val="0"/>
              <w:marRight w:val="0"/>
              <w:marTop w:val="0"/>
              <w:marBottom w:val="0"/>
              <w:divBdr>
                <w:top w:val="none" w:sz="0" w:space="0" w:color="auto"/>
                <w:left w:val="none" w:sz="0" w:space="0" w:color="auto"/>
                <w:bottom w:val="none" w:sz="0" w:space="0" w:color="auto"/>
                <w:right w:val="none" w:sz="0" w:space="0" w:color="auto"/>
              </w:divBdr>
            </w:div>
            <w:div w:id="710568747">
              <w:marLeft w:val="0"/>
              <w:marRight w:val="0"/>
              <w:marTop w:val="0"/>
              <w:marBottom w:val="0"/>
              <w:divBdr>
                <w:top w:val="none" w:sz="0" w:space="0" w:color="auto"/>
                <w:left w:val="none" w:sz="0" w:space="0" w:color="auto"/>
                <w:bottom w:val="none" w:sz="0" w:space="0" w:color="auto"/>
                <w:right w:val="none" w:sz="0" w:space="0" w:color="auto"/>
              </w:divBdr>
            </w:div>
            <w:div w:id="1319572178">
              <w:marLeft w:val="0"/>
              <w:marRight w:val="0"/>
              <w:marTop w:val="0"/>
              <w:marBottom w:val="0"/>
              <w:divBdr>
                <w:top w:val="none" w:sz="0" w:space="0" w:color="auto"/>
                <w:left w:val="none" w:sz="0" w:space="0" w:color="auto"/>
                <w:bottom w:val="none" w:sz="0" w:space="0" w:color="auto"/>
                <w:right w:val="none" w:sz="0" w:space="0" w:color="auto"/>
              </w:divBdr>
            </w:div>
            <w:div w:id="879320207">
              <w:marLeft w:val="0"/>
              <w:marRight w:val="0"/>
              <w:marTop w:val="0"/>
              <w:marBottom w:val="0"/>
              <w:divBdr>
                <w:top w:val="none" w:sz="0" w:space="0" w:color="auto"/>
                <w:left w:val="none" w:sz="0" w:space="0" w:color="auto"/>
                <w:bottom w:val="none" w:sz="0" w:space="0" w:color="auto"/>
                <w:right w:val="none" w:sz="0" w:space="0" w:color="auto"/>
              </w:divBdr>
            </w:div>
            <w:div w:id="195431995">
              <w:marLeft w:val="0"/>
              <w:marRight w:val="0"/>
              <w:marTop w:val="0"/>
              <w:marBottom w:val="0"/>
              <w:divBdr>
                <w:top w:val="none" w:sz="0" w:space="0" w:color="auto"/>
                <w:left w:val="none" w:sz="0" w:space="0" w:color="auto"/>
                <w:bottom w:val="none" w:sz="0" w:space="0" w:color="auto"/>
                <w:right w:val="none" w:sz="0" w:space="0" w:color="auto"/>
              </w:divBdr>
            </w:div>
            <w:div w:id="658660047">
              <w:marLeft w:val="0"/>
              <w:marRight w:val="0"/>
              <w:marTop w:val="0"/>
              <w:marBottom w:val="0"/>
              <w:divBdr>
                <w:top w:val="none" w:sz="0" w:space="0" w:color="auto"/>
                <w:left w:val="none" w:sz="0" w:space="0" w:color="auto"/>
                <w:bottom w:val="none" w:sz="0" w:space="0" w:color="auto"/>
                <w:right w:val="none" w:sz="0" w:space="0" w:color="auto"/>
              </w:divBdr>
            </w:div>
            <w:div w:id="1483964045">
              <w:marLeft w:val="0"/>
              <w:marRight w:val="0"/>
              <w:marTop w:val="0"/>
              <w:marBottom w:val="0"/>
              <w:divBdr>
                <w:top w:val="none" w:sz="0" w:space="0" w:color="auto"/>
                <w:left w:val="none" w:sz="0" w:space="0" w:color="auto"/>
                <w:bottom w:val="none" w:sz="0" w:space="0" w:color="auto"/>
                <w:right w:val="none" w:sz="0" w:space="0" w:color="auto"/>
              </w:divBdr>
            </w:div>
            <w:div w:id="251206569">
              <w:marLeft w:val="0"/>
              <w:marRight w:val="0"/>
              <w:marTop w:val="0"/>
              <w:marBottom w:val="0"/>
              <w:divBdr>
                <w:top w:val="none" w:sz="0" w:space="0" w:color="auto"/>
                <w:left w:val="none" w:sz="0" w:space="0" w:color="auto"/>
                <w:bottom w:val="none" w:sz="0" w:space="0" w:color="auto"/>
                <w:right w:val="none" w:sz="0" w:space="0" w:color="auto"/>
              </w:divBdr>
            </w:div>
            <w:div w:id="2070493517">
              <w:marLeft w:val="0"/>
              <w:marRight w:val="0"/>
              <w:marTop w:val="0"/>
              <w:marBottom w:val="0"/>
              <w:divBdr>
                <w:top w:val="none" w:sz="0" w:space="0" w:color="auto"/>
                <w:left w:val="none" w:sz="0" w:space="0" w:color="auto"/>
                <w:bottom w:val="none" w:sz="0" w:space="0" w:color="auto"/>
                <w:right w:val="none" w:sz="0" w:space="0" w:color="auto"/>
              </w:divBdr>
            </w:div>
            <w:div w:id="1864318202">
              <w:marLeft w:val="0"/>
              <w:marRight w:val="0"/>
              <w:marTop w:val="0"/>
              <w:marBottom w:val="0"/>
              <w:divBdr>
                <w:top w:val="none" w:sz="0" w:space="0" w:color="auto"/>
                <w:left w:val="none" w:sz="0" w:space="0" w:color="auto"/>
                <w:bottom w:val="none" w:sz="0" w:space="0" w:color="auto"/>
                <w:right w:val="none" w:sz="0" w:space="0" w:color="auto"/>
              </w:divBdr>
            </w:div>
            <w:div w:id="1763142368">
              <w:marLeft w:val="0"/>
              <w:marRight w:val="0"/>
              <w:marTop w:val="0"/>
              <w:marBottom w:val="0"/>
              <w:divBdr>
                <w:top w:val="none" w:sz="0" w:space="0" w:color="auto"/>
                <w:left w:val="none" w:sz="0" w:space="0" w:color="auto"/>
                <w:bottom w:val="none" w:sz="0" w:space="0" w:color="auto"/>
                <w:right w:val="none" w:sz="0" w:space="0" w:color="auto"/>
              </w:divBdr>
            </w:div>
            <w:div w:id="1396858530">
              <w:marLeft w:val="0"/>
              <w:marRight w:val="0"/>
              <w:marTop w:val="0"/>
              <w:marBottom w:val="0"/>
              <w:divBdr>
                <w:top w:val="none" w:sz="0" w:space="0" w:color="auto"/>
                <w:left w:val="none" w:sz="0" w:space="0" w:color="auto"/>
                <w:bottom w:val="none" w:sz="0" w:space="0" w:color="auto"/>
                <w:right w:val="none" w:sz="0" w:space="0" w:color="auto"/>
              </w:divBdr>
            </w:div>
            <w:div w:id="1626035361">
              <w:marLeft w:val="0"/>
              <w:marRight w:val="0"/>
              <w:marTop w:val="0"/>
              <w:marBottom w:val="0"/>
              <w:divBdr>
                <w:top w:val="none" w:sz="0" w:space="0" w:color="auto"/>
                <w:left w:val="none" w:sz="0" w:space="0" w:color="auto"/>
                <w:bottom w:val="none" w:sz="0" w:space="0" w:color="auto"/>
                <w:right w:val="none" w:sz="0" w:space="0" w:color="auto"/>
              </w:divBdr>
            </w:div>
            <w:div w:id="1481069065">
              <w:marLeft w:val="0"/>
              <w:marRight w:val="0"/>
              <w:marTop w:val="0"/>
              <w:marBottom w:val="0"/>
              <w:divBdr>
                <w:top w:val="none" w:sz="0" w:space="0" w:color="auto"/>
                <w:left w:val="none" w:sz="0" w:space="0" w:color="auto"/>
                <w:bottom w:val="none" w:sz="0" w:space="0" w:color="auto"/>
                <w:right w:val="none" w:sz="0" w:space="0" w:color="auto"/>
              </w:divBdr>
            </w:div>
            <w:div w:id="558370543">
              <w:marLeft w:val="0"/>
              <w:marRight w:val="0"/>
              <w:marTop w:val="0"/>
              <w:marBottom w:val="0"/>
              <w:divBdr>
                <w:top w:val="none" w:sz="0" w:space="0" w:color="auto"/>
                <w:left w:val="none" w:sz="0" w:space="0" w:color="auto"/>
                <w:bottom w:val="none" w:sz="0" w:space="0" w:color="auto"/>
                <w:right w:val="none" w:sz="0" w:space="0" w:color="auto"/>
              </w:divBdr>
            </w:div>
            <w:div w:id="10573714">
              <w:marLeft w:val="0"/>
              <w:marRight w:val="0"/>
              <w:marTop w:val="0"/>
              <w:marBottom w:val="0"/>
              <w:divBdr>
                <w:top w:val="none" w:sz="0" w:space="0" w:color="auto"/>
                <w:left w:val="none" w:sz="0" w:space="0" w:color="auto"/>
                <w:bottom w:val="none" w:sz="0" w:space="0" w:color="auto"/>
                <w:right w:val="none" w:sz="0" w:space="0" w:color="auto"/>
              </w:divBdr>
            </w:div>
            <w:div w:id="1047728958">
              <w:marLeft w:val="0"/>
              <w:marRight w:val="0"/>
              <w:marTop w:val="0"/>
              <w:marBottom w:val="0"/>
              <w:divBdr>
                <w:top w:val="none" w:sz="0" w:space="0" w:color="auto"/>
                <w:left w:val="none" w:sz="0" w:space="0" w:color="auto"/>
                <w:bottom w:val="none" w:sz="0" w:space="0" w:color="auto"/>
                <w:right w:val="none" w:sz="0" w:space="0" w:color="auto"/>
              </w:divBdr>
            </w:div>
            <w:div w:id="1435128010">
              <w:marLeft w:val="0"/>
              <w:marRight w:val="0"/>
              <w:marTop w:val="0"/>
              <w:marBottom w:val="0"/>
              <w:divBdr>
                <w:top w:val="none" w:sz="0" w:space="0" w:color="auto"/>
                <w:left w:val="none" w:sz="0" w:space="0" w:color="auto"/>
                <w:bottom w:val="none" w:sz="0" w:space="0" w:color="auto"/>
                <w:right w:val="none" w:sz="0" w:space="0" w:color="auto"/>
              </w:divBdr>
            </w:div>
            <w:div w:id="514612123">
              <w:marLeft w:val="0"/>
              <w:marRight w:val="0"/>
              <w:marTop w:val="0"/>
              <w:marBottom w:val="0"/>
              <w:divBdr>
                <w:top w:val="none" w:sz="0" w:space="0" w:color="auto"/>
                <w:left w:val="none" w:sz="0" w:space="0" w:color="auto"/>
                <w:bottom w:val="none" w:sz="0" w:space="0" w:color="auto"/>
                <w:right w:val="none" w:sz="0" w:space="0" w:color="auto"/>
              </w:divBdr>
            </w:div>
            <w:div w:id="113104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4107">
      <w:bodyDiv w:val="1"/>
      <w:marLeft w:val="0"/>
      <w:marRight w:val="0"/>
      <w:marTop w:val="0"/>
      <w:marBottom w:val="0"/>
      <w:divBdr>
        <w:top w:val="none" w:sz="0" w:space="0" w:color="auto"/>
        <w:left w:val="none" w:sz="0" w:space="0" w:color="auto"/>
        <w:bottom w:val="none" w:sz="0" w:space="0" w:color="auto"/>
        <w:right w:val="none" w:sz="0" w:space="0" w:color="auto"/>
      </w:divBdr>
    </w:div>
    <w:div w:id="287590444">
      <w:bodyDiv w:val="1"/>
      <w:marLeft w:val="0"/>
      <w:marRight w:val="0"/>
      <w:marTop w:val="0"/>
      <w:marBottom w:val="0"/>
      <w:divBdr>
        <w:top w:val="none" w:sz="0" w:space="0" w:color="auto"/>
        <w:left w:val="none" w:sz="0" w:space="0" w:color="auto"/>
        <w:bottom w:val="none" w:sz="0" w:space="0" w:color="auto"/>
        <w:right w:val="none" w:sz="0" w:space="0" w:color="auto"/>
      </w:divBdr>
      <w:divsChild>
        <w:div w:id="1306351467">
          <w:marLeft w:val="0"/>
          <w:marRight w:val="0"/>
          <w:marTop w:val="0"/>
          <w:marBottom w:val="0"/>
          <w:divBdr>
            <w:top w:val="none" w:sz="0" w:space="0" w:color="auto"/>
            <w:left w:val="none" w:sz="0" w:space="0" w:color="auto"/>
            <w:bottom w:val="none" w:sz="0" w:space="0" w:color="auto"/>
            <w:right w:val="none" w:sz="0" w:space="0" w:color="auto"/>
          </w:divBdr>
          <w:divsChild>
            <w:div w:id="171146615">
              <w:marLeft w:val="0"/>
              <w:marRight w:val="0"/>
              <w:marTop w:val="0"/>
              <w:marBottom w:val="0"/>
              <w:divBdr>
                <w:top w:val="none" w:sz="0" w:space="0" w:color="auto"/>
                <w:left w:val="none" w:sz="0" w:space="0" w:color="auto"/>
                <w:bottom w:val="none" w:sz="0" w:space="0" w:color="auto"/>
                <w:right w:val="none" w:sz="0" w:space="0" w:color="auto"/>
              </w:divBdr>
            </w:div>
            <w:div w:id="1960065162">
              <w:marLeft w:val="0"/>
              <w:marRight w:val="0"/>
              <w:marTop w:val="0"/>
              <w:marBottom w:val="0"/>
              <w:divBdr>
                <w:top w:val="none" w:sz="0" w:space="0" w:color="auto"/>
                <w:left w:val="none" w:sz="0" w:space="0" w:color="auto"/>
                <w:bottom w:val="none" w:sz="0" w:space="0" w:color="auto"/>
                <w:right w:val="none" w:sz="0" w:space="0" w:color="auto"/>
              </w:divBdr>
            </w:div>
            <w:div w:id="256448123">
              <w:marLeft w:val="0"/>
              <w:marRight w:val="0"/>
              <w:marTop w:val="0"/>
              <w:marBottom w:val="0"/>
              <w:divBdr>
                <w:top w:val="none" w:sz="0" w:space="0" w:color="auto"/>
                <w:left w:val="none" w:sz="0" w:space="0" w:color="auto"/>
                <w:bottom w:val="none" w:sz="0" w:space="0" w:color="auto"/>
                <w:right w:val="none" w:sz="0" w:space="0" w:color="auto"/>
              </w:divBdr>
            </w:div>
            <w:div w:id="160432472">
              <w:marLeft w:val="0"/>
              <w:marRight w:val="0"/>
              <w:marTop w:val="0"/>
              <w:marBottom w:val="0"/>
              <w:divBdr>
                <w:top w:val="none" w:sz="0" w:space="0" w:color="auto"/>
                <w:left w:val="none" w:sz="0" w:space="0" w:color="auto"/>
                <w:bottom w:val="none" w:sz="0" w:space="0" w:color="auto"/>
                <w:right w:val="none" w:sz="0" w:space="0" w:color="auto"/>
              </w:divBdr>
            </w:div>
            <w:div w:id="36317264">
              <w:marLeft w:val="0"/>
              <w:marRight w:val="0"/>
              <w:marTop w:val="0"/>
              <w:marBottom w:val="0"/>
              <w:divBdr>
                <w:top w:val="none" w:sz="0" w:space="0" w:color="auto"/>
                <w:left w:val="none" w:sz="0" w:space="0" w:color="auto"/>
                <w:bottom w:val="none" w:sz="0" w:space="0" w:color="auto"/>
                <w:right w:val="none" w:sz="0" w:space="0" w:color="auto"/>
              </w:divBdr>
            </w:div>
            <w:div w:id="135531985">
              <w:marLeft w:val="0"/>
              <w:marRight w:val="0"/>
              <w:marTop w:val="0"/>
              <w:marBottom w:val="0"/>
              <w:divBdr>
                <w:top w:val="none" w:sz="0" w:space="0" w:color="auto"/>
                <w:left w:val="none" w:sz="0" w:space="0" w:color="auto"/>
                <w:bottom w:val="none" w:sz="0" w:space="0" w:color="auto"/>
                <w:right w:val="none" w:sz="0" w:space="0" w:color="auto"/>
              </w:divBdr>
            </w:div>
            <w:div w:id="390882167">
              <w:marLeft w:val="0"/>
              <w:marRight w:val="0"/>
              <w:marTop w:val="0"/>
              <w:marBottom w:val="0"/>
              <w:divBdr>
                <w:top w:val="none" w:sz="0" w:space="0" w:color="auto"/>
                <w:left w:val="none" w:sz="0" w:space="0" w:color="auto"/>
                <w:bottom w:val="none" w:sz="0" w:space="0" w:color="auto"/>
                <w:right w:val="none" w:sz="0" w:space="0" w:color="auto"/>
              </w:divBdr>
            </w:div>
            <w:div w:id="1828982151">
              <w:marLeft w:val="0"/>
              <w:marRight w:val="0"/>
              <w:marTop w:val="0"/>
              <w:marBottom w:val="0"/>
              <w:divBdr>
                <w:top w:val="none" w:sz="0" w:space="0" w:color="auto"/>
                <w:left w:val="none" w:sz="0" w:space="0" w:color="auto"/>
                <w:bottom w:val="none" w:sz="0" w:space="0" w:color="auto"/>
                <w:right w:val="none" w:sz="0" w:space="0" w:color="auto"/>
              </w:divBdr>
            </w:div>
            <w:div w:id="194395664">
              <w:marLeft w:val="0"/>
              <w:marRight w:val="0"/>
              <w:marTop w:val="0"/>
              <w:marBottom w:val="0"/>
              <w:divBdr>
                <w:top w:val="none" w:sz="0" w:space="0" w:color="auto"/>
                <w:left w:val="none" w:sz="0" w:space="0" w:color="auto"/>
                <w:bottom w:val="none" w:sz="0" w:space="0" w:color="auto"/>
                <w:right w:val="none" w:sz="0" w:space="0" w:color="auto"/>
              </w:divBdr>
            </w:div>
            <w:div w:id="236523298">
              <w:marLeft w:val="0"/>
              <w:marRight w:val="0"/>
              <w:marTop w:val="0"/>
              <w:marBottom w:val="0"/>
              <w:divBdr>
                <w:top w:val="none" w:sz="0" w:space="0" w:color="auto"/>
                <w:left w:val="none" w:sz="0" w:space="0" w:color="auto"/>
                <w:bottom w:val="none" w:sz="0" w:space="0" w:color="auto"/>
                <w:right w:val="none" w:sz="0" w:space="0" w:color="auto"/>
              </w:divBdr>
            </w:div>
            <w:div w:id="595870956">
              <w:marLeft w:val="0"/>
              <w:marRight w:val="0"/>
              <w:marTop w:val="0"/>
              <w:marBottom w:val="0"/>
              <w:divBdr>
                <w:top w:val="none" w:sz="0" w:space="0" w:color="auto"/>
                <w:left w:val="none" w:sz="0" w:space="0" w:color="auto"/>
                <w:bottom w:val="none" w:sz="0" w:space="0" w:color="auto"/>
                <w:right w:val="none" w:sz="0" w:space="0" w:color="auto"/>
              </w:divBdr>
            </w:div>
            <w:div w:id="875200468">
              <w:marLeft w:val="0"/>
              <w:marRight w:val="0"/>
              <w:marTop w:val="0"/>
              <w:marBottom w:val="0"/>
              <w:divBdr>
                <w:top w:val="none" w:sz="0" w:space="0" w:color="auto"/>
                <w:left w:val="none" w:sz="0" w:space="0" w:color="auto"/>
                <w:bottom w:val="none" w:sz="0" w:space="0" w:color="auto"/>
                <w:right w:val="none" w:sz="0" w:space="0" w:color="auto"/>
              </w:divBdr>
            </w:div>
            <w:div w:id="405231713">
              <w:marLeft w:val="0"/>
              <w:marRight w:val="0"/>
              <w:marTop w:val="0"/>
              <w:marBottom w:val="0"/>
              <w:divBdr>
                <w:top w:val="none" w:sz="0" w:space="0" w:color="auto"/>
                <w:left w:val="none" w:sz="0" w:space="0" w:color="auto"/>
                <w:bottom w:val="none" w:sz="0" w:space="0" w:color="auto"/>
                <w:right w:val="none" w:sz="0" w:space="0" w:color="auto"/>
              </w:divBdr>
            </w:div>
            <w:div w:id="2021424896">
              <w:marLeft w:val="0"/>
              <w:marRight w:val="0"/>
              <w:marTop w:val="0"/>
              <w:marBottom w:val="0"/>
              <w:divBdr>
                <w:top w:val="none" w:sz="0" w:space="0" w:color="auto"/>
                <w:left w:val="none" w:sz="0" w:space="0" w:color="auto"/>
                <w:bottom w:val="none" w:sz="0" w:space="0" w:color="auto"/>
                <w:right w:val="none" w:sz="0" w:space="0" w:color="auto"/>
              </w:divBdr>
            </w:div>
            <w:div w:id="1912543356">
              <w:marLeft w:val="0"/>
              <w:marRight w:val="0"/>
              <w:marTop w:val="0"/>
              <w:marBottom w:val="0"/>
              <w:divBdr>
                <w:top w:val="none" w:sz="0" w:space="0" w:color="auto"/>
                <w:left w:val="none" w:sz="0" w:space="0" w:color="auto"/>
                <w:bottom w:val="none" w:sz="0" w:space="0" w:color="auto"/>
                <w:right w:val="none" w:sz="0" w:space="0" w:color="auto"/>
              </w:divBdr>
            </w:div>
          </w:divsChild>
        </w:div>
        <w:div w:id="818379882">
          <w:marLeft w:val="0"/>
          <w:marRight w:val="0"/>
          <w:marTop w:val="0"/>
          <w:marBottom w:val="0"/>
          <w:divBdr>
            <w:top w:val="none" w:sz="0" w:space="0" w:color="auto"/>
            <w:left w:val="none" w:sz="0" w:space="0" w:color="auto"/>
            <w:bottom w:val="none" w:sz="0" w:space="0" w:color="auto"/>
            <w:right w:val="none" w:sz="0" w:space="0" w:color="auto"/>
          </w:divBdr>
          <w:divsChild>
            <w:div w:id="2092391077">
              <w:marLeft w:val="0"/>
              <w:marRight w:val="0"/>
              <w:marTop w:val="0"/>
              <w:marBottom w:val="0"/>
              <w:divBdr>
                <w:top w:val="none" w:sz="0" w:space="0" w:color="auto"/>
                <w:left w:val="none" w:sz="0" w:space="0" w:color="auto"/>
                <w:bottom w:val="none" w:sz="0" w:space="0" w:color="auto"/>
                <w:right w:val="none" w:sz="0" w:space="0" w:color="auto"/>
              </w:divBdr>
            </w:div>
            <w:div w:id="1330330835">
              <w:marLeft w:val="0"/>
              <w:marRight w:val="0"/>
              <w:marTop w:val="0"/>
              <w:marBottom w:val="0"/>
              <w:divBdr>
                <w:top w:val="none" w:sz="0" w:space="0" w:color="auto"/>
                <w:left w:val="none" w:sz="0" w:space="0" w:color="auto"/>
                <w:bottom w:val="none" w:sz="0" w:space="0" w:color="auto"/>
                <w:right w:val="none" w:sz="0" w:space="0" w:color="auto"/>
              </w:divBdr>
            </w:div>
            <w:div w:id="1087850574">
              <w:marLeft w:val="0"/>
              <w:marRight w:val="0"/>
              <w:marTop w:val="0"/>
              <w:marBottom w:val="0"/>
              <w:divBdr>
                <w:top w:val="none" w:sz="0" w:space="0" w:color="auto"/>
                <w:left w:val="none" w:sz="0" w:space="0" w:color="auto"/>
                <w:bottom w:val="none" w:sz="0" w:space="0" w:color="auto"/>
                <w:right w:val="none" w:sz="0" w:space="0" w:color="auto"/>
              </w:divBdr>
            </w:div>
            <w:div w:id="95298437">
              <w:marLeft w:val="0"/>
              <w:marRight w:val="0"/>
              <w:marTop w:val="0"/>
              <w:marBottom w:val="0"/>
              <w:divBdr>
                <w:top w:val="none" w:sz="0" w:space="0" w:color="auto"/>
                <w:left w:val="none" w:sz="0" w:space="0" w:color="auto"/>
                <w:bottom w:val="none" w:sz="0" w:space="0" w:color="auto"/>
                <w:right w:val="none" w:sz="0" w:space="0" w:color="auto"/>
              </w:divBdr>
            </w:div>
            <w:div w:id="601911334">
              <w:marLeft w:val="0"/>
              <w:marRight w:val="0"/>
              <w:marTop w:val="0"/>
              <w:marBottom w:val="0"/>
              <w:divBdr>
                <w:top w:val="none" w:sz="0" w:space="0" w:color="auto"/>
                <w:left w:val="none" w:sz="0" w:space="0" w:color="auto"/>
                <w:bottom w:val="none" w:sz="0" w:space="0" w:color="auto"/>
                <w:right w:val="none" w:sz="0" w:space="0" w:color="auto"/>
              </w:divBdr>
            </w:div>
            <w:div w:id="32120631">
              <w:marLeft w:val="0"/>
              <w:marRight w:val="0"/>
              <w:marTop w:val="0"/>
              <w:marBottom w:val="0"/>
              <w:divBdr>
                <w:top w:val="none" w:sz="0" w:space="0" w:color="auto"/>
                <w:left w:val="none" w:sz="0" w:space="0" w:color="auto"/>
                <w:bottom w:val="none" w:sz="0" w:space="0" w:color="auto"/>
                <w:right w:val="none" w:sz="0" w:space="0" w:color="auto"/>
              </w:divBdr>
            </w:div>
            <w:div w:id="1445609953">
              <w:marLeft w:val="0"/>
              <w:marRight w:val="0"/>
              <w:marTop w:val="0"/>
              <w:marBottom w:val="0"/>
              <w:divBdr>
                <w:top w:val="none" w:sz="0" w:space="0" w:color="auto"/>
                <w:left w:val="none" w:sz="0" w:space="0" w:color="auto"/>
                <w:bottom w:val="none" w:sz="0" w:space="0" w:color="auto"/>
                <w:right w:val="none" w:sz="0" w:space="0" w:color="auto"/>
              </w:divBdr>
            </w:div>
            <w:div w:id="1688209674">
              <w:marLeft w:val="0"/>
              <w:marRight w:val="0"/>
              <w:marTop w:val="0"/>
              <w:marBottom w:val="0"/>
              <w:divBdr>
                <w:top w:val="none" w:sz="0" w:space="0" w:color="auto"/>
                <w:left w:val="none" w:sz="0" w:space="0" w:color="auto"/>
                <w:bottom w:val="none" w:sz="0" w:space="0" w:color="auto"/>
                <w:right w:val="none" w:sz="0" w:space="0" w:color="auto"/>
              </w:divBdr>
            </w:div>
            <w:div w:id="118381122">
              <w:marLeft w:val="0"/>
              <w:marRight w:val="0"/>
              <w:marTop w:val="0"/>
              <w:marBottom w:val="0"/>
              <w:divBdr>
                <w:top w:val="none" w:sz="0" w:space="0" w:color="auto"/>
                <w:left w:val="none" w:sz="0" w:space="0" w:color="auto"/>
                <w:bottom w:val="none" w:sz="0" w:space="0" w:color="auto"/>
                <w:right w:val="none" w:sz="0" w:space="0" w:color="auto"/>
              </w:divBdr>
            </w:div>
            <w:div w:id="864908569">
              <w:marLeft w:val="0"/>
              <w:marRight w:val="0"/>
              <w:marTop w:val="0"/>
              <w:marBottom w:val="0"/>
              <w:divBdr>
                <w:top w:val="none" w:sz="0" w:space="0" w:color="auto"/>
                <w:left w:val="none" w:sz="0" w:space="0" w:color="auto"/>
                <w:bottom w:val="none" w:sz="0" w:space="0" w:color="auto"/>
                <w:right w:val="none" w:sz="0" w:space="0" w:color="auto"/>
              </w:divBdr>
            </w:div>
            <w:div w:id="743603892">
              <w:marLeft w:val="0"/>
              <w:marRight w:val="0"/>
              <w:marTop w:val="0"/>
              <w:marBottom w:val="0"/>
              <w:divBdr>
                <w:top w:val="none" w:sz="0" w:space="0" w:color="auto"/>
                <w:left w:val="none" w:sz="0" w:space="0" w:color="auto"/>
                <w:bottom w:val="none" w:sz="0" w:space="0" w:color="auto"/>
                <w:right w:val="none" w:sz="0" w:space="0" w:color="auto"/>
              </w:divBdr>
            </w:div>
            <w:div w:id="217476981">
              <w:marLeft w:val="0"/>
              <w:marRight w:val="0"/>
              <w:marTop w:val="0"/>
              <w:marBottom w:val="0"/>
              <w:divBdr>
                <w:top w:val="none" w:sz="0" w:space="0" w:color="auto"/>
                <w:left w:val="none" w:sz="0" w:space="0" w:color="auto"/>
                <w:bottom w:val="none" w:sz="0" w:space="0" w:color="auto"/>
                <w:right w:val="none" w:sz="0" w:space="0" w:color="auto"/>
              </w:divBdr>
            </w:div>
            <w:div w:id="532425916">
              <w:marLeft w:val="0"/>
              <w:marRight w:val="0"/>
              <w:marTop w:val="0"/>
              <w:marBottom w:val="0"/>
              <w:divBdr>
                <w:top w:val="none" w:sz="0" w:space="0" w:color="auto"/>
                <w:left w:val="none" w:sz="0" w:space="0" w:color="auto"/>
                <w:bottom w:val="none" w:sz="0" w:space="0" w:color="auto"/>
                <w:right w:val="none" w:sz="0" w:space="0" w:color="auto"/>
              </w:divBdr>
            </w:div>
            <w:div w:id="1029380549">
              <w:marLeft w:val="0"/>
              <w:marRight w:val="0"/>
              <w:marTop w:val="0"/>
              <w:marBottom w:val="0"/>
              <w:divBdr>
                <w:top w:val="none" w:sz="0" w:space="0" w:color="auto"/>
                <w:left w:val="none" w:sz="0" w:space="0" w:color="auto"/>
                <w:bottom w:val="none" w:sz="0" w:space="0" w:color="auto"/>
                <w:right w:val="none" w:sz="0" w:space="0" w:color="auto"/>
              </w:divBdr>
            </w:div>
            <w:div w:id="1179615203">
              <w:marLeft w:val="0"/>
              <w:marRight w:val="0"/>
              <w:marTop w:val="0"/>
              <w:marBottom w:val="0"/>
              <w:divBdr>
                <w:top w:val="none" w:sz="0" w:space="0" w:color="auto"/>
                <w:left w:val="none" w:sz="0" w:space="0" w:color="auto"/>
                <w:bottom w:val="none" w:sz="0" w:space="0" w:color="auto"/>
                <w:right w:val="none" w:sz="0" w:space="0" w:color="auto"/>
              </w:divBdr>
            </w:div>
            <w:div w:id="138503093">
              <w:marLeft w:val="0"/>
              <w:marRight w:val="0"/>
              <w:marTop w:val="0"/>
              <w:marBottom w:val="0"/>
              <w:divBdr>
                <w:top w:val="none" w:sz="0" w:space="0" w:color="auto"/>
                <w:left w:val="none" w:sz="0" w:space="0" w:color="auto"/>
                <w:bottom w:val="none" w:sz="0" w:space="0" w:color="auto"/>
                <w:right w:val="none" w:sz="0" w:space="0" w:color="auto"/>
              </w:divBdr>
            </w:div>
            <w:div w:id="952635772">
              <w:marLeft w:val="0"/>
              <w:marRight w:val="0"/>
              <w:marTop w:val="0"/>
              <w:marBottom w:val="0"/>
              <w:divBdr>
                <w:top w:val="none" w:sz="0" w:space="0" w:color="auto"/>
                <w:left w:val="none" w:sz="0" w:space="0" w:color="auto"/>
                <w:bottom w:val="none" w:sz="0" w:space="0" w:color="auto"/>
                <w:right w:val="none" w:sz="0" w:space="0" w:color="auto"/>
              </w:divBdr>
            </w:div>
            <w:div w:id="1622034310">
              <w:marLeft w:val="0"/>
              <w:marRight w:val="0"/>
              <w:marTop w:val="0"/>
              <w:marBottom w:val="0"/>
              <w:divBdr>
                <w:top w:val="none" w:sz="0" w:space="0" w:color="auto"/>
                <w:left w:val="none" w:sz="0" w:space="0" w:color="auto"/>
                <w:bottom w:val="none" w:sz="0" w:space="0" w:color="auto"/>
                <w:right w:val="none" w:sz="0" w:space="0" w:color="auto"/>
              </w:divBdr>
            </w:div>
            <w:div w:id="400718054">
              <w:marLeft w:val="0"/>
              <w:marRight w:val="0"/>
              <w:marTop w:val="0"/>
              <w:marBottom w:val="0"/>
              <w:divBdr>
                <w:top w:val="none" w:sz="0" w:space="0" w:color="auto"/>
                <w:left w:val="none" w:sz="0" w:space="0" w:color="auto"/>
                <w:bottom w:val="none" w:sz="0" w:space="0" w:color="auto"/>
                <w:right w:val="none" w:sz="0" w:space="0" w:color="auto"/>
              </w:divBdr>
            </w:div>
            <w:div w:id="21045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85158">
      <w:bodyDiv w:val="1"/>
      <w:marLeft w:val="0"/>
      <w:marRight w:val="0"/>
      <w:marTop w:val="0"/>
      <w:marBottom w:val="0"/>
      <w:divBdr>
        <w:top w:val="none" w:sz="0" w:space="0" w:color="auto"/>
        <w:left w:val="none" w:sz="0" w:space="0" w:color="auto"/>
        <w:bottom w:val="none" w:sz="0" w:space="0" w:color="auto"/>
        <w:right w:val="none" w:sz="0" w:space="0" w:color="auto"/>
      </w:divBdr>
    </w:div>
    <w:div w:id="309673525">
      <w:bodyDiv w:val="1"/>
      <w:marLeft w:val="0"/>
      <w:marRight w:val="0"/>
      <w:marTop w:val="0"/>
      <w:marBottom w:val="0"/>
      <w:divBdr>
        <w:top w:val="none" w:sz="0" w:space="0" w:color="auto"/>
        <w:left w:val="none" w:sz="0" w:space="0" w:color="auto"/>
        <w:bottom w:val="none" w:sz="0" w:space="0" w:color="auto"/>
        <w:right w:val="none" w:sz="0" w:space="0" w:color="auto"/>
      </w:divBdr>
      <w:divsChild>
        <w:div w:id="343749344">
          <w:marLeft w:val="0"/>
          <w:marRight w:val="0"/>
          <w:marTop w:val="0"/>
          <w:marBottom w:val="0"/>
          <w:divBdr>
            <w:top w:val="none" w:sz="0" w:space="0" w:color="auto"/>
            <w:left w:val="none" w:sz="0" w:space="0" w:color="auto"/>
            <w:bottom w:val="none" w:sz="0" w:space="0" w:color="auto"/>
            <w:right w:val="none" w:sz="0" w:space="0" w:color="auto"/>
          </w:divBdr>
          <w:divsChild>
            <w:div w:id="1221752638">
              <w:marLeft w:val="0"/>
              <w:marRight w:val="0"/>
              <w:marTop w:val="0"/>
              <w:marBottom w:val="0"/>
              <w:divBdr>
                <w:top w:val="none" w:sz="0" w:space="0" w:color="auto"/>
                <w:left w:val="none" w:sz="0" w:space="0" w:color="auto"/>
                <w:bottom w:val="none" w:sz="0" w:space="0" w:color="auto"/>
                <w:right w:val="none" w:sz="0" w:space="0" w:color="auto"/>
              </w:divBdr>
            </w:div>
            <w:div w:id="865480577">
              <w:marLeft w:val="0"/>
              <w:marRight w:val="0"/>
              <w:marTop w:val="0"/>
              <w:marBottom w:val="0"/>
              <w:divBdr>
                <w:top w:val="none" w:sz="0" w:space="0" w:color="auto"/>
                <w:left w:val="none" w:sz="0" w:space="0" w:color="auto"/>
                <w:bottom w:val="none" w:sz="0" w:space="0" w:color="auto"/>
                <w:right w:val="none" w:sz="0" w:space="0" w:color="auto"/>
              </w:divBdr>
            </w:div>
            <w:div w:id="268242126">
              <w:marLeft w:val="0"/>
              <w:marRight w:val="0"/>
              <w:marTop w:val="0"/>
              <w:marBottom w:val="0"/>
              <w:divBdr>
                <w:top w:val="none" w:sz="0" w:space="0" w:color="auto"/>
                <w:left w:val="none" w:sz="0" w:space="0" w:color="auto"/>
                <w:bottom w:val="none" w:sz="0" w:space="0" w:color="auto"/>
                <w:right w:val="none" w:sz="0" w:space="0" w:color="auto"/>
              </w:divBdr>
            </w:div>
            <w:div w:id="1372534989">
              <w:marLeft w:val="0"/>
              <w:marRight w:val="0"/>
              <w:marTop w:val="0"/>
              <w:marBottom w:val="0"/>
              <w:divBdr>
                <w:top w:val="none" w:sz="0" w:space="0" w:color="auto"/>
                <w:left w:val="none" w:sz="0" w:space="0" w:color="auto"/>
                <w:bottom w:val="none" w:sz="0" w:space="0" w:color="auto"/>
                <w:right w:val="none" w:sz="0" w:space="0" w:color="auto"/>
              </w:divBdr>
            </w:div>
            <w:div w:id="387607352">
              <w:marLeft w:val="0"/>
              <w:marRight w:val="0"/>
              <w:marTop w:val="0"/>
              <w:marBottom w:val="0"/>
              <w:divBdr>
                <w:top w:val="none" w:sz="0" w:space="0" w:color="auto"/>
                <w:left w:val="none" w:sz="0" w:space="0" w:color="auto"/>
                <w:bottom w:val="none" w:sz="0" w:space="0" w:color="auto"/>
                <w:right w:val="none" w:sz="0" w:space="0" w:color="auto"/>
              </w:divBdr>
            </w:div>
            <w:div w:id="1605531575">
              <w:marLeft w:val="0"/>
              <w:marRight w:val="0"/>
              <w:marTop w:val="0"/>
              <w:marBottom w:val="0"/>
              <w:divBdr>
                <w:top w:val="none" w:sz="0" w:space="0" w:color="auto"/>
                <w:left w:val="none" w:sz="0" w:space="0" w:color="auto"/>
                <w:bottom w:val="none" w:sz="0" w:space="0" w:color="auto"/>
                <w:right w:val="none" w:sz="0" w:space="0" w:color="auto"/>
              </w:divBdr>
            </w:div>
            <w:div w:id="1249271143">
              <w:marLeft w:val="0"/>
              <w:marRight w:val="0"/>
              <w:marTop w:val="0"/>
              <w:marBottom w:val="0"/>
              <w:divBdr>
                <w:top w:val="none" w:sz="0" w:space="0" w:color="auto"/>
                <w:left w:val="none" w:sz="0" w:space="0" w:color="auto"/>
                <w:bottom w:val="none" w:sz="0" w:space="0" w:color="auto"/>
                <w:right w:val="none" w:sz="0" w:space="0" w:color="auto"/>
              </w:divBdr>
            </w:div>
            <w:div w:id="1234047938">
              <w:marLeft w:val="0"/>
              <w:marRight w:val="0"/>
              <w:marTop w:val="0"/>
              <w:marBottom w:val="0"/>
              <w:divBdr>
                <w:top w:val="none" w:sz="0" w:space="0" w:color="auto"/>
                <w:left w:val="none" w:sz="0" w:space="0" w:color="auto"/>
                <w:bottom w:val="none" w:sz="0" w:space="0" w:color="auto"/>
                <w:right w:val="none" w:sz="0" w:space="0" w:color="auto"/>
              </w:divBdr>
            </w:div>
            <w:div w:id="234318984">
              <w:marLeft w:val="0"/>
              <w:marRight w:val="0"/>
              <w:marTop w:val="0"/>
              <w:marBottom w:val="0"/>
              <w:divBdr>
                <w:top w:val="none" w:sz="0" w:space="0" w:color="auto"/>
                <w:left w:val="none" w:sz="0" w:space="0" w:color="auto"/>
                <w:bottom w:val="none" w:sz="0" w:space="0" w:color="auto"/>
                <w:right w:val="none" w:sz="0" w:space="0" w:color="auto"/>
              </w:divBdr>
            </w:div>
            <w:div w:id="1414625053">
              <w:marLeft w:val="0"/>
              <w:marRight w:val="0"/>
              <w:marTop w:val="0"/>
              <w:marBottom w:val="0"/>
              <w:divBdr>
                <w:top w:val="none" w:sz="0" w:space="0" w:color="auto"/>
                <w:left w:val="none" w:sz="0" w:space="0" w:color="auto"/>
                <w:bottom w:val="none" w:sz="0" w:space="0" w:color="auto"/>
                <w:right w:val="none" w:sz="0" w:space="0" w:color="auto"/>
              </w:divBdr>
            </w:div>
            <w:div w:id="1149440216">
              <w:marLeft w:val="0"/>
              <w:marRight w:val="0"/>
              <w:marTop w:val="0"/>
              <w:marBottom w:val="0"/>
              <w:divBdr>
                <w:top w:val="none" w:sz="0" w:space="0" w:color="auto"/>
                <w:left w:val="none" w:sz="0" w:space="0" w:color="auto"/>
                <w:bottom w:val="none" w:sz="0" w:space="0" w:color="auto"/>
                <w:right w:val="none" w:sz="0" w:space="0" w:color="auto"/>
              </w:divBdr>
            </w:div>
            <w:div w:id="1090471690">
              <w:marLeft w:val="0"/>
              <w:marRight w:val="0"/>
              <w:marTop w:val="0"/>
              <w:marBottom w:val="0"/>
              <w:divBdr>
                <w:top w:val="none" w:sz="0" w:space="0" w:color="auto"/>
                <w:left w:val="none" w:sz="0" w:space="0" w:color="auto"/>
                <w:bottom w:val="none" w:sz="0" w:space="0" w:color="auto"/>
                <w:right w:val="none" w:sz="0" w:space="0" w:color="auto"/>
              </w:divBdr>
            </w:div>
            <w:div w:id="2001498207">
              <w:marLeft w:val="0"/>
              <w:marRight w:val="0"/>
              <w:marTop w:val="0"/>
              <w:marBottom w:val="0"/>
              <w:divBdr>
                <w:top w:val="none" w:sz="0" w:space="0" w:color="auto"/>
                <w:left w:val="none" w:sz="0" w:space="0" w:color="auto"/>
                <w:bottom w:val="none" w:sz="0" w:space="0" w:color="auto"/>
                <w:right w:val="none" w:sz="0" w:space="0" w:color="auto"/>
              </w:divBdr>
            </w:div>
            <w:div w:id="2051025930">
              <w:marLeft w:val="0"/>
              <w:marRight w:val="0"/>
              <w:marTop w:val="0"/>
              <w:marBottom w:val="0"/>
              <w:divBdr>
                <w:top w:val="none" w:sz="0" w:space="0" w:color="auto"/>
                <w:left w:val="none" w:sz="0" w:space="0" w:color="auto"/>
                <w:bottom w:val="none" w:sz="0" w:space="0" w:color="auto"/>
                <w:right w:val="none" w:sz="0" w:space="0" w:color="auto"/>
              </w:divBdr>
            </w:div>
            <w:div w:id="507254492">
              <w:marLeft w:val="0"/>
              <w:marRight w:val="0"/>
              <w:marTop w:val="0"/>
              <w:marBottom w:val="0"/>
              <w:divBdr>
                <w:top w:val="none" w:sz="0" w:space="0" w:color="auto"/>
                <w:left w:val="none" w:sz="0" w:space="0" w:color="auto"/>
                <w:bottom w:val="none" w:sz="0" w:space="0" w:color="auto"/>
                <w:right w:val="none" w:sz="0" w:space="0" w:color="auto"/>
              </w:divBdr>
            </w:div>
          </w:divsChild>
        </w:div>
        <w:div w:id="1951663291">
          <w:marLeft w:val="0"/>
          <w:marRight w:val="0"/>
          <w:marTop w:val="0"/>
          <w:marBottom w:val="0"/>
          <w:divBdr>
            <w:top w:val="none" w:sz="0" w:space="0" w:color="auto"/>
            <w:left w:val="none" w:sz="0" w:space="0" w:color="auto"/>
            <w:bottom w:val="none" w:sz="0" w:space="0" w:color="auto"/>
            <w:right w:val="none" w:sz="0" w:space="0" w:color="auto"/>
          </w:divBdr>
          <w:divsChild>
            <w:div w:id="4404036">
              <w:marLeft w:val="0"/>
              <w:marRight w:val="0"/>
              <w:marTop w:val="0"/>
              <w:marBottom w:val="0"/>
              <w:divBdr>
                <w:top w:val="none" w:sz="0" w:space="0" w:color="auto"/>
                <w:left w:val="none" w:sz="0" w:space="0" w:color="auto"/>
                <w:bottom w:val="none" w:sz="0" w:space="0" w:color="auto"/>
                <w:right w:val="none" w:sz="0" w:space="0" w:color="auto"/>
              </w:divBdr>
            </w:div>
            <w:div w:id="759525126">
              <w:marLeft w:val="0"/>
              <w:marRight w:val="0"/>
              <w:marTop w:val="0"/>
              <w:marBottom w:val="0"/>
              <w:divBdr>
                <w:top w:val="none" w:sz="0" w:space="0" w:color="auto"/>
                <w:left w:val="none" w:sz="0" w:space="0" w:color="auto"/>
                <w:bottom w:val="none" w:sz="0" w:space="0" w:color="auto"/>
                <w:right w:val="none" w:sz="0" w:space="0" w:color="auto"/>
              </w:divBdr>
            </w:div>
            <w:div w:id="1824734863">
              <w:marLeft w:val="0"/>
              <w:marRight w:val="0"/>
              <w:marTop w:val="0"/>
              <w:marBottom w:val="0"/>
              <w:divBdr>
                <w:top w:val="none" w:sz="0" w:space="0" w:color="auto"/>
                <w:left w:val="none" w:sz="0" w:space="0" w:color="auto"/>
                <w:bottom w:val="none" w:sz="0" w:space="0" w:color="auto"/>
                <w:right w:val="none" w:sz="0" w:space="0" w:color="auto"/>
              </w:divBdr>
            </w:div>
            <w:div w:id="1347708546">
              <w:marLeft w:val="0"/>
              <w:marRight w:val="0"/>
              <w:marTop w:val="0"/>
              <w:marBottom w:val="0"/>
              <w:divBdr>
                <w:top w:val="none" w:sz="0" w:space="0" w:color="auto"/>
                <w:left w:val="none" w:sz="0" w:space="0" w:color="auto"/>
                <w:bottom w:val="none" w:sz="0" w:space="0" w:color="auto"/>
                <w:right w:val="none" w:sz="0" w:space="0" w:color="auto"/>
              </w:divBdr>
            </w:div>
            <w:div w:id="725106718">
              <w:marLeft w:val="0"/>
              <w:marRight w:val="0"/>
              <w:marTop w:val="0"/>
              <w:marBottom w:val="0"/>
              <w:divBdr>
                <w:top w:val="none" w:sz="0" w:space="0" w:color="auto"/>
                <w:left w:val="none" w:sz="0" w:space="0" w:color="auto"/>
                <w:bottom w:val="none" w:sz="0" w:space="0" w:color="auto"/>
                <w:right w:val="none" w:sz="0" w:space="0" w:color="auto"/>
              </w:divBdr>
            </w:div>
            <w:div w:id="774599477">
              <w:marLeft w:val="0"/>
              <w:marRight w:val="0"/>
              <w:marTop w:val="0"/>
              <w:marBottom w:val="0"/>
              <w:divBdr>
                <w:top w:val="none" w:sz="0" w:space="0" w:color="auto"/>
                <w:left w:val="none" w:sz="0" w:space="0" w:color="auto"/>
                <w:bottom w:val="none" w:sz="0" w:space="0" w:color="auto"/>
                <w:right w:val="none" w:sz="0" w:space="0" w:color="auto"/>
              </w:divBdr>
            </w:div>
            <w:div w:id="350884678">
              <w:marLeft w:val="0"/>
              <w:marRight w:val="0"/>
              <w:marTop w:val="0"/>
              <w:marBottom w:val="0"/>
              <w:divBdr>
                <w:top w:val="none" w:sz="0" w:space="0" w:color="auto"/>
                <w:left w:val="none" w:sz="0" w:space="0" w:color="auto"/>
                <w:bottom w:val="none" w:sz="0" w:space="0" w:color="auto"/>
                <w:right w:val="none" w:sz="0" w:space="0" w:color="auto"/>
              </w:divBdr>
            </w:div>
            <w:div w:id="1698191744">
              <w:marLeft w:val="0"/>
              <w:marRight w:val="0"/>
              <w:marTop w:val="0"/>
              <w:marBottom w:val="0"/>
              <w:divBdr>
                <w:top w:val="none" w:sz="0" w:space="0" w:color="auto"/>
                <w:left w:val="none" w:sz="0" w:space="0" w:color="auto"/>
                <w:bottom w:val="none" w:sz="0" w:space="0" w:color="auto"/>
                <w:right w:val="none" w:sz="0" w:space="0" w:color="auto"/>
              </w:divBdr>
            </w:div>
            <w:div w:id="1822035748">
              <w:marLeft w:val="0"/>
              <w:marRight w:val="0"/>
              <w:marTop w:val="0"/>
              <w:marBottom w:val="0"/>
              <w:divBdr>
                <w:top w:val="none" w:sz="0" w:space="0" w:color="auto"/>
                <w:left w:val="none" w:sz="0" w:space="0" w:color="auto"/>
                <w:bottom w:val="none" w:sz="0" w:space="0" w:color="auto"/>
                <w:right w:val="none" w:sz="0" w:space="0" w:color="auto"/>
              </w:divBdr>
            </w:div>
            <w:div w:id="1227718436">
              <w:marLeft w:val="0"/>
              <w:marRight w:val="0"/>
              <w:marTop w:val="0"/>
              <w:marBottom w:val="0"/>
              <w:divBdr>
                <w:top w:val="none" w:sz="0" w:space="0" w:color="auto"/>
                <w:left w:val="none" w:sz="0" w:space="0" w:color="auto"/>
                <w:bottom w:val="none" w:sz="0" w:space="0" w:color="auto"/>
                <w:right w:val="none" w:sz="0" w:space="0" w:color="auto"/>
              </w:divBdr>
            </w:div>
            <w:div w:id="2042129242">
              <w:marLeft w:val="0"/>
              <w:marRight w:val="0"/>
              <w:marTop w:val="0"/>
              <w:marBottom w:val="0"/>
              <w:divBdr>
                <w:top w:val="none" w:sz="0" w:space="0" w:color="auto"/>
                <w:left w:val="none" w:sz="0" w:space="0" w:color="auto"/>
                <w:bottom w:val="none" w:sz="0" w:space="0" w:color="auto"/>
                <w:right w:val="none" w:sz="0" w:space="0" w:color="auto"/>
              </w:divBdr>
            </w:div>
            <w:div w:id="2029796964">
              <w:marLeft w:val="0"/>
              <w:marRight w:val="0"/>
              <w:marTop w:val="0"/>
              <w:marBottom w:val="0"/>
              <w:divBdr>
                <w:top w:val="none" w:sz="0" w:space="0" w:color="auto"/>
                <w:left w:val="none" w:sz="0" w:space="0" w:color="auto"/>
                <w:bottom w:val="none" w:sz="0" w:space="0" w:color="auto"/>
                <w:right w:val="none" w:sz="0" w:space="0" w:color="auto"/>
              </w:divBdr>
            </w:div>
            <w:div w:id="1171262518">
              <w:marLeft w:val="0"/>
              <w:marRight w:val="0"/>
              <w:marTop w:val="0"/>
              <w:marBottom w:val="0"/>
              <w:divBdr>
                <w:top w:val="none" w:sz="0" w:space="0" w:color="auto"/>
                <w:left w:val="none" w:sz="0" w:space="0" w:color="auto"/>
                <w:bottom w:val="none" w:sz="0" w:space="0" w:color="auto"/>
                <w:right w:val="none" w:sz="0" w:space="0" w:color="auto"/>
              </w:divBdr>
            </w:div>
            <w:div w:id="167137901">
              <w:marLeft w:val="0"/>
              <w:marRight w:val="0"/>
              <w:marTop w:val="0"/>
              <w:marBottom w:val="0"/>
              <w:divBdr>
                <w:top w:val="none" w:sz="0" w:space="0" w:color="auto"/>
                <w:left w:val="none" w:sz="0" w:space="0" w:color="auto"/>
                <w:bottom w:val="none" w:sz="0" w:space="0" w:color="auto"/>
                <w:right w:val="none" w:sz="0" w:space="0" w:color="auto"/>
              </w:divBdr>
            </w:div>
            <w:div w:id="734086070">
              <w:marLeft w:val="0"/>
              <w:marRight w:val="0"/>
              <w:marTop w:val="0"/>
              <w:marBottom w:val="0"/>
              <w:divBdr>
                <w:top w:val="none" w:sz="0" w:space="0" w:color="auto"/>
                <w:left w:val="none" w:sz="0" w:space="0" w:color="auto"/>
                <w:bottom w:val="none" w:sz="0" w:space="0" w:color="auto"/>
                <w:right w:val="none" w:sz="0" w:space="0" w:color="auto"/>
              </w:divBdr>
            </w:div>
            <w:div w:id="929508862">
              <w:marLeft w:val="0"/>
              <w:marRight w:val="0"/>
              <w:marTop w:val="0"/>
              <w:marBottom w:val="0"/>
              <w:divBdr>
                <w:top w:val="none" w:sz="0" w:space="0" w:color="auto"/>
                <w:left w:val="none" w:sz="0" w:space="0" w:color="auto"/>
                <w:bottom w:val="none" w:sz="0" w:space="0" w:color="auto"/>
                <w:right w:val="none" w:sz="0" w:space="0" w:color="auto"/>
              </w:divBdr>
            </w:div>
            <w:div w:id="1997106653">
              <w:marLeft w:val="0"/>
              <w:marRight w:val="0"/>
              <w:marTop w:val="0"/>
              <w:marBottom w:val="0"/>
              <w:divBdr>
                <w:top w:val="none" w:sz="0" w:space="0" w:color="auto"/>
                <w:left w:val="none" w:sz="0" w:space="0" w:color="auto"/>
                <w:bottom w:val="none" w:sz="0" w:space="0" w:color="auto"/>
                <w:right w:val="none" w:sz="0" w:space="0" w:color="auto"/>
              </w:divBdr>
            </w:div>
            <w:div w:id="1844852400">
              <w:marLeft w:val="0"/>
              <w:marRight w:val="0"/>
              <w:marTop w:val="0"/>
              <w:marBottom w:val="0"/>
              <w:divBdr>
                <w:top w:val="none" w:sz="0" w:space="0" w:color="auto"/>
                <w:left w:val="none" w:sz="0" w:space="0" w:color="auto"/>
                <w:bottom w:val="none" w:sz="0" w:space="0" w:color="auto"/>
                <w:right w:val="none" w:sz="0" w:space="0" w:color="auto"/>
              </w:divBdr>
            </w:div>
            <w:div w:id="1291865104">
              <w:marLeft w:val="0"/>
              <w:marRight w:val="0"/>
              <w:marTop w:val="0"/>
              <w:marBottom w:val="0"/>
              <w:divBdr>
                <w:top w:val="none" w:sz="0" w:space="0" w:color="auto"/>
                <w:left w:val="none" w:sz="0" w:space="0" w:color="auto"/>
                <w:bottom w:val="none" w:sz="0" w:space="0" w:color="auto"/>
                <w:right w:val="none" w:sz="0" w:space="0" w:color="auto"/>
              </w:divBdr>
            </w:div>
            <w:div w:id="159378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51117">
      <w:bodyDiv w:val="1"/>
      <w:marLeft w:val="0"/>
      <w:marRight w:val="0"/>
      <w:marTop w:val="0"/>
      <w:marBottom w:val="0"/>
      <w:divBdr>
        <w:top w:val="none" w:sz="0" w:space="0" w:color="auto"/>
        <w:left w:val="none" w:sz="0" w:space="0" w:color="auto"/>
        <w:bottom w:val="none" w:sz="0" w:space="0" w:color="auto"/>
        <w:right w:val="none" w:sz="0" w:space="0" w:color="auto"/>
      </w:divBdr>
    </w:div>
    <w:div w:id="775372270">
      <w:bodyDiv w:val="1"/>
      <w:marLeft w:val="0"/>
      <w:marRight w:val="0"/>
      <w:marTop w:val="0"/>
      <w:marBottom w:val="0"/>
      <w:divBdr>
        <w:top w:val="none" w:sz="0" w:space="0" w:color="auto"/>
        <w:left w:val="none" w:sz="0" w:space="0" w:color="auto"/>
        <w:bottom w:val="none" w:sz="0" w:space="0" w:color="auto"/>
        <w:right w:val="none" w:sz="0" w:space="0" w:color="auto"/>
      </w:divBdr>
    </w:div>
    <w:div w:id="908732409">
      <w:bodyDiv w:val="1"/>
      <w:marLeft w:val="0"/>
      <w:marRight w:val="0"/>
      <w:marTop w:val="0"/>
      <w:marBottom w:val="0"/>
      <w:divBdr>
        <w:top w:val="none" w:sz="0" w:space="0" w:color="auto"/>
        <w:left w:val="none" w:sz="0" w:space="0" w:color="auto"/>
        <w:bottom w:val="none" w:sz="0" w:space="0" w:color="auto"/>
        <w:right w:val="none" w:sz="0" w:space="0" w:color="auto"/>
      </w:divBdr>
    </w:div>
    <w:div w:id="1325863237">
      <w:bodyDiv w:val="1"/>
      <w:marLeft w:val="0"/>
      <w:marRight w:val="0"/>
      <w:marTop w:val="0"/>
      <w:marBottom w:val="0"/>
      <w:divBdr>
        <w:top w:val="none" w:sz="0" w:space="0" w:color="auto"/>
        <w:left w:val="none" w:sz="0" w:space="0" w:color="auto"/>
        <w:bottom w:val="none" w:sz="0" w:space="0" w:color="auto"/>
        <w:right w:val="none" w:sz="0" w:space="0" w:color="auto"/>
      </w:divBdr>
    </w:div>
    <w:div w:id="1468890591">
      <w:bodyDiv w:val="1"/>
      <w:marLeft w:val="0"/>
      <w:marRight w:val="0"/>
      <w:marTop w:val="0"/>
      <w:marBottom w:val="0"/>
      <w:divBdr>
        <w:top w:val="none" w:sz="0" w:space="0" w:color="auto"/>
        <w:left w:val="none" w:sz="0" w:space="0" w:color="auto"/>
        <w:bottom w:val="none" w:sz="0" w:space="0" w:color="auto"/>
        <w:right w:val="none" w:sz="0" w:space="0" w:color="auto"/>
      </w:divBdr>
    </w:div>
    <w:div w:id="1473327949">
      <w:bodyDiv w:val="1"/>
      <w:marLeft w:val="0"/>
      <w:marRight w:val="0"/>
      <w:marTop w:val="0"/>
      <w:marBottom w:val="0"/>
      <w:divBdr>
        <w:top w:val="none" w:sz="0" w:space="0" w:color="auto"/>
        <w:left w:val="none" w:sz="0" w:space="0" w:color="auto"/>
        <w:bottom w:val="none" w:sz="0" w:space="0" w:color="auto"/>
        <w:right w:val="none" w:sz="0" w:space="0" w:color="auto"/>
      </w:divBdr>
      <w:divsChild>
        <w:div w:id="123617979">
          <w:marLeft w:val="0"/>
          <w:marRight w:val="0"/>
          <w:marTop w:val="0"/>
          <w:marBottom w:val="0"/>
          <w:divBdr>
            <w:top w:val="none" w:sz="0" w:space="0" w:color="auto"/>
            <w:left w:val="none" w:sz="0" w:space="0" w:color="auto"/>
            <w:bottom w:val="none" w:sz="0" w:space="0" w:color="auto"/>
            <w:right w:val="none" w:sz="0" w:space="0" w:color="auto"/>
          </w:divBdr>
          <w:divsChild>
            <w:div w:id="2113432360">
              <w:marLeft w:val="0"/>
              <w:marRight w:val="0"/>
              <w:marTop w:val="0"/>
              <w:marBottom w:val="0"/>
              <w:divBdr>
                <w:top w:val="none" w:sz="0" w:space="0" w:color="auto"/>
                <w:left w:val="none" w:sz="0" w:space="0" w:color="auto"/>
                <w:bottom w:val="none" w:sz="0" w:space="0" w:color="auto"/>
                <w:right w:val="none" w:sz="0" w:space="0" w:color="auto"/>
              </w:divBdr>
            </w:div>
            <w:div w:id="234168660">
              <w:marLeft w:val="0"/>
              <w:marRight w:val="0"/>
              <w:marTop w:val="0"/>
              <w:marBottom w:val="0"/>
              <w:divBdr>
                <w:top w:val="none" w:sz="0" w:space="0" w:color="auto"/>
                <w:left w:val="none" w:sz="0" w:space="0" w:color="auto"/>
                <w:bottom w:val="none" w:sz="0" w:space="0" w:color="auto"/>
                <w:right w:val="none" w:sz="0" w:space="0" w:color="auto"/>
              </w:divBdr>
            </w:div>
            <w:div w:id="597639632">
              <w:marLeft w:val="0"/>
              <w:marRight w:val="0"/>
              <w:marTop w:val="0"/>
              <w:marBottom w:val="0"/>
              <w:divBdr>
                <w:top w:val="none" w:sz="0" w:space="0" w:color="auto"/>
                <w:left w:val="none" w:sz="0" w:space="0" w:color="auto"/>
                <w:bottom w:val="none" w:sz="0" w:space="0" w:color="auto"/>
                <w:right w:val="none" w:sz="0" w:space="0" w:color="auto"/>
              </w:divBdr>
            </w:div>
            <w:div w:id="1971671604">
              <w:marLeft w:val="0"/>
              <w:marRight w:val="0"/>
              <w:marTop w:val="0"/>
              <w:marBottom w:val="0"/>
              <w:divBdr>
                <w:top w:val="none" w:sz="0" w:space="0" w:color="auto"/>
                <w:left w:val="none" w:sz="0" w:space="0" w:color="auto"/>
                <w:bottom w:val="none" w:sz="0" w:space="0" w:color="auto"/>
                <w:right w:val="none" w:sz="0" w:space="0" w:color="auto"/>
              </w:divBdr>
            </w:div>
            <w:div w:id="832187226">
              <w:marLeft w:val="0"/>
              <w:marRight w:val="0"/>
              <w:marTop w:val="0"/>
              <w:marBottom w:val="0"/>
              <w:divBdr>
                <w:top w:val="none" w:sz="0" w:space="0" w:color="auto"/>
                <w:left w:val="none" w:sz="0" w:space="0" w:color="auto"/>
                <w:bottom w:val="none" w:sz="0" w:space="0" w:color="auto"/>
                <w:right w:val="none" w:sz="0" w:space="0" w:color="auto"/>
              </w:divBdr>
            </w:div>
            <w:div w:id="1037046589">
              <w:marLeft w:val="0"/>
              <w:marRight w:val="0"/>
              <w:marTop w:val="0"/>
              <w:marBottom w:val="0"/>
              <w:divBdr>
                <w:top w:val="none" w:sz="0" w:space="0" w:color="auto"/>
                <w:left w:val="none" w:sz="0" w:space="0" w:color="auto"/>
                <w:bottom w:val="none" w:sz="0" w:space="0" w:color="auto"/>
                <w:right w:val="none" w:sz="0" w:space="0" w:color="auto"/>
              </w:divBdr>
            </w:div>
            <w:div w:id="438065732">
              <w:marLeft w:val="0"/>
              <w:marRight w:val="0"/>
              <w:marTop w:val="0"/>
              <w:marBottom w:val="0"/>
              <w:divBdr>
                <w:top w:val="none" w:sz="0" w:space="0" w:color="auto"/>
                <w:left w:val="none" w:sz="0" w:space="0" w:color="auto"/>
                <w:bottom w:val="none" w:sz="0" w:space="0" w:color="auto"/>
                <w:right w:val="none" w:sz="0" w:space="0" w:color="auto"/>
              </w:divBdr>
            </w:div>
            <w:div w:id="142279322">
              <w:marLeft w:val="0"/>
              <w:marRight w:val="0"/>
              <w:marTop w:val="0"/>
              <w:marBottom w:val="0"/>
              <w:divBdr>
                <w:top w:val="none" w:sz="0" w:space="0" w:color="auto"/>
                <w:left w:val="none" w:sz="0" w:space="0" w:color="auto"/>
                <w:bottom w:val="none" w:sz="0" w:space="0" w:color="auto"/>
                <w:right w:val="none" w:sz="0" w:space="0" w:color="auto"/>
              </w:divBdr>
            </w:div>
            <w:div w:id="1614051137">
              <w:marLeft w:val="0"/>
              <w:marRight w:val="0"/>
              <w:marTop w:val="0"/>
              <w:marBottom w:val="0"/>
              <w:divBdr>
                <w:top w:val="none" w:sz="0" w:space="0" w:color="auto"/>
                <w:left w:val="none" w:sz="0" w:space="0" w:color="auto"/>
                <w:bottom w:val="none" w:sz="0" w:space="0" w:color="auto"/>
                <w:right w:val="none" w:sz="0" w:space="0" w:color="auto"/>
              </w:divBdr>
            </w:div>
            <w:div w:id="883103638">
              <w:marLeft w:val="0"/>
              <w:marRight w:val="0"/>
              <w:marTop w:val="0"/>
              <w:marBottom w:val="0"/>
              <w:divBdr>
                <w:top w:val="none" w:sz="0" w:space="0" w:color="auto"/>
                <w:left w:val="none" w:sz="0" w:space="0" w:color="auto"/>
                <w:bottom w:val="none" w:sz="0" w:space="0" w:color="auto"/>
                <w:right w:val="none" w:sz="0" w:space="0" w:color="auto"/>
              </w:divBdr>
            </w:div>
            <w:div w:id="1992980902">
              <w:marLeft w:val="0"/>
              <w:marRight w:val="0"/>
              <w:marTop w:val="0"/>
              <w:marBottom w:val="0"/>
              <w:divBdr>
                <w:top w:val="none" w:sz="0" w:space="0" w:color="auto"/>
                <w:left w:val="none" w:sz="0" w:space="0" w:color="auto"/>
                <w:bottom w:val="none" w:sz="0" w:space="0" w:color="auto"/>
                <w:right w:val="none" w:sz="0" w:space="0" w:color="auto"/>
              </w:divBdr>
            </w:div>
            <w:div w:id="2018339034">
              <w:marLeft w:val="0"/>
              <w:marRight w:val="0"/>
              <w:marTop w:val="0"/>
              <w:marBottom w:val="0"/>
              <w:divBdr>
                <w:top w:val="none" w:sz="0" w:space="0" w:color="auto"/>
                <w:left w:val="none" w:sz="0" w:space="0" w:color="auto"/>
                <w:bottom w:val="none" w:sz="0" w:space="0" w:color="auto"/>
                <w:right w:val="none" w:sz="0" w:space="0" w:color="auto"/>
              </w:divBdr>
            </w:div>
            <w:div w:id="700282749">
              <w:marLeft w:val="0"/>
              <w:marRight w:val="0"/>
              <w:marTop w:val="0"/>
              <w:marBottom w:val="0"/>
              <w:divBdr>
                <w:top w:val="none" w:sz="0" w:space="0" w:color="auto"/>
                <w:left w:val="none" w:sz="0" w:space="0" w:color="auto"/>
                <w:bottom w:val="none" w:sz="0" w:space="0" w:color="auto"/>
                <w:right w:val="none" w:sz="0" w:space="0" w:color="auto"/>
              </w:divBdr>
            </w:div>
            <w:div w:id="798912328">
              <w:marLeft w:val="0"/>
              <w:marRight w:val="0"/>
              <w:marTop w:val="0"/>
              <w:marBottom w:val="0"/>
              <w:divBdr>
                <w:top w:val="none" w:sz="0" w:space="0" w:color="auto"/>
                <w:left w:val="none" w:sz="0" w:space="0" w:color="auto"/>
                <w:bottom w:val="none" w:sz="0" w:space="0" w:color="auto"/>
                <w:right w:val="none" w:sz="0" w:space="0" w:color="auto"/>
              </w:divBdr>
            </w:div>
            <w:div w:id="1678776428">
              <w:marLeft w:val="0"/>
              <w:marRight w:val="0"/>
              <w:marTop w:val="0"/>
              <w:marBottom w:val="0"/>
              <w:divBdr>
                <w:top w:val="none" w:sz="0" w:space="0" w:color="auto"/>
                <w:left w:val="none" w:sz="0" w:space="0" w:color="auto"/>
                <w:bottom w:val="none" w:sz="0" w:space="0" w:color="auto"/>
                <w:right w:val="none" w:sz="0" w:space="0" w:color="auto"/>
              </w:divBdr>
            </w:div>
          </w:divsChild>
        </w:div>
        <w:div w:id="1689527968">
          <w:marLeft w:val="0"/>
          <w:marRight w:val="0"/>
          <w:marTop w:val="0"/>
          <w:marBottom w:val="0"/>
          <w:divBdr>
            <w:top w:val="none" w:sz="0" w:space="0" w:color="auto"/>
            <w:left w:val="none" w:sz="0" w:space="0" w:color="auto"/>
            <w:bottom w:val="none" w:sz="0" w:space="0" w:color="auto"/>
            <w:right w:val="none" w:sz="0" w:space="0" w:color="auto"/>
          </w:divBdr>
          <w:divsChild>
            <w:div w:id="892813605">
              <w:marLeft w:val="0"/>
              <w:marRight w:val="0"/>
              <w:marTop w:val="0"/>
              <w:marBottom w:val="0"/>
              <w:divBdr>
                <w:top w:val="none" w:sz="0" w:space="0" w:color="auto"/>
                <w:left w:val="none" w:sz="0" w:space="0" w:color="auto"/>
                <w:bottom w:val="none" w:sz="0" w:space="0" w:color="auto"/>
                <w:right w:val="none" w:sz="0" w:space="0" w:color="auto"/>
              </w:divBdr>
            </w:div>
            <w:div w:id="656491771">
              <w:marLeft w:val="0"/>
              <w:marRight w:val="0"/>
              <w:marTop w:val="0"/>
              <w:marBottom w:val="0"/>
              <w:divBdr>
                <w:top w:val="none" w:sz="0" w:space="0" w:color="auto"/>
                <w:left w:val="none" w:sz="0" w:space="0" w:color="auto"/>
                <w:bottom w:val="none" w:sz="0" w:space="0" w:color="auto"/>
                <w:right w:val="none" w:sz="0" w:space="0" w:color="auto"/>
              </w:divBdr>
            </w:div>
            <w:div w:id="1249997368">
              <w:marLeft w:val="0"/>
              <w:marRight w:val="0"/>
              <w:marTop w:val="0"/>
              <w:marBottom w:val="0"/>
              <w:divBdr>
                <w:top w:val="none" w:sz="0" w:space="0" w:color="auto"/>
                <w:left w:val="none" w:sz="0" w:space="0" w:color="auto"/>
                <w:bottom w:val="none" w:sz="0" w:space="0" w:color="auto"/>
                <w:right w:val="none" w:sz="0" w:space="0" w:color="auto"/>
              </w:divBdr>
            </w:div>
            <w:div w:id="534081019">
              <w:marLeft w:val="0"/>
              <w:marRight w:val="0"/>
              <w:marTop w:val="0"/>
              <w:marBottom w:val="0"/>
              <w:divBdr>
                <w:top w:val="none" w:sz="0" w:space="0" w:color="auto"/>
                <w:left w:val="none" w:sz="0" w:space="0" w:color="auto"/>
                <w:bottom w:val="none" w:sz="0" w:space="0" w:color="auto"/>
                <w:right w:val="none" w:sz="0" w:space="0" w:color="auto"/>
              </w:divBdr>
            </w:div>
            <w:div w:id="474218888">
              <w:marLeft w:val="0"/>
              <w:marRight w:val="0"/>
              <w:marTop w:val="0"/>
              <w:marBottom w:val="0"/>
              <w:divBdr>
                <w:top w:val="none" w:sz="0" w:space="0" w:color="auto"/>
                <w:left w:val="none" w:sz="0" w:space="0" w:color="auto"/>
                <w:bottom w:val="none" w:sz="0" w:space="0" w:color="auto"/>
                <w:right w:val="none" w:sz="0" w:space="0" w:color="auto"/>
              </w:divBdr>
            </w:div>
            <w:div w:id="606546265">
              <w:marLeft w:val="0"/>
              <w:marRight w:val="0"/>
              <w:marTop w:val="0"/>
              <w:marBottom w:val="0"/>
              <w:divBdr>
                <w:top w:val="none" w:sz="0" w:space="0" w:color="auto"/>
                <w:left w:val="none" w:sz="0" w:space="0" w:color="auto"/>
                <w:bottom w:val="none" w:sz="0" w:space="0" w:color="auto"/>
                <w:right w:val="none" w:sz="0" w:space="0" w:color="auto"/>
              </w:divBdr>
            </w:div>
            <w:div w:id="1903976702">
              <w:marLeft w:val="0"/>
              <w:marRight w:val="0"/>
              <w:marTop w:val="0"/>
              <w:marBottom w:val="0"/>
              <w:divBdr>
                <w:top w:val="none" w:sz="0" w:space="0" w:color="auto"/>
                <w:left w:val="none" w:sz="0" w:space="0" w:color="auto"/>
                <w:bottom w:val="none" w:sz="0" w:space="0" w:color="auto"/>
                <w:right w:val="none" w:sz="0" w:space="0" w:color="auto"/>
              </w:divBdr>
            </w:div>
            <w:div w:id="582951767">
              <w:marLeft w:val="0"/>
              <w:marRight w:val="0"/>
              <w:marTop w:val="0"/>
              <w:marBottom w:val="0"/>
              <w:divBdr>
                <w:top w:val="none" w:sz="0" w:space="0" w:color="auto"/>
                <w:left w:val="none" w:sz="0" w:space="0" w:color="auto"/>
                <w:bottom w:val="none" w:sz="0" w:space="0" w:color="auto"/>
                <w:right w:val="none" w:sz="0" w:space="0" w:color="auto"/>
              </w:divBdr>
            </w:div>
            <w:div w:id="1696614797">
              <w:marLeft w:val="0"/>
              <w:marRight w:val="0"/>
              <w:marTop w:val="0"/>
              <w:marBottom w:val="0"/>
              <w:divBdr>
                <w:top w:val="none" w:sz="0" w:space="0" w:color="auto"/>
                <w:left w:val="none" w:sz="0" w:space="0" w:color="auto"/>
                <w:bottom w:val="none" w:sz="0" w:space="0" w:color="auto"/>
                <w:right w:val="none" w:sz="0" w:space="0" w:color="auto"/>
              </w:divBdr>
            </w:div>
            <w:div w:id="803891115">
              <w:marLeft w:val="0"/>
              <w:marRight w:val="0"/>
              <w:marTop w:val="0"/>
              <w:marBottom w:val="0"/>
              <w:divBdr>
                <w:top w:val="none" w:sz="0" w:space="0" w:color="auto"/>
                <w:left w:val="none" w:sz="0" w:space="0" w:color="auto"/>
                <w:bottom w:val="none" w:sz="0" w:space="0" w:color="auto"/>
                <w:right w:val="none" w:sz="0" w:space="0" w:color="auto"/>
              </w:divBdr>
            </w:div>
            <w:div w:id="2055275030">
              <w:marLeft w:val="0"/>
              <w:marRight w:val="0"/>
              <w:marTop w:val="0"/>
              <w:marBottom w:val="0"/>
              <w:divBdr>
                <w:top w:val="none" w:sz="0" w:space="0" w:color="auto"/>
                <w:left w:val="none" w:sz="0" w:space="0" w:color="auto"/>
                <w:bottom w:val="none" w:sz="0" w:space="0" w:color="auto"/>
                <w:right w:val="none" w:sz="0" w:space="0" w:color="auto"/>
              </w:divBdr>
            </w:div>
            <w:div w:id="401177992">
              <w:marLeft w:val="0"/>
              <w:marRight w:val="0"/>
              <w:marTop w:val="0"/>
              <w:marBottom w:val="0"/>
              <w:divBdr>
                <w:top w:val="none" w:sz="0" w:space="0" w:color="auto"/>
                <w:left w:val="none" w:sz="0" w:space="0" w:color="auto"/>
                <w:bottom w:val="none" w:sz="0" w:space="0" w:color="auto"/>
                <w:right w:val="none" w:sz="0" w:space="0" w:color="auto"/>
              </w:divBdr>
            </w:div>
            <w:div w:id="274019514">
              <w:marLeft w:val="0"/>
              <w:marRight w:val="0"/>
              <w:marTop w:val="0"/>
              <w:marBottom w:val="0"/>
              <w:divBdr>
                <w:top w:val="none" w:sz="0" w:space="0" w:color="auto"/>
                <w:left w:val="none" w:sz="0" w:space="0" w:color="auto"/>
                <w:bottom w:val="none" w:sz="0" w:space="0" w:color="auto"/>
                <w:right w:val="none" w:sz="0" w:space="0" w:color="auto"/>
              </w:divBdr>
            </w:div>
            <w:div w:id="1754889684">
              <w:marLeft w:val="0"/>
              <w:marRight w:val="0"/>
              <w:marTop w:val="0"/>
              <w:marBottom w:val="0"/>
              <w:divBdr>
                <w:top w:val="none" w:sz="0" w:space="0" w:color="auto"/>
                <w:left w:val="none" w:sz="0" w:space="0" w:color="auto"/>
                <w:bottom w:val="none" w:sz="0" w:space="0" w:color="auto"/>
                <w:right w:val="none" w:sz="0" w:space="0" w:color="auto"/>
              </w:divBdr>
            </w:div>
            <w:div w:id="2139258870">
              <w:marLeft w:val="0"/>
              <w:marRight w:val="0"/>
              <w:marTop w:val="0"/>
              <w:marBottom w:val="0"/>
              <w:divBdr>
                <w:top w:val="none" w:sz="0" w:space="0" w:color="auto"/>
                <w:left w:val="none" w:sz="0" w:space="0" w:color="auto"/>
                <w:bottom w:val="none" w:sz="0" w:space="0" w:color="auto"/>
                <w:right w:val="none" w:sz="0" w:space="0" w:color="auto"/>
              </w:divBdr>
            </w:div>
            <w:div w:id="1153107637">
              <w:marLeft w:val="0"/>
              <w:marRight w:val="0"/>
              <w:marTop w:val="0"/>
              <w:marBottom w:val="0"/>
              <w:divBdr>
                <w:top w:val="none" w:sz="0" w:space="0" w:color="auto"/>
                <w:left w:val="none" w:sz="0" w:space="0" w:color="auto"/>
                <w:bottom w:val="none" w:sz="0" w:space="0" w:color="auto"/>
                <w:right w:val="none" w:sz="0" w:space="0" w:color="auto"/>
              </w:divBdr>
            </w:div>
            <w:div w:id="1698198324">
              <w:marLeft w:val="0"/>
              <w:marRight w:val="0"/>
              <w:marTop w:val="0"/>
              <w:marBottom w:val="0"/>
              <w:divBdr>
                <w:top w:val="none" w:sz="0" w:space="0" w:color="auto"/>
                <w:left w:val="none" w:sz="0" w:space="0" w:color="auto"/>
                <w:bottom w:val="none" w:sz="0" w:space="0" w:color="auto"/>
                <w:right w:val="none" w:sz="0" w:space="0" w:color="auto"/>
              </w:divBdr>
            </w:div>
            <w:div w:id="2093618848">
              <w:marLeft w:val="0"/>
              <w:marRight w:val="0"/>
              <w:marTop w:val="0"/>
              <w:marBottom w:val="0"/>
              <w:divBdr>
                <w:top w:val="none" w:sz="0" w:space="0" w:color="auto"/>
                <w:left w:val="none" w:sz="0" w:space="0" w:color="auto"/>
                <w:bottom w:val="none" w:sz="0" w:space="0" w:color="auto"/>
                <w:right w:val="none" w:sz="0" w:space="0" w:color="auto"/>
              </w:divBdr>
            </w:div>
            <w:div w:id="1867599551">
              <w:marLeft w:val="0"/>
              <w:marRight w:val="0"/>
              <w:marTop w:val="0"/>
              <w:marBottom w:val="0"/>
              <w:divBdr>
                <w:top w:val="none" w:sz="0" w:space="0" w:color="auto"/>
                <w:left w:val="none" w:sz="0" w:space="0" w:color="auto"/>
                <w:bottom w:val="none" w:sz="0" w:space="0" w:color="auto"/>
                <w:right w:val="none" w:sz="0" w:space="0" w:color="auto"/>
              </w:divBdr>
            </w:div>
            <w:div w:id="108619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56696">
      <w:bodyDiv w:val="1"/>
      <w:marLeft w:val="0"/>
      <w:marRight w:val="0"/>
      <w:marTop w:val="0"/>
      <w:marBottom w:val="0"/>
      <w:divBdr>
        <w:top w:val="none" w:sz="0" w:space="0" w:color="auto"/>
        <w:left w:val="none" w:sz="0" w:space="0" w:color="auto"/>
        <w:bottom w:val="none" w:sz="0" w:space="0" w:color="auto"/>
        <w:right w:val="none" w:sz="0" w:space="0" w:color="auto"/>
      </w:divBdr>
    </w:div>
    <w:div w:id="1796211612">
      <w:bodyDiv w:val="1"/>
      <w:marLeft w:val="0"/>
      <w:marRight w:val="0"/>
      <w:marTop w:val="0"/>
      <w:marBottom w:val="0"/>
      <w:divBdr>
        <w:top w:val="none" w:sz="0" w:space="0" w:color="auto"/>
        <w:left w:val="none" w:sz="0" w:space="0" w:color="auto"/>
        <w:bottom w:val="none" w:sz="0" w:space="0" w:color="auto"/>
        <w:right w:val="none" w:sz="0" w:space="0" w:color="auto"/>
      </w:divBdr>
    </w:div>
    <w:div w:id="2008172711">
      <w:bodyDiv w:val="1"/>
      <w:marLeft w:val="0"/>
      <w:marRight w:val="0"/>
      <w:marTop w:val="0"/>
      <w:marBottom w:val="0"/>
      <w:divBdr>
        <w:top w:val="none" w:sz="0" w:space="0" w:color="auto"/>
        <w:left w:val="none" w:sz="0" w:space="0" w:color="auto"/>
        <w:bottom w:val="none" w:sz="0" w:space="0" w:color="auto"/>
        <w:right w:val="none" w:sz="0" w:space="0" w:color="auto"/>
      </w:divBdr>
      <w:divsChild>
        <w:div w:id="1115902165">
          <w:marLeft w:val="0"/>
          <w:marRight w:val="0"/>
          <w:marTop w:val="0"/>
          <w:marBottom w:val="0"/>
          <w:divBdr>
            <w:top w:val="none" w:sz="0" w:space="0" w:color="auto"/>
            <w:left w:val="none" w:sz="0" w:space="0" w:color="auto"/>
            <w:bottom w:val="none" w:sz="0" w:space="0" w:color="auto"/>
            <w:right w:val="none" w:sz="0" w:space="0" w:color="auto"/>
          </w:divBdr>
          <w:divsChild>
            <w:div w:id="1217355779">
              <w:marLeft w:val="0"/>
              <w:marRight w:val="0"/>
              <w:marTop w:val="0"/>
              <w:marBottom w:val="0"/>
              <w:divBdr>
                <w:top w:val="none" w:sz="0" w:space="0" w:color="auto"/>
                <w:left w:val="none" w:sz="0" w:space="0" w:color="auto"/>
                <w:bottom w:val="none" w:sz="0" w:space="0" w:color="auto"/>
                <w:right w:val="none" w:sz="0" w:space="0" w:color="auto"/>
              </w:divBdr>
            </w:div>
            <w:div w:id="2147165769">
              <w:marLeft w:val="0"/>
              <w:marRight w:val="0"/>
              <w:marTop w:val="0"/>
              <w:marBottom w:val="0"/>
              <w:divBdr>
                <w:top w:val="none" w:sz="0" w:space="0" w:color="auto"/>
                <w:left w:val="none" w:sz="0" w:space="0" w:color="auto"/>
                <w:bottom w:val="none" w:sz="0" w:space="0" w:color="auto"/>
                <w:right w:val="none" w:sz="0" w:space="0" w:color="auto"/>
              </w:divBdr>
            </w:div>
            <w:div w:id="1335836434">
              <w:marLeft w:val="0"/>
              <w:marRight w:val="0"/>
              <w:marTop w:val="0"/>
              <w:marBottom w:val="0"/>
              <w:divBdr>
                <w:top w:val="none" w:sz="0" w:space="0" w:color="auto"/>
                <w:left w:val="none" w:sz="0" w:space="0" w:color="auto"/>
                <w:bottom w:val="none" w:sz="0" w:space="0" w:color="auto"/>
                <w:right w:val="none" w:sz="0" w:space="0" w:color="auto"/>
              </w:divBdr>
            </w:div>
            <w:div w:id="915941151">
              <w:marLeft w:val="0"/>
              <w:marRight w:val="0"/>
              <w:marTop w:val="0"/>
              <w:marBottom w:val="0"/>
              <w:divBdr>
                <w:top w:val="none" w:sz="0" w:space="0" w:color="auto"/>
                <w:left w:val="none" w:sz="0" w:space="0" w:color="auto"/>
                <w:bottom w:val="none" w:sz="0" w:space="0" w:color="auto"/>
                <w:right w:val="none" w:sz="0" w:space="0" w:color="auto"/>
              </w:divBdr>
            </w:div>
            <w:div w:id="1485119835">
              <w:marLeft w:val="0"/>
              <w:marRight w:val="0"/>
              <w:marTop w:val="0"/>
              <w:marBottom w:val="0"/>
              <w:divBdr>
                <w:top w:val="none" w:sz="0" w:space="0" w:color="auto"/>
                <w:left w:val="none" w:sz="0" w:space="0" w:color="auto"/>
                <w:bottom w:val="none" w:sz="0" w:space="0" w:color="auto"/>
                <w:right w:val="none" w:sz="0" w:space="0" w:color="auto"/>
              </w:divBdr>
            </w:div>
            <w:div w:id="1112091525">
              <w:marLeft w:val="0"/>
              <w:marRight w:val="0"/>
              <w:marTop w:val="0"/>
              <w:marBottom w:val="0"/>
              <w:divBdr>
                <w:top w:val="none" w:sz="0" w:space="0" w:color="auto"/>
                <w:left w:val="none" w:sz="0" w:space="0" w:color="auto"/>
                <w:bottom w:val="none" w:sz="0" w:space="0" w:color="auto"/>
                <w:right w:val="none" w:sz="0" w:space="0" w:color="auto"/>
              </w:divBdr>
            </w:div>
            <w:div w:id="839465833">
              <w:marLeft w:val="0"/>
              <w:marRight w:val="0"/>
              <w:marTop w:val="0"/>
              <w:marBottom w:val="0"/>
              <w:divBdr>
                <w:top w:val="none" w:sz="0" w:space="0" w:color="auto"/>
                <w:left w:val="none" w:sz="0" w:space="0" w:color="auto"/>
                <w:bottom w:val="none" w:sz="0" w:space="0" w:color="auto"/>
                <w:right w:val="none" w:sz="0" w:space="0" w:color="auto"/>
              </w:divBdr>
            </w:div>
            <w:div w:id="1316450707">
              <w:marLeft w:val="0"/>
              <w:marRight w:val="0"/>
              <w:marTop w:val="0"/>
              <w:marBottom w:val="0"/>
              <w:divBdr>
                <w:top w:val="none" w:sz="0" w:space="0" w:color="auto"/>
                <w:left w:val="none" w:sz="0" w:space="0" w:color="auto"/>
                <w:bottom w:val="none" w:sz="0" w:space="0" w:color="auto"/>
                <w:right w:val="none" w:sz="0" w:space="0" w:color="auto"/>
              </w:divBdr>
            </w:div>
            <w:div w:id="946041946">
              <w:marLeft w:val="0"/>
              <w:marRight w:val="0"/>
              <w:marTop w:val="0"/>
              <w:marBottom w:val="0"/>
              <w:divBdr>
                <w:top w:val="none" w:sz="0" w:space="0" w:color="auto"/>
                <w:left w:val="none" w:sz="0" w:space="0" w:color="auto"/>
                <w:bottom w:val="none" w:sz="0" w:space="0" w:color="auto"/>
                <w:right w:val="none" w:sz="0" w:space="0" w:color="auto"/>
              </w:divBdr>
            </w:div>
            <w:div w:id="1364092531">
              <w:marLeft w:val="0"/>
              <w:marRight w:val="0"/>
              <w:marTop w:val="0"/>
              <w:marBottom w:val="0"/>
              <w:divBdr>
                <w:top w:val="none" w:sz="0" w:space="0" w:color="auto"/>
                <w:left w:val="none" w:sz="0" w:space="0" w:color="auto"/>
                <w:bottom w:val="none" w:sz="0" w:space="0" w:color="auto"/>
                <w:right w:val="none" w:sz="0" w:space="0" w:color="auto"/>
              </w:divBdr>
            </w:div>
            <w:div w:id="1786382525">
              <w:marLeft w:val="0"/>
              <w:marRight w:val="0"/>
              <w:marTop w:val="0"/>
              <w:marBottom w:val="0"/>
              <w:divBdr>
                <w:top w:val="none" w:sz="0" w:space="0" w:color="auto"/>
                <w:left w:val="none" w:sz="0" w:space="0" w:color="auto"/>
                <w:bottom w:val="none" w:sz="0" w:space="0" w:color="auto"/>
                <w:right w:val="none" w:sz="0" w:space="0" w:color="auto"/>
              </w:divBdr>
            </w:div>
            <w:div w:id="1024477425">
              <w:marLeft w:val="0"/>
              <w:marRight w:val="0"/>
              <w:marTop w:val="0"/>
              <w:marBottom w:val="0"/>
              <w:divBdr>
                <w:top w:val="none" w:sz="0" w:space="0" w:color="auto"/>
                <w:left w:val="none" w:sz="0" w:space="0" w:color="auto"/>
                <w:bottom w:val="none" w:sz="0" w:space="0" w:color="auto"/>
                <w:right w:val="none" w:sz="0" w:space="0" w:color="auto"/>
              </w:divBdr>
            </w:div>
            <w:div w:id="1697926182">
              <w:marLeft w:val="0"/>
              <w:marRight w:val="0"/>
              <w:marTop w:val="0"/>
              <w:marBottom w:val="0"/>
              <w:divBdr>
                <w:top w:val="none" w:sz="0" w:space="0" w:color="auto"/>
                <w:left w:val="none" w:sz="0" w:space="0" w:color="auto"/>
                <w:bottom w:val="none" w:sz="0" w:space="0" w:color="auto"/>
                <w:right w:val="none" w:sz="0" w:space="0" w:color="auto"/>
              </w:divBdr>
            </w:div>
            <w:div w:id="442071736">
              <w:marLeft w:val="0"/>
              <w:marRight w:val="0"/>
              <w:marTop w:val="0"/>
              <w:marBottom w:val="0"/>
              <w:divBdr>
                <w:top w:val="none" w:sz="0" w:space="0" w:color="auto"/>
                <w:left w:val="none" w:sz="0" w:space="0" w:color="auto"/>
                <w:bottom w:val="none" w:sz="0" w:space="0" w:color="auto"/>
                <w:right w:val="none" w:sz="0" w:space="0" w:color="auto"/>
              </w:divBdr>
            </w:div>
            <w:div w:id="1684895857">
              <w:marLeft w:val="0"/>
              <w:marRight w:val="0"/>
              <w:marTop w:val="0"/>
              <w:marBottom w:val="0"/>
              <w:divBdr>
                <w:top w:val="none" w:sz="0" w:space="0" w:color="auto"/>
                <w:left w:val="none" w:sz="0" w:space="0" w:color="auto"/>
                <w:bottom w:val="none" w:sz="0" w:space="0" w:color="auto"/>
                <w:right w:val="none" w:sz="0" w:space="0" w:color="auto"/>
              </w:divBdr>
            </w:div>
          </w:divsChild>
        </w:div>
        <w:div w:id="408774936">
          <w:marLeft w:val="0"/>
          <w:marRight w:val="0"/>
          <w:marTop w:val="0"/>
          <w:marBottom w:val="0"/>
          <w:divBdr>
            <w:top w:val="none" w:sz="0" w:space="0" w:color="auto"/>
            <w:left w:val="none" w:sz="0" w:space="0" w:color="auto"/>
            <w:bottom w:val="none" w:sz="0" w:space="0" w:color="auto"/>
            <w:right w:val="none" w:sz="0" w:space="0" w:color="auto"/>
          </w:divBdr>
          <w:divsChild>
            <w:div w:id="63378091">
              <w:marLeft w:val="0"/>
              <w:marRight w:val="0"/>
              <w:marTop w:val="0"/>
              <w:marBottom w:val="0"/>
              <w:divBdr>
                <w:top w:val="none" w:sz="0" w:space="0" w:color="auto"/>
                <w:left w:val="none" w:sz="0" w:space="0" w:color="auto"/>
                <w:bottom w:val="none" w:sz="0" w:space="0" w:color="auto"/>
                <w:right w:val="none" w:sz="0" w:space="0" w:color="auto"/>
              </w:divBdr>
            </w:div>
            <w:div w:id="1242985746">
              <w:marLeft w:val="0"/>
              <w:marRight w:val="0"/>
              <w:marTop w:val="0"/>
              <w:marBottom w:val="0"/>
              <w:divBdr>
                <w:top w:val="none" w:sz="0" w:space="0" w:color="auto"/>
                <w:left w:val="none" w:sz="0" w:space="0" w:color="auto"/>
                <w:bottom w:val="none" w:sz="0" w:space="0" w:color="auto"/>
                <w:right w:val="none" w:sz="0" w:space="0" w:color="auto"/>
              </w:divBdr>
            </w:div>
            <w:div w:id="1149513631">
              <w:marLeft w:val="0"/>
              <w:marRight w:val="0"/>
              <w:marTop w:val="0"/>
              <w:marBottom w:val="0"/>
              <w:divBdr>
                <w:top w:val="none" w:sz="0" w:space="0" w:color="auto"/>
                <w:left w:val="none" w:sz="0" w:space="0" w:color="auto"/>
                <w:bottom w:val="none" w:sz="0" w:space="0" w:color="auto"/>
                <w:right w:val="none" w:sz="0" w:space="0" w:color="auto"/>
              </w:divBdr>
            </w:div>
            <w:div w:id="1014379044">
              <w:marLeft w:val="0"/>
              <w:marRight w:val="0"/>
              <w:marTop w:val="0"/>
              <w:marBottom w:val="0"/>
              <w:divBdr>
                <w:top w:val="none" w:sz="0" w:space="0" w:color="auto"/>
                <w:left w:val="none" w:sz="0" w:space="0" w:color="auto"/>
                <w:bottom w:val="none" w:sz="0" w:space="0" w:color="auto"/>
                <w:right w:val="none" w:sz="0" w:space="0" w:color="auto"/>
              </w:divBdr>
            </w:div>
            <w:div w:id="2121023965">
              <w:marLeft w:val="0"/>
              <w:marRight w:val="0"/>
              <w:marTop w:val="0"/>
              <w:marBottom w:val="0"/>
              <w:divBdr>
                <w:top w:val="none" w:sz="0" w:space="0" w:color="auto"/>
                <w:left w:val="none" w:sz="0" w:space="0" w:color="auto"/>
                <w:bottom w:val="none" w:sz="0" w:space="0" w:color="auto"/>
                <w:right w:val="none" w:sz="0" w:space="0" w:color="auto"/>
              </w:divBdr>
            </w:div>
            <w:div w:id="1360858222">
              <w:marLeft w:val="0"/>
              <w:marRight w:val="0"/>
              <w:marTop w:val="0"/>
              <w:marBottom w:val="0"/>
              <w:divBdr>
                <w:top w:val="none" w:sz="0" w:space="0" w:color="auto"/>
                <w:left w:val="none" w:sz="0" w:space="0" w:color="auto"/>
                <w:bottom w:val="none" w:sz="0" w:space="0" w:color="auto"/>
                <w:right w:val="none" w:sz="0" w:space="0" w:color="auto"/>
              </w:divBdr>
            </w:div>
            <w:div w:id="934943005">
              <w:marLeft w:val="0"/>
              <w:marRight w:val="0"/>
              <w:marTop w:val="0"/>
              <w:marBottom w:val="0"/>
              <w:divBdr>
                <w:top w:val="none" w:sz="0" w:space="0" w:color="auto"/>
                <w:left w:val="none" w:sz="0" w:space="0" w:color="auto"/>
                <w:bottom w:val="none" w:sz="0" w:space="0" w:color="auto"/>
                <w:right w:val="none" w:sz="0" w:space="0" w:color="auto"/>
              </w:divBdr>
            </w:div>
            <w:div w:id="69234582">
              <w:marLeft w:val="0"/>
              <w:marRight w:val="0"/>
              <w:marTop w:val="0"/>
              <w:marBottom w:val="0"/>
              <w:divBdr>
                <w:top w:val="none" w:sz="0" w:space="0" w:color="auto"/>
                <w:left w:val="none" w:sz="0" w:space="0" w:color="auto"/>
                <w:bottom w:val="none" w:sz="0" w:space="0" w:color="auto"/>
                <w:right w:val="none" w:sz="0" w:space="0" w:color="auto"/>
              </w:divBdr>
            </w:div>
            <w:div w:id="2054111504">
              <w:marLeft w:val="0"/>
              <w:marRight w:val="0"/>
              <w:marTop w:val="0"/>
              <w:marBottom w:val="0"/>
              <w:divBdr>
                <w:top w:val="none" w:sz="0" w:space="0" w:color="auto"/>
                <w:left w:val="none" w:sz="0" w:space="0" w:color="auto"/>
                <w:bottom w:val="none" w:sz="0" w:space="0" w:color="auto"/>
                <w:right w:val="none" w:sz="0" w:space="0" w:color="auto"/>
              </w:divBdr>
            </w:div>
            <w:div w:id="578489633">
              <w:marLeft w:val="0"/>
              <w:marRight w:val="0"/>
              <w:marTop w:val="0"/>
              <w:marBottom w:val="0"/>
              <w:divBdr>
                <w:top w:val="none" w:sz="0" w:space="0" w:color="auto"/>
                <w:left w:val="none" w:sz="0" w:space="0" w:color="auto"/>
                <w:bottom w:val="none" w:sz="0" w:space="0" w:color="auto"/>
                <w:right w:val="none" w:sz="0" w:space="0" w:color="auto"/>
              </w:divBdr>
            </w:div>
            <w:div w:id="2005354038">
              <w:marLeft w:val="0"/>
              <w:marRight w:val="0"/>
              <w:marTop w:val="0"/>
              <w:marBottom w:val="0"/>
              <w:divBdr>
                <w:top w:val="none" w:sz="0" w:space="0" w:color="auto"/>
                <w:left w:val="none" w:sz="0" w:space="0" w:color="auto"/>
                <w:bottom w:val="none" w:sz="0" w:space="0" w:color="auto"/>
                <w:right w:val="none" w:sz="0" w:space="0" w:color="auto"/>
              </w:divBdr>
            </w:div>
            <w:div w:id="1275214089">
              <w:marLeft w:val="0"/>
              <w:marRight w:val="0"/>
              <w:marTop w:val="0"/>
              <w:marBottom w:val="0"/>
              <w:divBdr>
                <w:top w:val="none" w:sz="0" w:space="0" w:color="auto"/>
                <w:left w:val="none" w:sz="0" w:space="0" w:color="auto"/>
                <w:bottom w:val="none" w:sz="0" w:space="0" w:color="auto"/>
                <w:right w:val="none" w:sz="0" w:space="0" w:color="auto"/>
              </w:divBdr>
            </w:div>
            <w:div w:id="1024088862">
              <w:marLeft w:val="0"/>
              <w:marRight w:val="0"/>
              <w:marTop w:val="0"/>
              <w:marBottom w:val="0"/>
              <w:divBdr>
                <w:top w:val="none" w:sz="0" w:space="0" w:color="auto"/>
                <w:left w:val="none" w:sz="0" w:space="0" w:color="auto"/>
                <w:bottom w:val="none" w:sz="0" w:space="0" w:color="auto"/>
                <w:right w:val="none" w:sz="0" w:space="0" w:color="auto"/>
              </w:divBdr>
            </w:div>
            <w:div w:id="667758629">
              <w:marLeft w:val="0"/>
              <w:marRight w:val="0"/>
              <w:marTop w:val="0"/>
              <w:marBottom w:val="0"/>
              <w:divBdr>
                <w:top w:val="none" w:sz="0" w:space="0" w:color="auto"/>
                <w:left w:val="none" w:sz="0" w:space="0" w:color="auto"/>
                <w:bottom w:val="none" w:sz="0" w:space="0" w:color="auto"/>
                <w:right w:val="none" w:sz="0" w:space="0" w:color="auto"/>
              </w:divBdr>
            </w:div>
            <w:div w:id="1493181690">
              <w:marLeft w:val="0"/>
              <w:marRight w:val="0"/>
              <w:marTop w:val="0"/>
              <w:marBottom w:val="0"/>
              <w:divBdr>
                <w:top w:val="none" w:sz="0" w:space="0" w:color="auto"/>
                <w:left w:val="none" w:sz="0" w:space="0" w:color="auto"/>
                <w:bottom w:val="none" w:sz="0" w:space="0" w:color="auto"/>
                <w:right w:val="none" w:sz="0" w:space="0" w:color="auto"/>
              </w:divBdr>
            </w:div>
            <w:div w:id="1500580664">
              <w:marLeft w:val="0"/>
              <w:marRight w:val="0"/>
              <w:marTop w:val="0"/>
              <w:marBottom w:val="0"/>
              <w:divBdr>
                <w:top w:val="none" w:sz="0" w:space="0" w:color="auto"/>
                <w:left w:val="none" w:sz="0" w:space="0" w:color="auto"/>
                <w:bottom w:val="none" w:sz="0" w:space="0" w:color="auto"/>
                <w:right w:val="none" w:sz="0" w:space="0" w:color="auto"/>
              </w:divBdr>
            </w:div>
            <w:div w:id="1515419801">
              <w:marLeft w:val="0"/>
              <w:marRight w:val="0"/>
              <w:marTop w:val="0"/>
              <w:marBottom w:val="0"/>
              <w:divBdr>
                <w:top w:val="none" w:sz="0" w:space="0" w:color="auto"/>
                <w:left w:val="none" w:sz="0" w:space="0" w:color="auto"/>
                <w:bottom w:val="none" w:sz="0" w:space="0" w:color="auto"/>
                <w:right w:val="none" w:sz="0" w:space="0" w:color="auto"/>
              </w:divBdr>
            </w:div>
            <w:div w:id="1607080018">
              <w:marLeft w:val="0"/>
              <w:marRight w:val="0"/>
              <w:marTop w:val="0"/>
              <w:marBottom w:val="0"/>
              <w:divBdr>
                <w:top w:val="none" w:sz="0" w:space="0" w:color="auto"/>
                <w:left w:val="none" w:sz="0" w:space="0" w:color="auto"/>
                <w:bottom w:val="none" w:sz="0" w:space="0" w:color="auto"/>
                <w:right w:val="none" w:sz="0" w:space="0" w:color="auto"/>
              </w:divBdr>
            </w:div>
            <w:div w:id="1629705154">
              <w:marLeft w:val="0"/>
              <w:marRight w:val="0"/>
              <w:marTop w:val="0"/>
              <w:marBottom w:val="0"/>
              <w:divBdr>
                <w:top w:val="none" w:sz="0" w:space="0" w:color="auto"/>
                <w:left w:val="none" w:sz="0" w:space="0" w:color="auto"/>
                <w:bottom w:val="none" w:sz="0" w:space="0" w:color="auto"/>
                <w:right w:val="none" w:sz="0" w:space="0" w:color="auto"/>
              </w:divBdr>
            </w:div>
            <w:div w:id="205307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757051">
      <w:bodyDiv w:val="1"/>
      <w:marLeft w:val="0"/>
      <w:marRight w:val="0"/>
      <w:marTop w:val="0"/>
      <w:marBottom w:val="0"/>
      <w:divBdr>
        <w:top w:val="none" w:sz="0" w:space="0" w:color="auto"/>
        <w:left w:val="none" w:sz="0" w:space="0" w:color="auto"/>
        <w:bottom w:val="none" w:sz="0" w:space="0" w:color="auto"/>
        <w:right w:val="none" w:sz="0" w:space="0" w:color="auto"/>
      </w:divBdr>
    </w:div>
    <w:div w:id="2119833576">
      <w:bodyDiv w:val="1"/>
      <w:marLeft w:val="0"/>
      <w:marRight w:val="0"/>
      <w:marTop w:val="0"/>
      <w:marBottom w:val="0"/>
      <w:divBdr>
        <w:top w:val="none" w:sz="0" w:space="0" w:color="auto"/>
        <w:left w:val="none" w:sz="0" w:space="0" w:color="auto"/>
        <w:bottom w:val="none" w:sz="0" w:space="0" w:color="auto"/>
        <w:right w:val="none" w:sz="0" w:space="0" w:color="auto"/>
      </w:divBdr>
      <w:divsChild>
        <w:div w:id="271864617">
          <w:marLeft w:val="0"/>
          <w:marRight w:val="0"/>
          <w:marTop w:val="0"/>
          <w:marBottom w:val="0"/>
          <w:divBdr>
            <w:top w:val="none" w:sz="0" w:space="0" w:color="auto"/>
            <w:left w:val="none" w:sz="0" w:space="0" w:color="auto"/>
            <w:bottom w:val="none" w:sz="0" w:space="0" w:color="auto"/>
            <w:right w:val="none" w:sz="0" w:space="0" w:color="auto"/>
          </w:divBdr>
          <w:divsChild>
            <w:div w:id="1126696399">
              <w:marLeft w:val="0"/>
              <w:marRight w:val="0"/>
              <w:marTop w:val="0"/>
              <w:marBottom w:val="0"/>
              <w:divBdr>
                <w:top w:val="none" w:sz="0" w:space="0" w:color="auto"/>
                <w:left w:val="none" w:sz="0" w:space="0" w:color="auto"/>
                <w:bottom w:val="none" w:sz="0" w:space="0" w:color="auto"/>
                <w:right w:val="none" w:sz="0" w:space="0" w:color="auto"/>
              </w:divBdr>
            </w:div>
            <w:div w:id="1833715436">
              <w:marLeft w:val="0"/>
              <w:marRight w:val="0"/>
              <w:marTop w:val="0"/>
              <w:marBottom w:val="0"/>
              <w:divBdr>
                <w:top w:val="none" w:sz="0" w:space="0" w:color="auto"/>
                <w:left w:val="none" w:sz="0" w:space="0" w:color="auto"/>
                <w:bottom w:val="none" w:sz="0" w:space="0" w:color="auto"/>
                <w:right w:val="none" w:sz="0" w:space="0" w:color="auto"/>
              </w:divBdr>
            </w:div>
            <w:div w:id="1929537576">
              <w:marLeft w:val="0"/>
              <w:marRight w:val="0"/>
              <w:marTop w:val="0"/>
              <w:marBottom w:val="0"/>
              <w:divBdr>
                <w:top w:val="none" w:sz="0" w:space="0" w:color="auto"/>
                <w:left w:val="none" w:sz="0" w:space="0" w:color="auto"/>
                <w:bottom w:val="none" w:sz="0" w:space="0" w:color="auto"/>
                <w:right w:val="none" w:sz="0" w:space="0" w:color="auto"/>
              </w:divBdr>
            </w:div>
            <w:div w:id="1728457093">
              <w:marLeft w:val="0"/>
              <w:marRight w:val="0"/>
              <w:marTop w:val="0"/>
              <w:marBottom w:val="0"/>
              <w:divBdr>
                <w:top w:val="none" w:sz="0" w:space="0" w:color="auto"/>
                <w:left w:val="none" w:sz="0" w:space="0" w:color="auto"/>
                <w:bottom w:val="none" w:sz="0" w:space="0" w:color="auto"/>
                <w:right w:val="none" w:sz="0" w:space="0" w:color="auto"/>
              </w:divBdr>
            </w:div>
            <w:div w:id="1879858250">
              <w:marLeft w:val="0"/>
              <w:marRight w:val="0"/>
              <w:marTop w:val="0"/>
              <w:marBottom w:val="0"/>
              <w:divBdr>
                <w:top w:val="none" w:sz="0" w:space="0" w:color="auto"/>
                <w:left w:val="none" w:sz="0" w:space="0" w:color="auto"/>
                <w:bottom w:val="none" w:sz="0" w:space="0" w:color="auto"/>
                <w:right w:val="none" w:sz="0" w:space="0" w:color="auto"/>
              </w:divBdr>
            </w:div>
            <w:div w:id="879246142">
              <w:marLeft w:val="0"/>
              <w:marRight w:val="0"/>
              <w:marTop w:val="0"/>
              <w:marBottom w:val="0"/>
              <w:divBdr>
                <w:top w:val="none" w:sz="0" w:space="0" w:color="auto"/>
                <w:left w:val="none" w:sz="0" w:space="0" w:color="auto"/>
                <w:bottom w:val="none" w:sz="0" w:space="0" w:color="auto"/>
                <w:right w:val="none" w:sz="0" w:space="0" w:color="auto"/>
              </w:divBdr>
            </w:div>
            <w:div w:id="1569265379">
              <w:marLeft w:val="0"/>
              <w:marRight w:val="0"/>
              <w:marTop w:val="0"/>
              <w:marBottom w:val="0"/>
              <w:divBdr>
                <w:top w:val="none" w:sz="0" w:space="0" w:color="auto"/>
                <w:left w:val="none" w:sz="0" w:space="0" w:color="auto"/>
                <w:bottom w:val="none" w:sz="0" w:space="0" w:color="auto"/>
                <w:right w:val="none" w:sz="0" w:space="0" w:color="auto"/>
              </w:divBdr>
            </w:div>
            <w:div w:id="490026997">
              <w:marLeft w:val="0"/>
              <w:marRight w:val="0"/>
              <w:marTop w:val="0"/>
              <w:marBottom w:val="0"/>
              <w:divBdr>
                <w:top w:val="none" w:sz="0" w:space="0" w:color="auto"/>
                <w:left w:val="none" w:sz="0" w:space="0" w:color="auto"/>
                <w:bottom w:val="none" w:sz="0" w:space="0" w:color="auto"/>
                <w:right w:val="none" w:sz="0" w:space="0" w:color="auto"/>
              </w:divBdr>
            </w:div>
            <w:div w:id="1233193899">
              <w:marLeft w:val="0"/>
              <w:marRight w:val="0"/>
              <w:marTop w:val="0"/>
              <w:marBottom w:val="0"/>
              <w:divBdr>
                <w:top w:val="none" w:sz="0" w:space="0" w:color="auto"/>
                <w:left w:val="none" w:sz="0" w:space="0" w:color="auto"/>
                <w:bottom w:val="none" w:sz="0" w:space="0" w:color="auto"/>
                <w:right w:val="none" w:sz="0" w:space="0" w:color="auto"/>
              </w:divBdr>
            </w:div>
            <w:div w:id="827211102">
              <w:marLeft w:val="0"/>
              <w:marRight w:val="0"/>
              <w:marTop w:val="0"/>
              <w:marBottom w:val="0"/>
              <w:divBdr>
                <w:top w:val="none" w:sz="0" w:space="0" w:color="auto"/>
                <w:left w:val="none" w:sz="0" w:space="0" w:color="auto"/>
                <w:bottom w:val="none" w:sz="0" w:space="0" w:color="auto"/>
                <w:right w:val="none" w:sz="0" w:space="0" w:color="auto"/>
              </w:divBdr>
            </w:div>
            <w:div w:id="1486510419">
              <w:marLeft w:val="0"/>
              <w:marRight w:val="0"/>
              <w:marTop w:val="0"/>
              <w:marBottom w:val="0"/>
              <w:divBdr>
                <w:top w:val="none" w:sz="0" w:space="0" w:color="auto"/>
                <w:left w:val="none" w:sz="0" w:space="0" w:color="auto"/>
                <w:bottom w:val="none" w:sz="0" w:space="0" w:color="auto"/>
                <w:right w:val="none" w:sz="0" w:space="0" w:color="auto"/>
              </w:divBdr>
            </w:div>
            <w:div w:id="1633708389">
              <w:marLeft w:val="0"/>
              <w:marRight w:val="0"/>
              <w:marTop w:val="0"/>
              <w:marBottom w:val="0"/>
              <w:divBdr>
                <w:top w:val="none" w:sz="0" w:space="0" w:color="auto"/>
                <w:left w:val="none" w:sz="0" w:space="0" w:color="auto"/>
                <w:bottom w:val="none" w:sz="0" w:space="0" w:color="auto"/>
                <w:right w:val="none" w:sz="0" w:space="0" w:color="auto"/>
              </w:divBdr>
            </w:div>
            <w:div w:id="1800487028">
              <w:marLeft w:val="0"/>
              <w:marRight w:val="0"/>
              <w:marTop w:val="0"/>
              <w:marBottom w:val="0"/>
              <w:divBdr>
                <w:top w:val="none" w:sz="0" w:space="0" w:color="auto"/>
                <w:left w:val="none" w:sz="0" w:space="0" w:color="auto"/>
                <w:bottom w:val="none" w:sz="0" w:space="0" w:color="auto"/>
                <w:right w:val="none" w:sz="0" w:space="0" w:color="auto"/>
              </w:divBdr>
            </w:div>
            <w:div w:id="770128289">
              <w:marLeft w:val="0"/>
              <w:marRight w:val="0"/>
              <w:marTop w:val="0"/>
              <w:marBottom w:val="0"/>
              <w:divBdr>
                <w:top w:val="none" w:sz="0" w:space="0" w:color="auto"/>
                <w:left w:val="none" w:sz="0" w:space="0" w:color="auto"/>
                <w:bottom w:val="none" w:sz="0" w:space="0" w:color="auto"/>
                <w:right w:val="none" w:sz="0" w:space="0" w:color="auto"/>
              </w:divBdr>
            </w:div>
            <w:div w:id="1414352121">
              <w:marLeft w:val="0"/>
              <w:marRight w:val="0"/>
              <w:marTop w:val="0"/>
              <w:marBottom w:val="0"/>
              <w:divBdr>
                <w:top w:val="none" w:sz="0" w:space="0" w:color="auto"/>
                <w:left w:val="none" w:sz="0" w:space="0" w:color="auto"/>
                <w:bottom w:val="none" w:sz="0" w:space="0" w:color="auto"/>
                <w:right w:val="none" w:sz="0" w:space="0" w:color="auto"/>
              </w:divBdr>
            </w:div>
          </w:divsChild>
        </w:div>
        <w:div w:id="884486351">
          <w:marLeft w:val="0"/>
          <w:marRight w:val="0"/>
          <w:marTop w:val="0"/>
          <w:marBottom w:val="0"/>
          <w:divBdr>
            <w:top w:val="none" w:sz="0" w:space="0" w:color="auto"/>
            <w:left w:val="none" w:sz="0" w:space="0" w:color="auto"/>
            <w:bottom w:val="none" w:sz="0" w:space="0" w:color="auto"/>
            <w:right w:val="none" w:sz="0" w:space="0" w:color="auto"/>
          </w:divBdr>
          <w:divsChild>
            <w:div w:id="94136981">
              <w:marLeft w:val="0"/>
              <w:marRight w:val="0"/>
              <w:marTop w:val="0"/>
              <w:marBottom w:val="0"/>
              <w:divBdr>
                <w:top w:val="none" w:sz="0" w:space="0" w:color="auto"/>
                <w:left w:val="none" w:sz="0" w:space="0" w:color="auto"/>
                <w:bottom w:val="none" w:sz="0" w:space="0" w:color="auto"/>
                <w:right w:val="none" w:sz="0" w:space="0" w:color="auto"/>
              </w:divBdr>
            </w:div>
            <w:div w:id="259686106">
              <w:marLeft w:val="0"/>
              <w:marRight w:val="0"/>
              <w:marTop w:val="0"/>
              <w:marBottom w:val="0"/>
              <w:divBdr>
                <w:top w:val="none" w:sz="0" w:space="0" w:color="auto"/>
                <w:left w:val="none" w:sz="0" w:space="0" w:color="auto"/>
                <w:bottom w:val="none" w:sz="0" w:space="0" w:color="auto"/>
                <w:right w:val="none" w:sz="0" w:space="0" w:color="auto"/>
              </w:divBdr>
            </w:div>
            <w:div w:id="1303389771">
              <w:marLeft w:val="0"/>
              <w:marRight w:val="0"/>
              <w:marTop w:val="0"/>
              <w:marBottom w:val="0"/>
              <w:divBdr>
                <w:top w:val="none" w:sz="0" w:space="0" w:color="auto"/>
                <w:left w:val="none" w:sz="0" w:space="0" w:color="auto"/>
                <w:bottom w:val="none" w:sz="0" w:space="0" w:color="auto"/>
                <w:right w:val="none" w:sz="0" w:space="0" w:color="auto"/>
              </w:divBdr>
            </w:div>
            <w:div w:id="787046134">
              <w:marLeft w:val="0"/>
              <w:marRight w:val="0"/>
              <w:marTop w:val="0"/>
              <w:marBottom w:val="0"/>
              <w:divBdr>
                <w:top w:val="none" w:sz="0" w:space="0" w:color="auto"/>
                <w:left w:val="none" w:sz="0" w:space="0" w:color="auto"/>
                <w:bottom w:val="none" w:sz="0" w:space="0" w:color="auto"/>
                <w:right w:val="none" w:sz="0" w:space="0" w:color="auto"/>
              </w:divBdr>
            </w:div>
            <w:div w:id="638196110">
              <w:marLeft w:val="0"/>
              <w:marRight w:val="0"/>
              <w:marTop w:val="0"/>
              <w:marBottom w:val="0"/>
              <w:divBdr>
                <w:top w:val="none" w:sz="0" w:space="0" w:color="auto"/>
                <w:left w:val="none" w:sz="0" w:space="0" w:color="auto"/>
                <w:bottom w:val="none" w:sz="0" w:space="0" w:color="auto"/>
                <w:right w:val="none" w:sz="0" w:space="0" w:color="auto"/>
              </w:divBdr>
            </w:div>
            <w:div w:id="1882982813">
              <w:marLeft w:val="0"/>
              <w:marRight w:val="0"/>
              <w:marTop w:val="0"/>
              <w:marBottom w:val="0"/>
              <w:divBdr>
                <w:top w:val="none" w:sz="0" w:space="0" w:color="auto"/>
                <w:left w:val="none" w:sz="0" w:space="0" w:color="auto"/>
                <w:bottom w:val="none" w:sz="0" w:space="0" w:color="auto"/>
                <w:right w:val="none" w:sz="0" w:space="0" w:color="auto"/>
              </w:divBdr>
            </w:div>
            <w:div w:id="876544490">
              <w:marLeft w:val="0"/>
              <w:marRight w:val="0"/>
              <w:marTop w:val="0"/>
              <w:marBottom w:val="0"/>
              <w:divBdr>
                <w:top w:val="none" w:sz="0" w:space="0" w:color="auto"/>
                <w:left w:val="none" w:sz="0" w:space="0" w:color="auto"/>
                <w:bottom w:val="none" w:sz="0" w:space="0" w:color="auto"/>
                <w:right w:val="none" w:sz="0" w:space="0" w:color="auto"/>
              </w:divBdr>
            </w:div>
            <w:div w:id="1707608459">
              <w:marLeft w:val="0"/>
              <w:marRight w:val="0"/>
              <w:marTop w:val="0"/>
              <w:marBottom w:val="0"/>
              <w:divBdr>
                <w:top w:val="none" w:sz="0" w:space="0" w:color="auto"/>
                <w:left w:val="none" w:sz="0" w:space="0" w:color="auto"/>
                <w:bottom w:val="none" w:sz="0" w:space="0" w:color="auto"/>
                <w:right w:val="none" w:sz="0" w:space="0" w:color="auto"/>
              </w:divBdr>
            </w:div>
            <w:div w:id="947856374">
              <w:marLeft w:val="0"/>
              <w:marRight w:val="0"/>
              <w:marTop w:val="0"/>
              <w:marBottom w:val="0"/>
              <w:divBdr>
                <w:top w:val="none" w:sz="0" w:space="0" w:color="auto"/>
                <w:left w:val="none" w:sz="0" w:space="0" w:color="auto"/>
                <w:bottom w:val="none" w:sz="0" w:space="0" w:color="auto"/>
                <w:right w:val="none" w:sz="0" w:space="0" w:color="auto"/>
              </w:divBdr>
            </w:div>
            <w:div w:id="1314677513">
              <w:marLeft w:val="0"/>
              <w:marRight w:val="0"/>
              <w:marTop w:val="0"/>
              <w:marBottom w:val="0"/>
              <w:divBdr>
                <w:top w:val="none" w:sz="0" w:space="0" w:color="auto"/>
                <w:left w:val="none" w:sz="0" w:space="0" w:color="auto"/>
                <w:bottom w:val="none" w:sz="0" w:space="0" w:color="auto"/>
                <w:right w:val="none" w:sz="0" w:space="0" w:color="auto"/>
              </w:divBdr>
            </w:div>
            <w:div w:id="1197691440">
              <w:marLeft w:val="0"/>
              <w:marRight w:val="0"/>
              <w:marTop w:val="0"/>
              <w:marBottom w:val="0"/>
              <w:divBdr>
                <w:top w:val="none" w:sz="0" w:space="0" w:color="auto"/>
                <w:left w:val="none" w:sz="0" w:space="0" w:color="auto"/>
                <w:bottom w:val="none" w:sz="0" w:space="0" w:color="auto"/>
                <w:right w:val="none" w:sz="0" w:space="0" w:color="auto"/>
              </w:divBdr>
            </w:div>
            <w:div w:id="179199744">
              <w:marLeft w:val="0"/>
              <w:marRight w:val="0"/>
              <w:marTop w:val="0"/>
              <w:marBottom w:val="0"/>
              <w:divBdr>
                <w:top w:val="none" w:sz="0" w:space="0" w:color="auto"/>
                <w:left w:val="none" w:sz="0" w:space="0" w:color="auto"/>
                <w:bottom w:val="none" w:sz="0" w:space="0" w:color="auto"/>
                <w:right w:val="none" w:sz="0" w:space="0" w:color="auto"/>
              </w:divBdr>
            </w:div>
            <w:div w:id="326060928">
              <w:marLeft w:val="0"/>
              <w:marRight w:val="0"/>
              <w:marTop w:val="0"/>
              <w:marBottom w:val="0"/>
              <w:divBdr>
                <w:top w:val="none" w:sz="0" w:space="0" w:color="auto"/>
                <w:left w:val="none" w:sz="0" w:space="0" w:color="auto"/>
                <w:bottom w:val="none" w:sz="0" w:space="0" w:color="auto"/>
                <w:right w:val="none" w:sz="0" w:space="0" w:color="auto"/>
              </w:divBdr>
            </w:div>
            <w:div w:id="173081976">
              <w:marLeft w:val="0"/>
              <w:marRight w:val="0"/>
              <w:marTop w:val="0"/>
              <w:marBottom w:val="0"/>
              <w:divBdr>
                <w:top w:val="none" w:sz="0" w:space="0" w:color="auto"/>
                <w:left w:val="none" w:sz="0" w:space="0" w:color="auto"/>
                <w:bottom w:val="none" w:sz="0" w:space="0" w:color="auto"/>
                <w:right w:val="none" w:sz="0" w:space="0" w:color="auto"/>
              </w:divBdr>
            </w:div>
            <w:div w:id="1719041293">
              <w:marLeft w:val="0"/>
              <w:marRight w:val="0"/>
              <w:marTop w:val="0"/>
              <w:marBottom w:val="0"/>
              <w:divBdr>
                <w:top w:val="none" w:sz="0" w:space="0" w:color="auto"/>
                <w:left w:val="none" w:sz="0" w:space="0" w:color="auto"/>
                <w:bottom w:val="none" w:sz="0" w:space="0" w:color="auto"/>
                <w:right w:val="none" w:sz="0" w:space="0" w:color="auto"/>
              </w:divBdr>
            </w:div>
            <w:div w:id="1646817630">
              <w:marLeft w:val="0"/>
              <w:marRight w:val="0"/>
              <w:marTop w:val="0"/>
              <w:marBottom w:val="0"/>
              <w:divBdr>
                <w:top w:val="none" w:sz="0" w:space="0" w:color="auto"/>
                <w:left w:val="none" w:sz="0" w:space="0" w:color="auto"/>
                <w:bottom w:val="none" w:sz="0" w:space="0" w:color="auto"/>
                <w:right w:val="none" w:sz="0" w:space="0" w:color="auto"/>
              </w:divBdr>
            </w:div>
            <w:div w:id="1297448789">
              <w:marLeft w:val="0"/>
              <w:marRight w:val="0"/>
              <w:marTop w:val="0"/>
              <w:marBottom w:val="0"/>
              <w:divBdr>
                <w:top w:val="none" w:sz="0" w:space="0" w:color="auto"/>
                <w:left w:val="none" w:sz="0" w:space="0" w:color="auto"/>
                <w:bottom w:val="none" w:sz="0" w:space="0" w:color="auto"/>
                <w:right w:val="none" w:sz="0" w:space="0" w:color="auto"/>
              </w:divBdr>
            </w:div>
            <w:div w:id="464083703">
              <w:marLeft w:val="0"/>
              <w:marRight w:val="0"/>
              <w:marTop w:val="0"/>
              <w:marBottom w:val="0"/>
              <w:divBdr>
                <w:top w:val="none" w:sz="0" w:space="0" w:color="auto"/>
                <w:left w:val="none" w:sz="0" w:space="0" w:color="auto"/>
                <w:bottom w:val="none" w:sz="0" w:space="0" w:color="auto"/>
                <w:right w:val="none" w:sz="0" w:space="0" w:color="auto"/>
              </w:divBdr>
            </w:div>
            <w:div w:id="1933275635">
              <w:marLeft w:val="0"/>
              <w:marRight w:val="0"/>
              <w:marTop w:val="0"/>
              <w:marBottom w:val="0"/>
              <w:divBdr>
                <w:top w:val="none" w:sz="0" w:space="0" w:color="auto"/>
                <w:left w:val="none" w:sz="0" w:space="0" w:color="auto"/>
                <w:bottom w:val="none" w:sz="0" w:space="0" w:color="auto"/>
                <w:right w:val="none" w:sz="0" w:space="0" w:color="auto"/>
              </w:divBdr>
            </w:div>
            <w:div w:id="200797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1.xml"/><Relationship Id="rId26" Type="http://schemas.openxmlformats.org/officeDocument/2006/relationships/hyperlink" Target="https://www.stakeholdermap.com/risk/risk-dictionary-R.html" TargetMode="External"/><Relationship Id="rId3" Type="http://schemas.openxmlformats.org/officeDocument/2006/relationships/customXml" Target="../customXml/item3.xml"/><Relationship Id="rId21" Type="http://schemas.openxmlformats.org/officeDocument/2006/relationships/hyperlink" Target="https://www.stakeholdermap.com/project-management/business-case.html" TargetMode="External"/><Relationship Id="rId7" Type="http://schemas.openxmlformats.org/officeDocument/2006/relationships/settings" Target="settings.xml"/><Relationship Id="rId12" Type="http://schemas.openxmlformats.org/officeDocument/2006/relationships/footer" Target="footer1.xml"/><Relationship Id="rId17" Type="http://schemas.microsoft.com/office/2018/08/relationships/commentsExtensible" Target="commentsExtensible.xml"/><Relationship Id="rId25" Type="http://schemas.openxmlformats.org/officeDocument/2006/relationships/hyperlink" Target="https://www.stakeholdermap.com/prince2/prince2-glossary-P-performance.html" TargetMode="Externa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yperlink" Target="https://www.stakeholdermap.com/prince2/prince2-glossary-P-performance.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ccounts@fibertime.com" TargetMode="External"/><Relationship Id="rId24" Type="http://schemas.openxmlformats.org/officeDocument/2006/relationships/hyperlink" Target="https://www.stakeholdermap.com/prince2/prince2-glossary-S-schedule.html" TargetMode="Externa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yperlink" Target="https://www.stakeholdermap.com/msp/msp-dictionary-A-B.html" TargetMode="External"/><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yperlink" Target="https://www.stakeholdermap.com/risk/risk-dictionary-R.html" TargetMode="External"/><Relationship Id="rId27" Type="http://schemas.openxmlformats.org/officeDocument/2006/relationships/header" Target="header2.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59b5186-8c29-4cef-9f8f-539a44b8afec" xsi:nil="true"/>
    <lcf76f155ced4ddcb4097134ff3c332f xmlns="e87d99cc-7d31-4b48-8607-90b32ed49e1a">
      <Terms xmlns="http://schemas.microsoft.com/office/infopath/2007/PartnerControls"/>
    </lcf76f155ced4ddcb4097134ff3c332f>
    <Comments xmlns="e87d99cc-7d31-4b48-8607-90b32ed49e1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62D0A434A5192489F0695E51385952E" ma:contentTypeVersion="16" ma:contentTypeDescription="Create a new document." ma:contentTypeScope="" ma:versionID="077705461d7f1a0a89e3476cccd00c79">
  <xsd:schema xmlns:xsd="http://www.w3.org/2001/XMLSchema" xmlns:xs="http://www.w3.org/2001/XMLSchema" xmlns:p="http://schemas.microsoft.com/office/2006/metadata/properties" xmlns:ns2="459b5186-8c29-4cef-9f8f-539a44b8afec" xmlns:ns3="e87d99cc-7d31-4b48-8607-90b32ed49e1a" targetNamespace="http://schemas.microsoft.com/office/2006/metadata/properties" ma:root="true" ma:fieldsID="9bc3a9ddc98b7493df61c3138a5b62ba" ns2:_="" ns3:_="">
    <xsd:import namespace="459b5186-8c29-4cef-9f8f-539a44b8afec"/>
    <xsd:import namespace="e87d99cc-7d31-4b48-8607-90b32ed49e1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9b5186-8c29-4cef-9f8f-539a44b8afe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501eeb7-b39d-4726-aeba-e67311ed95e9}" ma:internalName="TaxCatchAll" ma:showField="CatchAllData" ma:web="459b5186-8c29-4cef-9f8f-539a44b8afe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87d99cc-7d31-4b48-8607-90b32ed49e1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49b32bd-4383-41a8-aedb-d5d0cb1392c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Comments" ma:index="23" nillable="true" ma:displayName="Comments" ma:format="Dropdown" ma:internalName="Comment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186C43-63A7-412C-AD4B-A24D0E5C099A}">
  <ds:schemaRefs>
    <ds:schemaRef ds:uri="http://schemas.microsoft.com/office/2006/metadata/properties"/>
    <ds:schemaRef ds:uri="http://schemas.microsoft.com/office/infopath/2007/PartnerControls"/>
    <ds:schemaRef ds:uri="459b5186-8c29-4cef-9f8f-539a44b8afec"/>
    <ds:schemaRef ds:uri="e87d99cc-7d31-4b48-8607-90b32ed49e1a"/>
  </ds:schemaRefs>
</ds:datastoreItem>
</file>

<file path=customXml/itemProps2.xml><?xml version="1.0" encoding="utf-8"?>
<ds:datastoreItem xmlns:ds="http://schemas.openxmlformats.org/officeDocument/2006/customXml" ds:itemID="{EA5354B3-9EA4-4D8D-94F3-D0769F917FA5}">
  <ds:schemaRefs>
    <ds:schemaRef ds:uri="http://schemas.microsoft.com/sharepoint/v3/contenttype/forms"/>
  </ds:schemaRefs>
</ds:datastoreItem>
</file>

<file path=customXml/itemProps3.xml><?xml version="1.0" encoding="utf-8"?>
<ds:datastoreItem xmlns:ds="http://schemas.openxmlformats.org/officeDocument/2006/customXml" ds:itemID="{C88281FA-4BBE-4C5E-8BD0-7D5E14D2F28E}">
  <ds:schemaRefs>
    <ds:schemaRef ds:uri="http://schemas.openxmlformats.org/officeDocument/2006/bibliography"/>
  </ds:schemaRefs>
</ds:datastoreItem>
</file>

<file path=customXml/itemProps4.xml><?xml version="1.0" encoding="utf-8"?>
<ds:datastoreItem xmlns:ds="http://schemas.openxmlformats.org/officeDocument/2006/customXml" ds:itemID="{47C42711-7FD2-468F-B705-0537BB2AA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9b5186-8c29-4cef-9f8f-539a44b8afec"/>
    <ds:schemaRef ds:uri="e87d99cc-7d31-4b48-8607-90b32ed49e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1066</TotalTime>
  <Pages>41</Pages>
  <Words>13586</Words>
  <Characters>64945</Characters>
  <Application>Microsoft Office Word</Application>
  <DocSecurity>0</DocSecurity>
  <Lines>6494</Lines>
  <Paragraphs>4908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Wilmari Strachan</dc:creator>
  <cp:keywords/>
  <dc:description/>
  <cp:lastModifiedBy>Heike  Beck</cp:lastModifiedBy>
  <cp:revision>5</cp:revision>
  <dcterms:created xsi:type="dcterms:W3CDTF">2025-09-24T20:28:00Z</dcterms:created>
  <dcterms:modified xsi:type="dcterms:W3CDTF">2025-10-21T07:55:00Z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0x010100A62D0A434A5192489F0695E51385952E</vt:lpwstr>
  </property>
</Properties>
</file>